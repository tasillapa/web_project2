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B7B" w:rsidRPr="007E1804" w:rsidRDefault="0040117B" w:rsidP="009845EF">
      <w:pPr>
        <w:jc w:val="center"/>
        <w:rPr>
          <w:color w:val="000000" w:themeColor="text1"/>
        </w:rPr>
      </w:pPr>
      <w:bookmarkStart w:id="0" w:name="_Hlk514537439"/>
      <w:bookmarkStart w:id="1" w:name="_Hlk515223522"/>
      <w:r w:rsidRPr="007E1804">
        <w:rPr>
          <w:color w:val="000000" w:themeColor="text1"/>
          <w:cs/>
        </w:rPr>
        <w:t xml:space="preserve"> </w:t>
      </w:r>
      <w:r w:rsidR="00CB4B7B" w:rsidRPr="007E1804">
        <w:rPr>
          <w:noProof/>
          <w:color w:val="000000" w:themeColor="text1"/>
        </w:rPr>
        <w:drawing>
          <wp:inline distT="0" distB="0" distL="0" distR="0" wp14:anchorId="42E7CB06" wp14:editId="51646CE3">
            <wp:extent cx="1280160" cy="14209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rapha.gif"/>
                    <pic:cNvPicPr/>
                  </pic:nvPicPr>
                  <pic:blipFill>
                    <a:blip r:embed="rId8">
                      <a:extLst>
                        <a:ext uri="{28A0092B-C50C-407E-A947-70E740481C1C}">
                          <a14:useLocalDpi xmlns:a14="http://schemas.microsoft.com/office/drawing/2010/main" val="0"/>
                        </a:ext>
                      </a:extLst>
                    </a:blip>
                    <a:stretch>
                      <a:fillRect/>
                    </a:stretch>
                  </pic:blipFill>
                  <pic:spPr>
                    <a:xfrm>
                      <a:off x="0" y="0"/>
                      <a:ext cx="1296393" cy="1438996"/>
                    </a:xfrm>
                    <a:prstGeom prst="rect">
                      <a:avLst/>
                    </a:prstGeom>
                  </pic:spPr>
                </pic:pic>
              </a:graphicData>
            </a:graphic>
          </wp:inline>
        </w:drawing>
      </w:r>
    </w:p>
    <w:p w:rsidR="003C3EFB" w:rsidRPr="003C3EFB" w:rsidRDefault="003C3EFB" w:rsidP="003C3EFB">
      <w:pPr>
        <w:ind w:left="-180" w:right="-154"/>
        <w:jc w:val="center"/>
        <w:rPr>
          <w:b/>
          <w:bCs/>
          <w:color w:val="000000" w:themeColor="text1"/>
          <w:sz w:val="40"/>
          <w:szCs w:val="40"/>
        </w:rPr>
      </w:pPr>
      <w:r w:rsidRPr="003C3EFB">
        <w:rPr>
          <w:b/>
          <w:bCs/>
          <w:color w:val="000000" w:themeColor="text1"/>
          <w:sz w:val="40"/>
          <w:szCs w:val="40"/>
          <w:cs/>
        </w:rPr>
        <w:t xml:space="preserve">ระบบบุคลากร : </w:t>
      </w:r>
      <w:r w:rsidR="005A39D9">
        <w:rPr>
          <w:b/>
          <w:bCs/>
          <w:color w:val="000000" w:themeColor="text1"/>
          <w:sz w:val="40"/>
          <w:szCs w:val="40"/>
          <w:cs/>
        </w:rPr>
        <w:t xml:space="preserve">ทำเนียบบุคลากร </w:t>
      </w:r>
      <w:r w:rsidRPr="003C3EFB">
        <w:rPr>
          <w:b/>
          <w:bCs/>
          <w:color w:val="000000" w:themeColor="text1"/>
          <w:sz w:val="40"/>
          <w:szCs w:val="40"/>
          <w:cs/>
        </w:rPr>
        <w:t>เกษียณอายุราชการ</w:t>
      </w:r>
    </w:p>
    <w:p w:rsidR="00CB4B7B" w:rsidRPr="007E1804" w:rsidRDefault="005A39D9" w:rsidP="003C3EFB">
      <w:pPr>
        <w:ind w:left="-180" w:right="-154"/>
        <w:jc w:val="center"/>
        <w:rPr>
          <w:b/>
          <w:bCs/>
          <w:color w:val="000000" w:themeColor="text1"/>
          <w:sz w:val="40"/>
          <w:szCs w:val="40"/>
          <w:cs/>
        </w:rPr>
      </w:pPr>
      <w:r>
        <w:rPr>
          <w:b/>
          <w:bCs/>
          <w:color w:val="000000" w:themeColor="text1"/>
          <w:sz w:val="40"/>
          <w:szCs w:val="40"/>
          <w:cs/>
        </w:rPr>
        <w:t>และ</w:t>
      </w:r>
      <w:r w:rsidR="003C3EFB" w:rsidRPr="003C3EFB">
        <w:rPr>
          <w:b/>
          <w:bCs/>
          <w:color w:val="000000" w:themeColor="text1"/>
          <w:sz w:val="40"/>
          <w:szCs w:val="40"/>
          <w:cs/>
        </w:rPr>
        <w:t>การรายงาน</w:t>
      </w:r>
    </w:p>
    <w:p w:rsidR="009845EF" w:rsidRPr="007E1804" w:rsidRDefault="009845EF" w:rsidP="009845EF">
      <w:pPr>
        <w:jc w:val="center"/>
        <w:rPr>
          <w:b/>
          <w:bCs/>
          <w:color w:val="000000" w:themeColor="text1"/>
          <w:sz w:val="36"/>
          <w:szCs w:val="36"/>
        </w:rPr>
      </w:pPr>
    </w:p>
    <w:p w:rsidR="009845EF" w:rsidRPr="007E1804" w:rsidRDefault="009845EF" w:rsidP="00BD3B3D">
      <w:pPr>
        <w:jc w:val="both"/>
        <w:rPr>
          <w:b/>
          <w:bCs/>
          <w:color w:val="000000" w:themeColor="text1"/>
          <w:sz w:val="40"/>
          <w:szCs w:val="40"/>
        </w:rPr>
      </w:pPr>
    </w:p>
    <w:p w:rsidR="009845EF" w:rsidRDefault="009845EF" w:rsidP="009845EF">
      <w:pPr>
        <w:jc w:val="center"/>
        <w:rPr>
          <w:b/>
          <w:bCs/>
          <w:color w:val="000000" w:themeColor="text1"/>
          <w:sz w:val="40"/>
          <w:szCs w:val="40"/>
        </w:rPr>
      </w:pPr>
    </w:p>
    <w:p w:rsidR="0005402D" w:rsidRPr="0005402D" w:rsidRDefault="0005402D" w:rsidP="009845EF">
      <w:pPr>
        <w:jc w:val="center"/>
        <w:rPr>
          <w:b/>
          <w:bCs/>
          <w:color w:val="000000" w:themeColor="text1"/>
          <w:sz w:val="2"/>
          <w:szCs w:val="2"/>
        </w:rPr>
      </w:pPr>
    </w:p>
    <w:p w:rsidR="00C37C37" w:rsidRPr="007E1804" w:rsidRDefault="00C37C37" w:rsidP="00C37C37">
      <w:pPr>
        <w:jc w:val="both"/>
        <w:rPr>
          <w:b/>
          <w:bCs/>
          <w:color w:val="000000" w:themeColor="text1"/>
          <w:sz w:val="40"/>
          <w:szCs w:val="40"/>
        </w:rPr>
      </w:pPr>
    </w:p>
    <w:p w:rsidR="009C646B" w:rsidRPr="007E1804" w:rsidRDefault="003C3EFB" w:rsidP="009C646B">
      <w:pPr>
        <w:jc w:val="center"/>
        <w:rPr>
          <w:b/>
          <w:bCs/>
          <w:color w:val="000000" w:themeColor="text1"/>
          <w:sz w:val="36"/>
          <w:szCs w:val="36"/>
          <w:cs/>
        </w:rPr>
      </w:pPr>
      <w:r>
        <w:rPr>
          <w:rFonts w:hint="cs"/>
          <w:b/>
          <w:bCs/>
          <w:sz w:val="36"/>
          <w:szCs w:val="36"/>
          <w:cs/>
        </w:rPr>
        <w:t>สุริยะ</w:t>
      </w:r>
      <w:r w:rsidRPr="006B67F5">
        <w:rPr>
          <w:rFonts w:hint="cs"/>
          <w:b/>
          <w:bCs/>
          <w:sz w:val="36"/>
          <w:szCs w:val="36"/>
          <w:cs/>
        </w:rPr>
        <w:t xml:space="preserve"> </w:t>
      </w:r>
      <w:r>
        <w:rPr>
          <w:rFonts w:hint="cs"/>
          <w:b/>
          <w:bCs/>
          <w:sz w:val="36"/>
          <w:szCs w:val="36"/>
          <w:cs/>
        </w:rPr>
        <w:t>เต่าทองคำ</w:t>
      </w:r>
    </w:p>
    <w:p w:rsidR="009845EF" w:rsidRPr="007E1804" w:rsidRDefault="009845EF" w:rsidP="009845EF">
      <w:pPr>
        <w:rPr>
          <w:b/>
          <w:bCs/>
          <w:color w:val="000000" w:themeColor="text1"/>
          <w:sz w:val="36"/>
          <w:szCs w:val="36"/>
        </w:rPr>
      </w:pPr>
    </w:p>
    <w:p w:rsidR="00C37C37" w:rsidRPr="007E1804" w:rsidRDefault="00C37C37" w:rsidP="009845EF">
      <w:pPr>
        <w:rPr>
          <w:b/>
          <w:bCs/>
          <w:color w:val="000000" w:themeColor="text1"/>
          <w:sz w:val="36"/>
          <w:szCs w:val="36"/>
        </w:rPr>
      </w:pPr>
    </w:p>
    <w:p w:rsidR="00D50DD2" w:rsidRPr="00D50DD2" w:rsidRDefault="00D50DD2" w:rsidP="003C3EFB">
      <w:pPr>
        <w:autoSpaceDE w:val="0"/>
        <w:autoSpaceDN w:val="0"/>
        <w:adjustRightInd w:val="0"/>
        <w:jc w:val="both"/>
        <w:rPr>
          <w:rFonts w:hint="cs"/>
          <w:b/>
          <w:bCs/>
          <w:color w:val="000000" w:themeColor="text1"/>
          <w:sz w:val="80"/>
          <w:szCs w:val="80"/>
        </w:rPr>
      </w:pPr>
    </w:p>
    <w:p w:rsidR="009845EF" w:rsidRPr="007E1804" w:rsidRDefault="009845EF" w:rsidP="009845EF">
      <w:pPr>
        <w:autoSpaceDE w:val="0"/>
        <w:autoSpaceDN w:val="0"/>
        <w:adjustRightInd w:val="0"/>
        <w:jc w:val="center"/>
        <w:rPr>
          <w:b/>
          <w:bCs/>
          <w:color w:val="000000" w:themeColor="text1"/>
        </w:rPr>
      </w:pPr>
      <w:r w:rsidRPr="007E1804">
        <w:rPr>
          <w:b/>
          <w:bCs/>
          <w:color w:val="000000" w:themeColor="text1"/>
          <w:cs/>
        </w:rPr>
        <w:t>โครงงานนี้เป็นส่วนหนึ่งของการศึกษาหลักสูตรปริญญาวิทยาศาสตรบัณฑิต</w:t>
      </w:r>
    </w:p>
    <w:p w:rsidR="009845EF" w:rsidRPr="007E1804" w:rsidRDefault="009845EF" w:rsidP="009845EF">
      <w:pPr>
        <w:autoSpaceDE w:val="0"/>
        <w:autoSpaceDN w:val="0"/>
        <w:adjustRightInd w:val="0"/>
        <w:jc w:val="center"/>
        <w:rPr>
          <w:b/>
          <w:bCs/>
          <w:color w:val="000000" w:themeColor="text1"/>
        </w:rPr>
      </w:pPr>
      <w:r w:rsidRPr="007E1804">
        <w:rPr>
          <w:b/>
          <w:bCs/>
          <w:color w:val="000000" w:themeColor="text1"/>
          <w:cs/>
        </w:rPr>
        <w:t>สาขาวิชาวิศวกรรมซอฟต์แวร์ คณะวิทยาการสารสนเทศ มหาวิทยาลัยบูรพา</w:t>
      </w:r>
    </w:p>
    <w:p w:rsidR="009845EF" w:rsidRPr="007E1804" w:rsidRDefault="001B3907" w:rsidP="009845EF">
      <w:pPr>
        <w:autoSpaceDE w:val="0"/>
        <w:autoSpaceDN w:val="0"/>
        <w:adjustRightInd w:val="0"/>
        <w:jc w:val="center"/>
        <w:rPr>
          <w:b/>
          <w:bCs/>
          <w:color w:val="000000" w:themeColor="text1"/>
        </w:rPr>
      </w:pPr>
      <w:r w:rsidRPr="007E1804">
        <w:rPr>
          <w:b/>
          <w:bCs/>
          <w:color w:val="000000" w:themeColor="text1"/>
          <w:cs/>
        </w:rPr>
        <w:t>ปีการศึกษา</w:t>
      </w:r>
      <w:r w:rsidR="009845EF" w:rsidRPr="007E1804">
        <w:rPr>
          <w:b/>
          <w:bCs/>
          <w:color w:val="000000" w:themeColor="text1"/>
          <w:cs/>
        </w:rPr>
        <w:t xml:space="preserve"> </w:t>
      </w:r>
      <w:r w:rsidR="009845EF" w:rsidRPr="007E1804">
        <w:rPr>
          <w:b/>
          <w:bCs/>
          <w:color w:val="000000" w:themeColor="text1"/>
        </w:rPr>
        <w:t>2560</w:t>
      </w:r>
    </w:p>
    <w:p w:rsidR="009845EF" w:rsidRPr="007E1804" w:rsidRDefault="009845EF" w:rsidP="00C37C37">
      <w:pPr>
        <w:jc w:val="center"/>
        <w:rPr>
          <w:b/>
          <w:bCs/>
          <w:color w:val="000000" w:themeColor="text1"/>
        </w:rPr>
      </w:pPr>
      <w:r w:rsidRPr="007E1804">
        <w:rPr>
          <w:b/>
          <w:bCs/>
          <w:color w:val="000000" w:themeColor="text1"/>
          <w:cs/>
        </w:rPr>
        <w:t>ลิขสิทธิ์ของคณะวิทยาการสารสนเทศ มหาวิทยาลัยบูรพา</w:t>
      </w:r>
    </w:p>
    <w:p w:rsidR="003C3EFB" w:rsidRPr="003C3EFB" w:rsidRDefault="0005402D" w:rsidP="003C3EFB">
      <w:pPr>
        <w:jc w:val="center"/>
        <w:rPr>
          <w:b/>
          <w:bCs/>
          <w:color w:val="000000" w:themeColor="text1"/>
          <w:sz w:val="40"/>
          <w:szCs w:val="40"/>
        </w:rPr>
      </w:pPr>
      <w:r>
        <w:rPr>
          <w:b/>
          <w:bCs/>
          <w:noProof/>
          <w:color w:val="000000" w:themeColor="text1"/>
          <w:sz w:val="40"/>
          <w:szCs w:val="40"/>
        </w:rPr>
        <w:lastRenderedPageBreak/>
        <mc:AlternateContent>
          <mc:Choice Requires="wps">
            <w:drawing>
              <wp:anchor distT="0" distB="0" distL="114300" distR="114300" simplePos="0" relativeHeight="251879424" behindDoc="0" locked="0" layoutInCell="1" allowOverlap="1">
                <wp:simplePos x="0" y="0"/>
                <wp:positionH relativeFrom="column">
                  <wp:posOffset>5013434</wp:posOffset>
                </wp:positionH>
                <wp:positionV relativeFrom="paragraph">
                  <wp:posOffset>-740979</wp:posOffset>
                </wp:positionV>
                <wp:extent cx="567559" cy="331076"/>
                <wp:effectExtent l="0" t="0" r="23495" b="12065"/>
                <wp:wrapNone/>
                <wp:docPr id="23" name="Rectangle 23"/>
                <wp:cNvGraphicFramePr/>
                <a:graphic xmlns:a="http://schemas.openxmlformats.org/drawingml/2006/main">
                  <a:graphicData uri="http://schemas.microsoft.com/office/word/2010/wordprocessingShape">
                    <wps:wsp>
                      <wps:cNvSpPr/>
                      <wps:spPr>
                        <a:xfrm>
                          <a:off x="0" y="0"/>
                          <a:ext cx="567559" cy="3310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728AA" id="Rectangle 23" o:spid="_x0000_s1026" style="position:absolute;margin-left:394.75pt;margin-top:-58.35pt;width:44.7pt;height:26.0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" fillcolor="white [3212]" strokecolor="white [3212]" strokeweight="1pt"/>
            </w:pict>
          </mc:Fallback>
        </mc:AlternateContent>
      </w:r>
      <w:r w:rsidR="003C3EFB" w:rsidRPr="003C3EFB">
        <w:t xml:space="preserve"> </w:t>
      </w:r>
      <w:r w:rsidR="003C3EFB" w:rsidRPr="003C3EFB">
        <w:rPr>
          <w:b/>
          <w:bCs/>
          <w:color w:val="000000" w:themeColor="text1"/>
          <w:sz w:val="40"/>
          <w:szCs w:val="40"/>
        </w:rPr>
        <w:t>HUMAN RESOURCE MANAGEMENT SYSTEM :</w:t>
      </w:r>
      <w:r w:rsidR="005A39D9">
        <w:rPr>
          <w:b/>
          <w:bCs/>
          <w:color w:val="000000" w:themeColor="text1"/>
          <w:sz w:val="40"/>
          <w:szCs w:val="40"/>
        </w:rPr>
        <w:br/>
        <w:t xml:space="preserve">HUMAN RESOURCES, </w:t>
      </w:r>
      <w:r w:rsidR="006B1C56">
        <w:rPr>
          <w:b/>
          <w:bCs/>
          <w:color w:val="000000" w:themeColor="text1"/>
          <w:sz w:val="40"/>
          <w:szCs w:val="40"/>
        </w:rPr>
        <w:t>RETRIEMENT AND</w:t>
      </w:r>
      <w:r w:rsidR="006B1C56">
        <w:rPr>
          <w:b/>
          <w:bCs/>
          <w:color w:val="000000" w:themeColor="text1"/>
          <w:sz w:val="40"/>
          <w:szCs w:val="40"/>
        </w:rPr>
        <w:br/>
        <w:t>REPORTING MODULE</w:t>
      </w:r>
    </w:p>
    <w:p w:rsidR="009845EF" w:rsidRPr="007E1804" w:rsidRDefault="009845EF" w:rsidP="009845EF">
      <w:pPr>
        <w:rPr>
          <w:color w:val="000000" w:themeColor="text1"/>
        </w:rPr>
      </w:pPr>
    </w:p>
    <w:p w:rsidR="009845EF" w:rsidRPr="007E1804" w:rsidRDefault="009845EF" w:rsidP="009845EF">
      <w:pPr>
        <w:rPr>
          <w:color w:val="000000" w:themeColor="text1"/>
        </w:rPr>
      </w:pPr>
    </w:p>
    <w:p w:rsidR="009845EF" w:rsidRPr="007E1804" w:rsidRDefault="009845EF" w:rsidP="009845EF">
      <w:pPr>
        <w:rPr>
          <w:color w:val="000000" w:themeColor="text1"/>
        </w:rPr>
      </w:pPr>
    </w:p>
    <w:p w:rsidR="009845EF" w:rsidRPr="007E1804" w:rsidRDefault="009845EF" w:rsidP="009845EF">
      <w:pPr>
        <w:rPr>
          <w:color w:val="000000" w:themeColor="text1"/>
        </w:rPr>
      </w:pPr>
    </w:p>
    <w:p w:rsidR="009845EF" w:rsidRDefault="009845EF" w:rsidP="009845EF">
      <w:pPr>
        <w:rPr>
          <w:color w:val="000000" w:themeColor="text1"/>
        </w:rPr>
      </w:pPr>
    </w:p>
    <w:p w:rsidR="0005402D" w:rsidRDefault="0005402D" w:rsidP="009845EF">
      <w:pPr>
        <w:rPr>
          <w:color w:val="000000" w:themeColor="text1"/>
        </w:rPr>
      </w:pPr>
    </w:p>
    <w:p w:rsidR="0005402D" w:rsidRPr="007E1804" w:rsidRDefault="0005402D" w:rsidP="009845EF">
      <w:pPr>
        <w:rPr>
          <w:color w:val="000000" w:themeColor="text1"/>
        </w:rPr>
      </w:pPr>
    </w:p>
    <w:p w:rsidR="009C646B" w:rsidRPr="007E1804" w:rsidRDefault="003C3EFB" w:rsidP="009C646B">
      <w:pPr>
        <w:jc w:val="center"/>
        <w:rPr>
          <w:color w:val="000000" w:themeColor="text1"/>
          <w:sz w:val="28"/>
          <w:szCs w:val="28"/>
        </w:rPr>
      </w:pPr>
      <w:r>
        <w:rPr>
          <w:b/>
          <w:bCs/>
          <w:sz w:val="36"/>
          <w:szCs w:val="36"/>
        </w:rPr>
        <w:t>SURIYA</w:t>
      </w:r>
      <w:r w:rsidRPr="006B67F5">
        <w:rPr>
          <w:b/>
          <w:bCs/>
          <w:sz w:val="36"/>
          <w:szCs w:val="36"/>
        </w:rPr>
        <w:t xml:space="preserve"> </w:t>
      </w:r>
      <w:r>
        <w:rPr>
          <w:b/>
          <w:bCs/>
          <w:sz w:val="36"/>
          <w:szCs w:val="36"/>
        </w:rPr>
        <w:t>TAOTHONGKOM</w:t>
      </w:r>
    </w:p>
    <w:p w:rsidR="009845EF" w:rsidRPr="007E1804" w:rsidRDefault="009845EF" w:rsidP="009845EF">
      <w:pPr>
        <w:jc w:val="center"/>
        <w:rPr>
          <w:color w:val="000000" w:themeColor="text1"/>
        </w:rPr>
      </w:pPr>
    </w:p>
    <w:p w:rsidR="0005402D" w:rsidRPr="00D50DD2" w:rsidRDefault="0005402D" w:rsidP="0005402D">
      <w:pPr>
        <w:jc w:val="both"/>
        <w:rPr>
          <w:color w:val="000000" w:themeColor="text1"/>
          <w:sz w:val="200"/>
          <w:szCs w:val="200"/>
        </w:rPr>
      </w:pPr>
    </w:p>
    <w:p w:rsidR="009845EF" w:rsidRPr="007E1804" w:rsidRDefault="009845EF" w:rsidP="009845EF">
      <w:pPr>
        <w:ind w:right="206"/>
        <w:jc w:val="center"/>
        <w:rPr>
          <w:color w:val="000000" w:themeColor="text1"/>
        </w:rPr>
      </w:pPr>
      <w:r w:rsidRPr="007E1804">
        <w:rPr>
          <w:b/>
          <w:bCs/>
          <w:color w:val="000000" w:themeColor="text1"/>
        </w:rPr>
        <w:t xml:space="preserve">A </w:t>
      </w:r>
      <w:r w:rsidR="00C37C37" w:rsidRPr="007E1804">
        <w:rPr>
          <w:b/>
          <w:bCs/>
          <w:color w:val="000000" w:themeColor="text1"/>
        </w:rPr>
        <w:t>PROJECT</w:t>
      </w:r>
      <w:r w:rsidRPr="007E1804">
        <w:rPr>
          <w:b/>
          <w:bCs/>
          <w:color w:val="000000" w:themeColor="text1"/>
        </w:rPr>
        <w:t xml:space="preserve"> IN PARTIAL FULFILLMENT OF THE REQUIREMENT</w:t>
      </w:r>
    </w:p>
    <w:p w:rsidR="009845EF" w:rsidRPr="007E1804" w:rsidRDefault="009845EF" w:rsidP="009845EF">
      <w:pPr>
        <w:jc w:val="center"/>
        <w:rPr>
          <w:color w:val="000000" w:themeColor="text1"/>
        </w:rPr>
      </w:pPr>
      <w:r w:rsidRPr="007E1804">
        <w:rPr>
          <w:b/>
          <w:bCs/>
          <w:color w:val="000000" w:themeColor="text1"/>
        </w:rPr>
        <w:t>FOR THE BACHELOR DEGREE OF SCIENCE IN SOFTWARE ENGINEERING</w:t>
      </w:r>
    </w:p>
    <w:p w:rsidR="009845EF" w:rsidRPr="007E1804" w:rsidRDefault="009845EF" w:rsidP="009845EF">
      <w:pPr>
        <w:jc w:val="center"/>
        <w:rPr>
          <w:color w:val="000000" w:themeColor="text1"/>
        </w:rPr>
      </w:pPr>
      <w:r w:rsidRPr="007E1804">
        <w:rPr>
          <w:b/>
          <w:bCs/>
          <w:color w:val="000000" w:themeColor="text1"/>
        </w:rPr>
        <w:t>FACULTY OF INFORMATICS BURAPHA UNIVERSITY</w:t>
      </w:r>
    </w:p>
    <w:p w:rsidR="00CB4B7B" w:rsidRPr="007E1804" w:rsidRDefault="009845EF" w:rsidP="009845EF">
      <w:pPr>
        <w:pStyle w:val="aff5"/>
        <w:rPr>
          <w:color w:val="000000" w:themeColor="text1"/>
          <w:cs/>
        </w:rPr>
        <w:sectPr w:rsidR="00CB4B7B" w:rsidRPr="007E1804" w:rsidSect="00461282">
          <w:headerReference w:type="default" r:id="rId9"/>
          <w:headerReference w:type="first" r:id="rId10"/>
          <w:pgSz w:w="11906" w:h="16838" w:code="9"/>
          <w:pgMar w:top="2160" w:right="1440" w:bottom="2160" w:left="2160" w:header="1008" w:footer="720" w:gutter="0"/>
          <w:pgNumType w:start="1"/>
          <w:cols w:space="720"/>
          <w:titlePg/>
          <w:docGrid w:linePitch="435"/>
        </w:sectPr>
      </w:pPr>
      <w:r w:rsidRPr="007E1804">
        <w:rPr>
          <w:b/>
          <w:bCs/>
          <w:color w:val="000000" w:themeColor="text1"/>
        </w:rPr>
        <w:t>201</w:t>
      </w:r>
      <w:r w:rsidR="005014EE" w:rsidRPr="007E1804">
        <w:rPr>
          <w:b/>
          <w:bCs/>
          <w:color w:val="000000" w:themeColor="text1"/>
        </w:rPr>
        <w:t>7</w:t>
      </w:r>
      <w:r w:rsidR="005014EE" w:rsidRPr="007E1804">
        <w:rPr>
          <w:b/>
          <w:bCs/>
          <w:color w:val="000000" w:themeColor="text1"/>
          <w:cs/>
        </w:rPr>
        <w:t>.</w:t>
      </w:r>
    </w:p>
    <w:p w:rsidR="0005402D" w:rsidRPr="007E1804" w:rsidRDefault="0005402D" w:rsidP="0005402D">
      <w:pPr>
        <w:pStyle w:val="10"/>
        <w:numPr>
          <w:ilvl w:val="0"/>
          <w:numId w:val="0"/>
        </w:numPr>
        <w:rPr>
          <w:color w:val="000000" w:themeColor="text1"/>
        </w:rPr>
      </w:pPr>
      <w:bookmarkStart w:id="2" w:name="_Toc515323153"/>
      <w:bookmarkStart w:id="3" w:name="_Toc453666116"/>
      <w:r w:rsidRPr="007E1804">
        <w:rPr>
          <w:color w:val="000000" w:themeColor="text1"/>
          <w:cs/>
        </w:rPr>
        <w:lastRenderedPageBreak/>
        <w:t>ประกาศคุณูปการ</w:t>
      </w:r>
      <w:bookmarkEnd w:id="2"/>
    </w:p>
    <w:p w:rsidR="0005402D" w:rsidRPr="007E1804" w:rsidRDefault="0005402D" w:rsidP="0005402D">
      <w:pPr>
        <w:jc w:val="center"/>
        <w:rPr>
          <w:color w:val="000000" w:themeColor="text1"/>
        </w:rPr>
      </w:pPr>
    </w:p>
    <w:p w:rsidR="00F90567" w:rsidRPr="00F90567" w:rsidRDefault="00F90567" w:rsidP="00F90567">
      <w:pPr>
        <w:tabs>
          <w:tab w:val="left" w:pos="3360"/>
        </w:tabs>
        <w:ind w:firstLine="720"/>
        <w:rPr>
          <w:rFonts w:hint="cs"/>
          <w:color w:val="FF0000"/>
          <w:cs/>
        </w:rPr>
      </w:pPr>
      <w:r w:rsidRPr="004774E1">
        <w:rPr>
          <w:rFonts w:hint="cs"/>
          <w:cs/>
        </w:rPr>
        <w:t>การดำเนินโครงงานวิชา</w:t>
      </w:r>
      <w:r w:rsidRPr="004774E1">
        <w:rPr>
          <w:rFonts w:hint="cs"/>
          <w:cs/>
        </w:rPr>
        <w:t xml:space="preserve">การวิศวกรรมซอฟต์แวร์ เป็นส่วนหนึ่งในการพัฒนาความรู้ในด้านของการพัฒนาโปรแกรม </w:t>
      </w:r>
      <w:r w:rsidR="004774E1" w:rsidRPr="004774E1">
        <w:rPr>
          <w:rFonts w:hint="cs"/>
          <w:cs/>
        </w:rPr>
        <w:t>ทำให้ผู้ดำเนินโครงงานมีประสบการณ์ทำงานจริงมากขึ้น</w:t>
      </w:r>
      <w:r w:rsidR="004774E1">
        <w:rPr>
          <w:rFonts w:hint="cs"/>
          <w:cs/>
        </w:rPr>
        <w:t>ในการดำเนินโครงานครั้งนี้</w:t>
      </w:r>
      <w:r w:rsidR="004774E1" w:rsidRPr="004774E1">
        <w:rPr>
          <w:rFonts w:hint="cs"/>
          <w:cs/>
        </w:rPr>
        <w:t xml:space="preserve">จะไม่สำเร็จลุล่วงหากปราศจากความอนุเคราะห์และการสนับสนุนของบุคคลเหล่านี้ </w:t>
      </w:r>
      <w:r w:rsidR="004774E1" w:rsidRPr="004774E1">
        <w:rPr>
          <w:cs/>
        </w:rPr>
        <w:t>ซึ่งผู้ดำเนินโครงงานใคร่ขอกราบขอบพระคุณอย่างสูงไว้ ณ โอกาสนี้</w:t>
      </w:r>
    </w:p>
    <w:p w:rsidR="00F90567" w:rsidRPr="00971DEC" w:rsidRDefault="00F90567" w:rsidP="00F90567">
      <w:pPr>
        <w:tabs>
          <w:tab w:val="left" w:pos="3360"/>
        </w:tabs>
        <w:ind w:firstLine="720"/>
        <w:rPr>
          <w:cs/>
        </w:rPr>
      </w:pPr>
      <w:r w:rsidRPr="00971DEC">
        <w:rPr>
          <w:cs/>
        </w:rPr>
        <w:t>1.</w:t>
      </w:r>
      <w:r w:rsidRPr="00971DEC">
        <w:rPr>
          <w:rFonts w:hint="cs"/>
          <w:cs/>
        </w:rPr>
        <w:t xml:space="preserve">  </w:t>
      </w:r>
      <w:r w:rsidRPr="00971DEC">
        <w:rPr>
          <w:cs/>
        </w:rPr>
        <w:t>ขอขอบคุณ</w:t>
      </w:r>
      <w:r w:rsidRPr="00971DEC">
        <w:rPr>
          <w:rFonts w:hint="cs"/>
          <w:cs/>
        </w:rPr>
        <w:t xml:space="preserve"> </w:t>
      </w:r>
      <w:r w:rsidRPr="00971DEC">
        <w:rPr>
          <w:shd w:val="clear" w:color="auto" w:fill="FFFFFF"/>
          <w:cs/>
        </w:rPr>
        <w:t>ดร.ทัศนีย์ เจริญพร</w:t>
      </w:r>
      <w:r w:rsidRPr="00971DEC">
        <w:rPr>
          <w:rFonts w:hint="cs"/>
          <w:shd w:val="clear" w:color="auto" w:fill="FFFFFF"/>
          <w:cs/>
        </w:rPr>
        <w:t xml:space="preserve"> อาจารย์ที่ปรึกษา </w:t>
      </w:r>
      <w:r w:rsidR="00971DEC" w:rsidRPr="00971DEC">
        <w:rPr>
          <w:rFonts w:hint="cs"/>
          <w:cs/>
        </w:rPr>
        <w:t>ที่คอยให้ความช่วยแหลือ</w:t>
      </w:r>
      <w:r w:rsidRPr="00971DEC">
        <w:rPr>
          <w:rFonts w:hint="cs"/>
          <w:cs/>
        </w:rPr>
        <w:t>ชี้แนะรูปแบบการใช้งานหน้าจอระบบให้สวยงาม ตลอดจนให้คำปรึกษาตลอดทั้งการดำเนินโครงการ</w:t>
      </w:r>
    </w:p>
    <w:p w:rsidR="00F90567" w:rsidRPr="00971DEC" w:rsidRDefault="00F90567" w:rsidP="00F90567">
      <w:pPr>
        <w:tabs>
          <w:tab w:val="left" w:pos="3360"/>
        </w:tabs>
        <w:ind w:firstLine="720"/>
        <w:rPr>
          <w:cs/>
        </w:rPr>
      </w:pPr>
      <w:r w:rsidRPr="00971DEC">
        <w:rPr>
          <w:cs/>
        </w:rPr>
        <w:t>2.</w:t>
      </w:r>
      <w:r w:rsidRPr="00971DEC">
        <w:rPr>
          <w:rFonts w:hint="cs"/>
          <w:cs/>
        </w:rPr>
        <w:t xml:space="preserve">  </w:t>
      </w:r>
      <w:r w:rsidRPr="00971DEC">
        <w:rPr>
          <w:cs/>
        </w:rPr>
        <w:t>ขอขอบคุณ อาจารย์</w:t>
      </w:r>
      <w:r w:rsidRPr="00971DEC">
        <w:rPr>
          <w:shd w:val="clear" w:color="auto" w:fill="FFFFFF"/>
          <w:cs/>
        </w:rPr>
        <w:t>พีระศักดิ์ เพียรประสิทธิ์</w:t>
      </w:r>
      <w:r w:rsidRPr="00971DEC">
        <w:rPr>
          <w:rFonts w:hint="cs"/>
          <w:cs/>
        </w:rPr>
        <w:t xml:space="preserve"> </w:t>
      </w:r>
      <w:r w:rsidRPr="00971DEC">
        <w:rPr>
          <w:cs/>
        </w:rPr>
        <w:t xml:space="preserve">อาจารย์ประจำสาขาวิชาวิศวกรรมซอฟต์แวร์ </w:t>
      </w:r>
      <w:r w:rsidR="00971DEC" w:rsidRPr="00971DEC">
        <w:rPr>
          <w:rFonts w:hint="cs"/>
          <w:cs/>
        </w:rPr>
        <w:t>ที่คอยช่วยเหลือและให้คำแนะนำ และ</w:t>
      </w:r>
      <w:r w:rsidRPr="00971DEC">
        <w:rPr>
          <w:rFonts w:hint="cs"/>
          <w:cs/>
        </w:rPr>
        <w:t xml:space="preserve">ข้อบกพร่องของการดำเนินโครงการ ให้สามารถพัฒนาไปในทิศทางที่ถูกต้อง </w:t>
      </w:r>
    </w:p>
    <w:p w:rsidR="00F90567" w:rsidRPr="00971DEC" w:rsidRDefault="00F90567" w:rsidP="00F90567">
      <w:pPr>
        <w:tabs>
          <w:tab w:val="left" w:pos="1080"/>
        </w:tabs>
        <w:spacing w:after="0"/>
        <w:ind w:firstLine="720"/>
      </w:pPr>
      <w:r w:rsidRPr="00971DEC">
        <w:rPr>
          <w:cs/>
        </w:rPr>
        <w:t>3.</w:t>
      </w:r>
      <w:r w:rsidRPr="00971DEC">
        <w:rPr>
          <w:rFonts w:hint="cs"/>
          <w:cs/>
        </w:rPr>
        <w:t xml:space="preserve">  </w:t>
      </w:r>
      <w:r w:rsidRPr="00971DEC">
        <w:rPr>
          <w:cs/>
        </w:rPr>
        <w:t xml:space="preserve">ขอขอบคุณ </w:t>
      </w:r>
      <w:r w:rsidRPr="00971DEC">
        <w:rPr>
          <w:rFonts w:hint="cs"/>
          <w:cs/>
        </w:rPr>
        <w:t xml:space="preserve">นายบุญล้อม </w:t>
      </w:r>
      <w:r w:rsidRPr="00971DEC">
        <w:rPr>
          <w:cs/>
        </w:rPr>
        <w:t>พูนสวัสดิ์</w:t>
      </w:r>
      <w:r w:rsidRPr="00971DEC">
        <w:rPr>
          <w:rFonts w:hint="cs"/>
          <w:cs/>
        </w:rPr>
        <w:t xml:space="preserve"> พี่ที่ปรึกษาโครงงานที่คอยแนะนำหลักการและวิธีการแก้ไขปัญหา ให้ความช่วยเหลื</w:t>
      </w:r>
      <w:r w:rsidR="00971DEC" w:rsidRPr="00971DEC">
        <w:rPr>
          <w:rFonts w:hint="cs"/>
          <w:cs/>
        </w:rPr>
        <w:t>อ</w:t>
      </w:r>
      <w:r w:rsidRPr="00971DEC">
        <w:rPr>
          <w:rFonts w:hint="cs"/>
          <w:cs/>
        </w:rPr>
        <w:t>และสละเวลามาดูแลการดำเนินโครงการโดยตลอด ทำให้การพั</w:t>
      </w:r>
      <w:r w:rsidR="00971DEC" w:rsidRPr="00971DEC">
        <w:rPr>
          <w:rFonts w:hint="cs"/>
          <w:cs/>
        </w:rPr>
        <w:t>ฒนาโปรแกรมเป็นไปได้อย่างถูกต้อง</w:t>
      </w:r>
      <w:r w:rsidRPr="00971DEC">
        <w:rPr>
          <w:rFonts w:hint="cs"/>
          <w:cs/>
        </w:rPr>
        <w:t>และตรงตามความต้องการของโครงการ</w:t>
      </w:r>
    </w:p>
    <w:p w:rsidR="00F90567" w:rsidRPr="00971DEC" w:rsidRDefault="00F90567" w:rsidP="00F90567">
      <w:pPr>
        <w:spacing w:after="0"/>
        <w:ind w:firstLine="720"/>
        <w:rPr>
          <w:cs/>
        </w:rPr>
      </w:pPr>
      <w:r w:rsidRPr="00971DEC">
        <w:rPr>
          <w:cs/>
        </w:rPr>
        <w:t>นอกจากนี้ขอขอบคุณ</w:t>
      </w:r>
      <w:r w:rsidRPr="00971DEC">
        <w:rPr>
          <w:rFonts w:hint="cs"/>
          <w:cs/>
        </w:rPr>
        <w:t>เพื่อน ๆ ทุกคนที่ทำงานร่วมโครงการ ที่ให้คำปรึกษา และช่วยไตร่ตรองความคิดในการออกแบบการทำงานของระบบให้สามารถใช้งานได้ง่าย อีกทั้งยังสร้างความสนุกสนานให้เกิดขึ้น ทำให้บรรยากาศการทำงานเป็นไปได้อย่างราบรื่นมากขึ้น</w:t>
      </w:r>
    </w:p>
    <w:p w:rsidR="00F90567" w:rsidRPr="00F90567" w:rsidRDefault="00F90567" w:rsidP="00F90567">
      <w:pPr>
        <w:ind w:firstLine="720"/>
        <w:rPr>
          <w:color w:val="FF0000"/>
        </w:rPr>
      </w:pPr>
    </w:p>
    <w:p w:rsidR="00F90567" w:rsidRPr="00F90567" w:rsidRDefault="00F90567" w:rsidP="00F90567">
      <w:pPr>
        <w:tabs>
          <w:tab w:val="left" w:pos="3360"/>
        </w:tabs>
        <w:ind w:firstLine="720"/>
        <w:jc w:val="right"/>
        <w:rPr>
          <w:color w:val="FF0000"/>
        </w:rPr>
      </w:pPr>
      <w:r w:rsidRPr="00F90567">
        <w:rPr>
          <w:color w:val="FF0000"/>
          <w:cs/>
        </w:rPr>
        <w:t xml:space="preserve"> </w:t>
      </w:r>
      <w:r w:rsidR="004774E1" w:rsidRPr="004774E1">
        <w:rPr>
          <w:rFonts w:hint="cs"/>
          <w:cs/>
        </w:rPr>
        <w:t>สุริยะ</w:t>
      </w:r>
      <w:r w:rsidRPr="004774E1">
        <w:rPr>
          <w:rFonts w:hint="cs"/>
          <w:cs/>
        </w:rPr>
        <w:t xml:space="preserve"> </w:t>
      </w:r>
      <w:r w:rsidR="004774E1" w:rsidRPr="004774E1">
        <w:rPr>
          <w:rFonts w:hint="cs"/>
          <w:cs/>
        </w:rPr>
        <w:t>เต่าทองคำ</w:t>
      </w:r>
    </w:p>
    <w:p w:rsidR="00F90567" w:rsidRPr="00F90567" w:rsidRDefault="00F90567" w:rsidP="00F90567">
      <w:pPr>
        <w:tabs>
          <w:tab w:val="left" w:pos="3360"/>
        </w:tabs>
        <w:ind w:firstLine="720"/>
        <w:jc w:val="right"/>
        <w:rPr>
          <w:color w:val="FF0000"/>
        </w:rPr>
      </w:pPr>
      <w:r w:rsidRPr="004774E1">
        <w:rPr>
          <w:rFonts w:hint="cs"/>
          <w:cs/>
        </w:rPr>
        <w:t>พฤษภาคม 2561</w:t>
      </w:r>
    </w:p>
    <w:p w:rsidR="0005402D" w:rsidRPr="007E1804" w:rsidRDefault="0005402D" w:rsidP="0005402D">
      <w:pPr>
        <w:rPr>
          <w:color w:val="000000" w:themeColor="text1"/>
        </w:rPr>
      </w:pPr>
      <w:r w:rsidRPr="007E1804">
        <w:rPr>
          <w:color w:val="000000" w:themeColor="text1"/>
          <w:cs/>
        </w:rPr>
        <w:t xml:space="preserve"> </w:t>
      </w:r>
    </w:p>
    <w:p w:rsidR="0005402D" w:rsidRPr="007E1804" w:rsidRDefault="0005402D" w:rsidP="0005402D">
      <w:pPr>
        <w:tabs>
          <w:tab w:val="left" w:pos="3360"/>
        </w:tabs>
        <w:ind w:firstLine="720"/>
        <w:rPr>
          <w:color w:val="000000" w:themeColor="text1"/>
        </w:rPr>
      </w:pPr>
    </w:p>
    <w:bookmarkEnd w:id="3"/>
    <w:p w:rsidR="008007CD" w:rsidRPr="007E1804" w:rsidRDefault="008007CD" w:rsidP="00797FE4">
      <w:pPr>
        <w:tabs>
          <w:tab w:val="center" w:pos="4297"/>
          <w:tab w:val="left" w:pos="6816"/>
        </w:tabs>
        <w:jc w:val="left"/>
        <w:rPr>
          <w:rFonts w:hint="cs"/>
          <w:color w:val="000000" w:themeColor="text1"/>
          <w:cs/>
        </w:rPr>
        <w:sectPr w:rsidR="008007CD" w:rsidRPr="007E1804" w:rsidSect="00461282">
          <w:pgSz w:w="11906" w:h="16838" w:code="9"/>
          <w:pgMar w:top="2160" w:right="1440" w:bottom="2160" w:left="2160" w:header="1008" w:footer="720" w:gutter="0"/>
          <w:pgNumType w:fmt="thaiLetters" w:start="1"/>
          <w:cols w:space="720"/>
          <w:docGrid w:linePitch="435"/>
        </w:sectPr>
      </w:pPr>
    </w:p>
    <w:p w:rsidR="004864A3" w:rsidRPr="007E1804" w:rsidRDefault="00A30921" w:rsidP="0005402D">
      <w:pPr>
        <w:pStyle w:val="aff2"/>
        <w:spacing w:before="0"/>
        <w:ind w:left="2880" w:hanging="2880"/>
        <w:jc w:val="thaiDistribute"/>
        <w:rPr>
          <w:color w:val="000000" w:themeColor="text1"/>
          <w:spacing w:val="0"/>
          <w:sz w:val="32"/>
          <w:szCs w:val="32"/>
          <w:cs/>
        </w:rPr>
      </w:pPr>
      <w:r w:rsidRPr="00902DDB">
        <w:rPr>
          <w:b/>
          <w:bCs/>
          <w:color w:val="000000" w:themeColor="text1"/>
          <w:sz w:val="32"/>
          <w:szCs w:val="32"/>
          <w:cs/>
        </w:rPr>
        <w:lastRenderedPageBreak/>
        <w:t>หัวข้อโครงการ</w:t>
      </w:r>
      <w:r w:rsidR="0074485A" w:rsidRPr="007E1804">
        <w:rPr>
          <w:color w:val="000000" w:themeColor="text1"/>
          <w:spacing w:val="0"/>
          <w:sz w:val="32"/>
          <w:szCs w:val="32"/>
        </w:rPr>
        <w:tab/>
      </w:r>
      <w:r w:rsidR="003C3EFB">
        <w:rPr>
          <w:rFonts w:hint="cs"/>
          <w:color w:val="000000" w:themeColor="text1"/>
          <w:sz w:val="32"/>
          <w:szCs w:val="32"/>
          <w:cs/>
        </w:rPr>
        <w:t xml:space="preserve">ระบบบุคลากร </w:t>
      </w:r>
      <w:r w:rsidR="003C3EFB">
        <w:rPr>
          <w:color w:val="000000" w:themeColor="text1"/>
          <w:sz w:val="32"/>
          <w:szCs w:val="32"/>
        </w:rPr>
        <w:t xml:space="preserve">: </w:t>
      </w:r>
      <w:r w:rsidR="00494D28">
        <w:rPr>
          <w:rFonts w:hint="cs"/>
          <w:color w:val="000000" w:themeColor="text1"/>
          <w:sz w:val="32"/>
          <w:szCs w:val="32"/>
          <w:cs/>
        </w:rPr>
        <w:t>ทำเนีย</w:t>
      </w:r>
      <w:r w:rsidR="00971DEC">
        <w:rPr>
          <w:rFonts w:hint="cs"/>
          <w:color w:val="000000" w:themeColor="text1"/>
          <w:sz w:val="32"/>
          <w:szCs w:val="32"/>
          <w:cs/>
        </w:rPr>
        <w:t xml:space="preserve">บบุคลากร </w:t>
      </w:r>
      <w:r w:rsidR="00494D28">
        <w:rPr>
          <w:rFonts w:hint="cs"/>
          <w:color w:val="000000" w:themeColor="text1"/>
          <w:sz w:val="32"/>
          <w:szCs w:val="32"/>
          <w:cs/>
        </w:rPr>
        <w:t>การ</w:t>
      </w:r>
      <w:r w:rsidR="003C3EFB">
        <w:rPr>
          <w:rFonts w:hint="cs"/>
          <w:color w:val="000000" w:themeColor="text1"/>
          <w:sz w:val="32"/>
          <w:szCs w:val="32"/>
          <w:cs/>
        </w:rPr>
        <w:t>เกษ</w:t>
      </w:r>
      <w:r w:rsidR="00D96272">
        <w:rPr>
          <w:rFonts w:hint="cs"/>
          <w:color w:val="000000" w:themeColor="text1"/>
          <w:sz w:val="32"/>
          <w:szCs w:val="32"/>
          <w:cs/>
        </w:rPr>
        <w:t>ียณ</w:t>
      </w:r>
      <w:r w:rsidR="00971DEC">
        <w:rPr>
          <w:color w:val="000000" w:themeColor="text1"/>
          <w:sz w:val="32"/>
          <w:szCs w:val="32"/>
          <w:cs/>
        </w:rPr>
        <w:br/>
      </w:r>
      <w:r w:rsidR="00D96272">
        <w:rPr>
          <w:rFonts w:hint="cs"/>
          <w:color w:val="000000" w:themeColor="text1"/>
          <w:sz w:val="32"/>
          <w:szCs w:val="32"/>
          <w:cs/>
        </w:rPr>
        <w:t>อายุราชการ</w:t>
      </w:r>
      <w:r w:rsidR="00971DEC">
        <w:rPr>
          <w:rFonts w:hint="cs"/>
          <w:color w:val="000000" w:themeColor="text1"/>
          <w:sz w:val="32"/>
          <w:szCs w:val="32"/>
          <w:cs/>
        </w:rPr>
        <w:t xml:space="preserve"> และ</w:t>
      </w:r>
      <w:r w:rsidR="00D96272">
        <w:rPr>
          <w:rFonts w:hint="cs"/>
          <w:color w:val="000000" w:themeColor="text1"/>
          <w:sz w:val="32"/>
          <w:szCs w:val="32"/>
          <w:cs/>
        </w:rPr>
        <w:t>การรายงาน</w:t>
      </w:r>
    </w:p>
    <w:p w:rsidR="00D76C32" w:rsidRPr="007E1804" w:rsidRDefault="0074485A" w:rsidP="00D76C32">
      <w:pPr>
        <w:tabs>
          <w:tab w:val="left" w:pos="720"/>
          <w:tab w:val="left" w:pos="2880"/>
        </w:tabs>
        <w:spacing w:before="0" w:after="0"/>
        <w:jc w:val="both"/>
        <w:rPr>
          <w:rFonts w:hint="cs"/>
          <w:color w:val="000000" w:themeColor="text1"/>
          <w:cs/>
        </w:rPr>
      </w:pPr>
      <w:r w:rsidRPr="007E1804">
        <w:rPr>
          <w:b/>
          <w:bCs/>
          <w:color w:val="000000" w:themeColor="text1"/>
          <w:cs/>
        </w:rPr>
        <w:t>นิสิต</w:t>
      </w:r>
      <w:r w:rsidRPr="007E1804">
        <w:rPr>
          <w:b/>
          <w:bCs/>
          <w:color w:val="000000" w:themeColor="text1"/>
          <w:cs/>
        </w:rPr>
        <w:tab/>
      </w:r>
      <w:r w:rsidRPr="007E1804">
        <w:rPr>
          <w:color w:val="000000" w:themeColor="text1"/>
        </w:rPr>
        <w:tab/>
      </w:r>
      <w:r w:rsidR="00D96272">
        <w:rPr>
          <w:rFonts w:hint="cs"/>
          <w:color w:val="000000" w:themeColor="text1"/>
          <w:cs/>
        </w:rPr>
        <w:t>นายสุริยะ</w:t>
      </w:r>
      <w:r w:rsidR="00D76C32" w:rsidRPr="007E1804">
        <w:rPr>
          <w:color w:val="000000" w:themeColor="text1"/>
          <w:cs/>
        </w:rPr>
        <w:t xml:space="preserve"> </w:t>
      </w:r>
      <w:r w:rsidR="00D96272">
        <w:rPr>
          <w:rFonts w:hint="cs"/>
          <w:color w:val="000000" w:themeColor="text1"/>
          <w:cs/>
        </w:rPr>
        <w:t>เต่าทองคำ</w:t>
      </w:r>
    </w:p>
    <w:p w:rsidR="0074485A" w:rsidRPr="007E1804" w:rsidRDefault="0074485A" w:rsidP="00D70D37">
      <w:pPr>
        <w:tabs>
          <w:tab w:val="left" w:pos="720"/>
          <w:tab w:val="left" w:pos="2880"/>
        </w:tabs>
        <w:spacing w:before="0" w:after="0"/>
        <w:jc w:val="both"/>
        <w:rPr>
          <w:color w:val="000000" w:themeColor="text1"/>
        </w:rPr>
      </w:pPr>
      <w:r w:rsidRPr="007E1804">
        <w:rPr>
          <w:b/>
          <w:bCs/>
          <w:color w:val="000000" w:themeColor="text1"/>
          <w:cs/>
        </w:rPr>
        <w:t>รหัสประจำตัว</w:t>
      </w:r>
      <w:r w:rsidRPr="007E1804">
        <w:rPr>
          <w:color w:val="000000" w:themeColor="text1"/>
          <w:cs/>
        </w:rPr>
        <w:tab/>
      </w:r>
      <w:r w:rsidR="004864A3" w:rsidRPr="007E1804">
        <w:rPr>
          <w:color w:val="000000" w:themeColor="text1"/>
          <w:cs/>
        </w:rPr>
        <w:t>57160</w:t>
      </w:r>
      <w:r w:rsidR="00D96272">
        <w:rPr>
          <w:color w:val="000000" w:themeColor="text1"/>
        </w:rPr>
        <w:t>154</w:t>
      </w:r>
    </w:p>
    <w:p w:rsidR="0074485A" w:rsidRPr="007E1804" w:rsidRDefault="0074485A" w:rsidP="002E6FE3">
      <w:pPr>
        <w:tabs>
          <w:tab w:val="left" w:pos="720"/>
          <w:tab w:val="left" w:pos="2880"/>
        </w:tabs>
        <w:spacing w:before="0" w:after="0"/>
        <w:jc w:val="both"/>
        <w:rPr>
          <w:color w:val="000000" w:themeColor="text1"/>
          <w:cs/>
        </w:rPr>
      </w:pPr>
      <w:r w:rsidRPr="007E1804">
        <w:rPr>
          <w:b/>
          <w:bCs/>
          <w:color w:val="000000" w:themeColor="text1"/>
          <w:cs/>
        </w:rPr>
        <w:t>อาจารย์ที่ปรึกษา</w:t>
      </w:r>
      <w:r w:rsidR="0072760C" w:rsidRPr="007E1804">
        <w:rPr>
          <w:b/>
          <w:bCs/>
          <w:color w:val="000000" w:themeColor="text1"/>
          <w:cs/>
        </w:rPr>
        <w:t>โครงงาน</w:t>
      </w:r>
      <w:r w:rsidRPr="007E1804">
        <w:rPr>
          <w:color w:val="000000" w:themeColor="text1"/>
        </w:rPr>
        <w:tab/>
      </w:r>
      <w:r w:rsidR="00D96272">
        <w:rPr>
          <w:rFonts w:hint="cs"/>
          <w:color w:val="000000" w:themeColor="text1"/>
          <w:cs/>
        </w:rPr>
        <w:t>ดร</w:t>
      </w:r>
      <w:r w:rsidR="004D48D0">
        <w:rPr>
          <w:color w:val="000000" w:themeColor="text1"/>
        </w:rPr>
        <w:t>.</w:t>
      </w:r>
      <w:r w:rsidR="00D96272">
        <w:rPr>
          <w:rFonts w:hint="cs"/>
          <w:color w:val="000000" w:themeColor="text1"/>
          <w:cs/>
        </w:rPr>
        <w:t>ทัศนีย์ เจริญพร</w:t>
      </w:r>
    </w:p>
    <w:p w:rsidR="0074485A" w:rsidRPr="007E1804" w:rsidRDefault="0074485A" w:rsidP="00D70D37">
      <w:pPr>
        <w:pStyle w:val="aff6"/>
        <w:tabs>
          <w:tab w:val="clear" w:pos="3240"/>
          <w:tab w:val="left" w:pos="2880"/>
        </w:tabs>
        <w:rPr>
          <w:rFonts w:ascii="TH SarabunPSK" w:hAnsi="TH SarabunPSK" w:cs="TH SarabunPSK"/>
          <w:b w:val="0"/>
          <w:bCs w:val="0"/>
          <w:color w:val="000000" w:themeColor="text1"/>
          <w:sz w:val="32"/>
          <w:szCs w:val="32"/>
          <w:cs/>
        </w:rPr>
      </w:pPr>
      <w:r w:rsidRPr="007E1804">
        <w:rPr>
          <w:rFonts w:ascii="TH SarabunPSK" w:hAnsi="TH SarabunPSK" w:cs="TH SarabunPSK"/>
          <w:color w:val="000000" w:themeColor="text1"/>
          <w:sz w:val="32"/>
          <w:szCs w:val="32"/>
          <w:cs/>
        </w:rPr>
        <w:t>ระดับการศึกษา</w:t>
      </w:r>
      <w:r w:rsidRPr="007E1804">
        <w:rPr>
          <w:rFonts w:ascii="TH SarabunPSK" w:hAnsi="TH SarabunPSK" w:cs="TH SarabunPSK"/>
          <w:b w:val="0"/>
          <w:bCs w:val="0"/>
          <w:color w:val="000000" w:themeColor="text1"/>
          <w:sz w:val="32"/>
          <w:szCs w:val="32"/>
        </w:rPr>
        <w:tab/>
      </w:r>
      <w:r w:rsidRPr="007E1804">
        <w:rPr>
          <w:rFonts w:ascii="TH SarabunPSK" w:hAnsi="TH SarabunPSK" w:cs="TH SarabunPSK"/>
          <w:b w:val="0"/>
          <w:bCs w:val="0"/>
          <w:color w:val="000000" w:themeColor="text1"/>
          <w:sz w:val="32"/>
          <w:szCs w:val="32"/>
          <w:cs/>
        </w:rPr>
        <w:t>วิทยาศาสตรบัณฑิต สาขาวิชาวิศวกรรมซอฟต์แวร์</w:t>
      </w:r>
    </w:p>
    <w:p w:rsidR="0074485A" w:rsidRPr="007E1804" w:rsidRDefault="0074485A" w:rsidP="00D70D37">
      <w:pPr>
        <w:tabs>
          <w:tab w:val="left" w:pos="720"/>
          <w:tab w:val="left" w:pos="2880"/>
        </w:tabs>
        <w:spacing w:before="0" w:after="0"/>
        <w:jc w:val="both"/>
        <w:rPr>
          <w:color w:val="000000" w:themeColor="text1"/>
        </w:rPr>
      </w:pPr>
      <w:r w:rsidRPr="007E1804">
        <w:rPr>
          <w:b/>
          <w:bCs/>
          <w:color w:val="000000" w:themeColor="text1"/>
          <w:cs/>
        </w:rPr>
        <w:t>คณะ</w:t>
      </w:r>
      <w:r w:rsidRPr="007E1804">
        <w:rPr>
          <w:color w:val="000000" w:themeColor="text1"/>
        </w:rPr>
        <w:tab/>
      </w:r>
      <w:r w:rsidRPr="007E1804">
        <w:rPr>
          <w:color w:val="000000" w:themeColor="text1"/>
        </w:rPr>
        <w:tab/>
      </w:r>
      <w:r w:rsidRPr="007E1804">
        <w:rPr>
          <w:color w:val="000000" w:themeColor="text1"/>
          <w:cs/>
        </w:rPr>
        <w:t>คณะวิทยาการสารสนเทศ มหาวิทยาลัยบูรพา</w:t>
      </w:r>
    </w:p>
    <w:p w:rsidR="008007CD" w:rsidRPr="007E1804" w:rsidRDefault="0074485A" w:rsidP="00D70D37">
      <w:pPr>
        <w:spacing w:before="0" w:after="0"/>
        <w:rPr>
          <w:color w:val="000000" w:themeColor="text1"/>
        </w:rPr>
      </w:pPr>
      <w:r w:rsidRPr="007E1804">
        <w:rPr>
          <w:b/>
          <w:bCs/>
          <w:color w:val="000000" w:themeColor="text1"/>
          <w:cs/>
        </w:rPr>
        <w:t>ปีการศึกษา</w:t>
      </w:r>
      <w:r w:rsidRPr="007E1804">
        <w:rPr>
          <w:color w:val="000000" w:themeColor="text1"/>
        </w:rPr>
        <w:tab/>
      </w:r>
      <w:r w:rsidRPr="007E1804">
        <w:rPr>
          <w:color w:val="000000" w:themeColor="text1"/>
        </w:rPr>
        <w:tab/>
      </w:r>
      <w:r w:rsidRPr="007E1804">
        <w:rPr>
          <w:color w:val="000000" w:themeColor="text1"/>
        </w:rPr>
        <w:tab/>
      </w:r>
      <w:r w:rsidR="0053375D" w:rsidRPr="007E1804">
        <w:rPr>
          <w:color w:val="000000" w:themeColor="text1"/>
        </w:rPr>
        <w:t>2560</w:t>
      </w:r>
    </w:p>
    <w:p w:rsidR="008007CD" w:rsidRPr="007E1804" w:rsidRDefault="008007CD" w:rsidP="008007CD">
      <w:pPr>
        <w:rPr>
          <w:color w:val="000000" w:themeColor="text1"/>
        </w:rPr>
      </w:pPr>
    </w:p>
    <w:p w:rsidR="00862902" w:rsidRPr="007E1804" w:rsidRDefault="00862902" w:rsidP="008007CD">
      <w:pPr>
        <w:rPr>
          <w:color w:val="000000" w:themeColor="text1"/>
        </w:rPr>
      </w:pPr>
    </w:p>
    <w:p w:rsidR="00127EC2" w:rsidRPr="007E1804" w:rsidRDefault="00127EC2" w:rsidP="00A87D64">
      <w:pPr>
        <w:pStyle w:val="10"/>
        <w:numPr>
          <w:ilvl w:val="0"/>
          <w:numId w:val="0"/>
        </w:numPr>
        <w:rPr>
          <w:color w:val="000000" w:themeColor="text1"/>
        </w:rPr>
      </w:pPr>
      <w:bookmarkStart w:id="4" w:name="_Toc515323154"/>
      <w:r w:rsidRPr="007E1804">
        <w:rPr>
          <w:color w:val="000000" w:themeColor="text1"/>
          <w:cs/>
        </w:rPr>
        <w:t>บทคัดย่อ</w:t>
      </w:r>
      <w:bookmarkEnd w:id="4"/>
    </w:p>
    <w:p w:rsidR="00862902" w:rsidRPr="007E1804" w:rsidRDefault="008007CD" w:rsidP="0074485A">
      <w:pPr>
        <w:spacing w:after="0"/>
        <w:rPr>
          <w:color w:val="000000" w:themeColor="text1"/>
        </w:rPr>
      </w:pPr>
      <w:r w:rsidRPr="007E1804">
        <w:rPr>
          <w:color w:val="000000" w:themeColor="text1"/>
          <w:cs/>
        </w:rPr>
        <w:tab/>
      </w:r>
    </w:p>
    <w:p w:rsidR="00346591" w:rsidRDefault="00D96272" w:rsidP="00B645AE">
      <w:pPr>
        <w:ind w:firstLine="720"/>
        <w:rPr>
          <w:color w:val="000000" w:themeColor="text1"/>
        </w:rPr>
      </w:pPr>
      <w:r w:rsidRPr="00971A19">
        <w:rPr>
          <w:cs/>
        </w:rPr>
        <w:t xml:space="preserve">การดำเนินโครงงานนี้มีวัตถุประสงค์เพื่อพัฒนาระบบสารสนเทศในการจัดการข้อมูลบุคลากรของสำนักงานป้องกันควบคุมโรคที่ </w:t>
      </w:r>
      <w:r w:rsidRPr="00971A19">
        <w:t xml:space="preserve">6 </w:t>
      </w:r>
      <w:r w:rsidRPr="00971A19">
        <w:rPr>
          <w:cs/>
        </w:rPr>
        <w:t xml:space="preserve">จังหวัดชลบุรี ให้บุคลากรสามารถจัดการงานในส่วนอินเทอร์เน็ตได้สะดวก และรวดเร็วขึ้น เช่น บันทึกประวัติข้อมูลบุคลากร รายงายผลจำนวนบุคลากร การส่งคำร้องเพื่อขอลาหยุดงาน </w:t>
      </w:r>
      <w:r w:rsidR="004D48D0">
        <w:rPr>
          <w:rFonts w:hint="cs"/>
          <w:cs/>
        </w:rPr>
        <w:t>และ</w:t>
      </w:r>
      <w:r w:rsidRPr="00971A19">
        <w:rPr>
          <w:cs/>
        </w:rPr>
        <w:t>การร้องขอไปอบรมนอกสถานที่ ซึ่งระบบได้ถูกออกแบบ</w:t>
      </w:r>
      <w:r w:rsidRPr="00971A19">
        <w:rPr>
          <w:rFonts w:hint="cs"/>
          <w:cs/>
        </w:rPr>
        <w:t>ให้ใช้งาน</w:t>
      </w:r>
      <w:r w:rsidRPr="00971A19">
        <w:rPr>
          <w:cs/>
        </w:rPr>
        <w:t>ผ่านระบบสารสนเทศบนเครือข่าย</w:t>
      </w:r>
      <w:r w:rsidR="004D48D0">
        <w:rPr>
          <w:rFonts w:hint="cs"/>
          <w:cs/>
        </w:rPr>
        <w:t xml:space="preserve"> </w:t>
      </w:r>
      <w:r w:rsidRPr="00971A19">
        <w:rPr>
          <w:cs/>
        </w:rPr>
        <w:t xml:space="preserve">และพัฒนาโดยใช้ภาษา </w:t>
      </w:r>
      <w:r w:rsidRPr="00971A19">
        <w:t xml:space="preserve">PHP </w:t>
      </w:r>
      <w:r w:rsidRPr="00971A19">
        <w:rPr>
          <w:cs/>
        </w:rPr>
        <w:t>ร่วมกับ</w:t>
      </w:r>
      <w:r w:rsidRPr="00971A19">
        <w:rPr>
          <w:rFonts w:hint="cs"/>
          <w:cs/>
        </w:rPr>
        <w:t xml:space="preserve"> </w:t>
      </w:r>
      <w:r w:rsidRPr="00971A19">
        <w:t xml:space="preserve">HTML, JavaScript, jQuery, AJAX, CSS </w:t>
      </w:r>
      <w:r w:rsidRPr="00971A19">
        <w:rPr>
          <w:cs/>
        </w:rPr>
        <w:t xml:space="preserve">และจัดการกับฐานข้อมูลด้วย </w:t>
      </w:r>
      <w:r w:rsidRPr="00971A19">
        <w:t xml:space="preserve">SQL </w:t>
      </w:r>
      <w:r w:rsidRPr="00971A19">
        <w:rPr>
          <w:cs/>
        </w:rPr>
        <w:t xml:space="preserve">นอกจากนี้ได้ประยุกต์ใช้ </w:t>
      </w:r>
      <w:r w:rsidRPr="00971A19">
        <w:t xml:space="preserve">Bootstrap </w:t>
      </w:r>
      <w:r w:rsidRPr="00971A19">
        <w:rPr>
          <w:cs/>
        </w:rPr>
        <w:t>จัดการในส่วนแสดงผลและการปฏิสัมพันธ์กับผู้ใช้งาน เพื่อพัฒนาให้ระบบมีความยืดหยุ่นในการใช้งาน หลังจากที่พัฒนาระบบสารสนเทศเสร็จสิ้น ผลการประเมินการใช้งานเบื้องต้นพบว่า ระบบสามารถตอบสนองวัตถุประสงค์ของการพัฒนาได้อย่างดี</w:t>
      </w:r>
    </w:p>
    <w:p w:rsidR="001A0414" w:rsidRPr="007E1804" w:rsidRDefault="001A0414" w:rsidP="00B645AE">
      <w:pPr>
        <w:ind w:firstLine="720"/>
        <w:rPr>
          <w:color w:val="000000" w:themeColor="text1"/>
          <w:cs/>
        </w:rPr>
      </w:pPr>
    </w:p>
    <w:p w:rsidR="001A0414" w:rsidRDefault="001A0414" w:rsidP="00B645AE">
      <w:pPr>
        <w:ind w:firstLine="720"/>
        <w:rPr>
          <w:color w:val="000000" w:themeColor="text1"/>
        </w:rPr>
      </w:pPr>
    </w:p>
    <w:p w:rsidR="00D50DD2" w:rsidRDefault="00D50DD2" w:rsidP="00B645AE">
      <w:pPr>
        <w:ind w:firstLine="720"/>
        <w:rPr>
          <w:color w:val="000000" w:themeColor="text1"/>
        </w:rPr>
      </w:pPr>
    </w:p>
    <w:p w:rsidR="00D50DD2" w:rsidRPr="007E1804" w:rsidRDefault="00D50DD2" w:rsidP="002E70E7">
      <w:pPr>
        <w:rPr>
          <w:color w:val="000000" w:themeColor="text1"/>
        </w:rPr>
      </w:pPr>
    </w:p>
    <w:p w:rsidR="001A0414" w:rsidRPr="007E1804" w:rsidRDefault="001A0414" w:rsidP="002E70E7">
      <w:pPr>
        <w:ind w:left="2160" w:hanging="2160"/>
        <w:rPr>
          <w:rFonts w:hint="cs"/>
          <w:color w:val="000000" w:themeColor="text1"/>
          <w:cs/>
        </w:rPr>
      </w:pPr>
      <w:r w:rsidRPr="007E1804">
        <w:rPr>
          <w:b/>
          <w:bCs/>
          <w:color w:val="000000" w:themeColor="text1"/>
        </w:rPr>
        <w:lastRenderedPageBreak/>
        <w:t>Project Title</w:t>
      </w:r>
      <w:r w:rsidR="00767307" w:rsidRPr="007E1804">
        <w:rPr>
          <w:b/>
          <w:bCs/>
          <w:color w:val="000000" w:themeColor="text1"/>
        </w:rPr>
        <w:tab/>
      </w:r>
      <w:r w:rsidR="002E70E7" w:rsidRPr="002E70E7">
        <w:rPr>
          <w:color w:val="000000" w:themeColor="text1"/>
        </w:rPr>
        <w:t>H</w:t>
      </w:r>
      <w:r w:rsidR="002E70E7">
        <w:rPr>
          <w:color w:val="000000" w:themeColor="text1"/>
        </w:rPr>
        <w:t>uman</w:t>
      </w:r>
      <w:r w:rsidR="002E70E7" w:rsidRPr="002E70E7">
        <w:rPr>
          <w:color w:val="000000" w:themeColor="text1"/>
        </w:rPr>
        <w:t xml:space="preserve"> R</w:t>
      </w:r>
      <w:r w:rsidR="002E70E7">
        <w:rPr>
          <w:color w:val="000000" w:themeColor="text1"/>
        </w:rPr>
        <w:t xml:space="preserve">esource </w:t>
      </w:r>
      <w:r w:rsidR="002E70E7" w:rsidRPr="002E70E7">
        <w:rPr>
          <w:color w:val="000000" w:themeColor="text1"/>
        </w:rPr>
        <w:t>M</w:t>
      </w:r>
      <w:r w:rsidR="002E70E7">
        <w:rPr>
          <w:color w:val="000000" w:themeColor="text1"/>
        </w:rPr>
        <w:t>anagement</w:t>
      </w:r>
      <w:r w:rsidR="002E70E7" w:rsidRPr="002E70E7">
        <w:rPr>
          <w:color w:val="000000" w:themeColor="text1"/>
        </w:rPr>
        <w:t xml:space="preserve"> S</w:t>
      </w:r>
      <w:r w:rsidR="002E70E7">
        <w:rPr>
          <w:color w:val="000000" w:themeColor="text1"/>
        </w:rPr>
        <w:t xml:space="preserve">ystem </w:t>
      </w:r>
      <w:r w:rsidR="002E70E7" w:rsidRPr="002E70E7">
        <w:rPr>
          <w:color w:val="000000" w:themeColor="text1"/>
        </w:rPr>
        <w:t>:</w:t>
      </w:r>
      <w:r w:rsidR="002E70E7">
        <w:rPr>
          <w:color w:val="000000" w:themeColor="text1"/>
        </w:rPr>
        <w:t xml:space="preserve"> </w:t>
      </w:r>
      <w:r w:rsidR="002E70E7" w:rsidRPr="002E70E7">
        <w:rPr>
          <w:color w:val="000000" w:themeColor="text1"/>
        </w:rPr>
        <w:t>H</w:t>
      </w:r>
      <w:r w:rsidR="002E70E7">
        <w:rPr>
          <w:color w:val="000000" w:themeColor="text1"/>
        </w:rPr>
        <w:t>uman</w:t>
      </w:r>
      <w:r w:rsidR="002E70E7" w:rsidRPr="002E70E7">
        <w:rPr>
          <w:color w:val="000000" w:themeColor="text1"/>
        </w:rPr>
        <w:t xml:space="preserve"> R</w:t>
      </w:r>
      <w:r w:rsidR="002E70E7">
        <w:rPr>
          <w:color w:val="000000" w:themeColor="text1"/>
        </w:rPr>
        <w:t>esources</w:t>
      </w:r>
      <w:r w:rsidR="002E70E7" w:rsidRPr="002E70E7">
        <w:rPr>
          <w:color w:val="000000" w:themeColor="text1"/>
        </w:rPr>
        <w:t>, R</w:t>
      </w:r>
      <w:r w:rsidR="002E70E7">
        <w:rPr>
          <w:color w:val="000000" w:themeColor="text1"/>
        </w:rPr>
        <w:t>etriement</w:t>
      </w:r>
      <w:r w:rsidR="002E70E7" w:rsidRPr="002E70E7">
        <w:rPr>
          <w:color w:val="000000" w:themeColor="text1"/>
        </w:rPr>
        <w:t xml:space="preserve"> </w:t>
      </w:r>
      <w:r w:rsidR="002E70E7">
        <w:rPr>
          <w:color w:val="000000" w:themeColor="text1"/>
        </w:rPr>
        <w:t xml:space="preserve">and </w:t>
      </w:r>
      <w:r w:rsidR="002E70E7" w:rsidRPr="002E70E7">
        <w:rPr>
          <w:color w:val="000000" w:themeColor="text1"/>
        </w:rPr>
        <w:t>R</w:t>
      </w:r>
      <w:r w:rsidR="002E70E7">
        <w:rPr>
          <w:color w:val="000000" w:themeColor="text1"/>
        </w:rPr>
        <w:t>eporting</w:t>
      </w:r>
      <w:r w:rsidR="002E70E7" w:rsidRPr="002E70E7">
        <w:rPr>
          <w:color w:val="000000" w:themeColor="text1"/>
        </w:rPr>
        <w:t xml:space="preserve"> </w:t>
      </w:r>
    </w:p>
    <w:p w:rsidR="001A0414" w:rsidRPr="007E1804" w:rsidRDefault="001A0414" w:rsidP="001A0414">
      <w:pPr>
        <w:rPr>
          <w:color w:val="000000" w:themeColor="text1"/>
        </w:rPr>
      </w:pPr>
      <w:r w:rsidRPr="007E1804">
        <w:rPr>
          <w:b/>
          <w:bCs/>
          <w:color w:val="000000" w:themeColor="text1"/>
        </w:rPr>
        <w:t>Student Name</w:t>
      </w:r>
      <w:r w:rsidRPr="007E1804">
        <w:rPr>
          <w:b/>
          <w:bCs/>
          <w:color w:val="000000" w:themeColor="text1"/>
        </w:rPr>
        <w:tab/>
      </w:r>
      <w:r w:rsidR="00536B0D">
        <w:rPr>
          <w:color w:val="000000" w:themeColor="text1"/>
        </w:rPr>
        <w:t xml:space="preserve">Mr. </w:t>
      </w:r>
      <w:r w:rsidR="00536B0D" w:rsidRPr="00536B0D">
        <w:rPr>
          <w:color w:val="000000" w:themeColor="text1"/>
        </w:rPr>
        <w:t>S</w:t>
      </w:r>
      <w:r w:rsidR="00536B0D">
        <w:rPr>
          <w:color w:val="000000" w:themeColor="text1"/>
        </w:rPr>
        <w:t>uriya</w:t>
      </w:r>
      <w:r w:rsidR="00536B0D" w:rsidRPr="00536B0D">
        <w:rPr>
          <w:color w:val="000000" w:themeColor="text1"/>
        </w:rPr>
        <w:t xml:space="preserve"> T</w:t>
      </w:r>
      <w:r w:rsidR="00536B0D">
        <w:rPr>
          <w:color w:val="000000" w:themeColor="text1"/>
        </w:rPr>
        <w:t>aothongkom</w:t>
      </w:r>
    </w:p>
    <w:p w:rsidR="001A0414" w:rsidRPr="007E1804" w:rsidRDefault="001A0414" w:rsidP="001A0414">
      <w:pPr>
        <w:rPr>
          <w:color w:val="000000" w:themeColor="text1"/>
        </w:rPr>
      </w:pPr>
      <w:r w:rsidRPr="007E1804">
        <w:rPr>
          <w:b/>
          <w:bCs/>
          <w:color w:val="000000" w:themeColor="text1"/>
        </w:rPr>
        <w:t>Student ID</w:t>
      </w:r>
      <w:r w:rsidRPr="007E1804">
        <w:rPr>
          <w:color w:val="000000" w:themeColor="text1"/>
        </w:rPr>
        <w:t xml:space="preserve"> </w:t>
      </w:r>
      <w:r w:rsidRPr="007E1804">
        <w:rPr>
          <w:color w:val="000000" w:themeColor="text1"/>
        </w:rPr>
        <w:tab/>
      </w:r>
      <w:r w:rsidRPr="007E1804">
        <w:rPr>
          <w:color w:val="000000" w:themeColor="text1"/>
        </w:rPr>
        <w:tab/>
        <w:t>57160</w:t>
      </w:r>
      <w:r w:rsidR="009070A9">
        <w:rPr>
          <w:color w:val="000000" w:themeColor="text1"/>
        </w:rPr>
        <w:t>154</w:t>
      </w:r>
    </w:p>
    <w:p w:rsidR="001A0414" w:rsidRPr="007E1804" w:rsidRDefault="001A0414" w:rsidP="001A0414">
      <w:pPr>
        <w:rPr>
          <w:rFonts w:hint="cs"/>
          <w:color w:val="000000" w:themeColor="text1"/>
          <w:cs/>
        </w:rPr>
      </w:pPr>
      <w:r w:rsidRPr="007E1804">
        <w:rPr>
          <w:b/>
          <w:bCs/>
          <w:color w:val="000000" w:themeColor="text1"/>
        </w:rPr>
        <w:t>Advisor</w:t>
      </w:r>
      <w:r w:rsidRPr="007E1804">
        <w:rPr>
          <w:b/>
          <w:bCs/>
          <w:color w:val="000000" w:themeColor="text1"/>
        </w:rPr>
        <w:tab/>
      </w:r>
      <w:r w:rsidRPr="007E1804">
        <w:rPr>
          <w:color w:val="000000" w:themeColor="text1"/>
        </w:rPr>
        <w:tab/>
        <w:t xml:space="preserve">Dr. </w:t>
      </w:r>
      <w:r w:rsidR="0072760C" w:rsidRPr="007E1804">
        <w:rPr>
          <w:color w:val="000000" w:themeColor="text1"/>
          <w:shd w:val="clear" w:color="auto" w:fill="FFFFFF"/>
        </w:rPr>
        <w:t>Thatsanee Charoenporn</w:t>
      </w:r>
    </w:p>
    <w:p w:rsidR="001A0414" w:rsidRPr="007E1804" w:rsidRDefault="001A0414" w:rsidP="001A0414">
      <w:pPr>
        <w:rPr>
          <w:color w:val="000000" w:themeColor="text1"/>
        </w:rPr>
      </w:pPr>
      <w:r w:rsidRPr="007E1804">
        <w:rPr>
          <w:b/>
          <w:bCs/>
          <w:color w:val="000000" w:themeColor="text1"/>
        </w:rPr>
        <w:t>Level of Study</w:t>
      </w:r>
      <w:r w:rsidRPr="007E1804">
        <w:rPr>
          <w:color w:val="000000" w:themeColor="text1"/>
        </w:rPr>
        <w:t xml:space="preserve"> </w:t>
      </w:r>
      <w:r w:rsidRPr="007E1804">
        <w:rPr>
          <w:color w:val="000000" w:themeColor="text1"/>
        </w:rPr>
        <w:tab/>
        <w:t>Bachelor degree of Science in Software Engineering</w:t>
      </w:r>
    </w:p>
    <w:p w:rsidR="001A0414" w:rsidRPr="007E1804" w:rsidRDefault="001A0414" w:rsidP="001A0414">
      <w:pPr>
        <w:rPr>
          <w:color w:val="000000" w:themeColor="text1"/>
        </w:rPr>
      </w:pPr>
      <w:r w:rsidRPr="007E1804">
        <w:rPr>
          <w:b/>
          <w:bCs/>
          <w:color w:val="000000" w:themeColor="text1"/>
        </w:rPr>
        <w:t>Faculty</w:t>
      </w:r>
      <w:r w:rsidRPr="007E1804">
        <w:rPr>
          <w:color w:val="000000" w:themeColor="text1"/>
        </w:rPr>
        <w:tab/>
      </w:r>
      <w:r w:rsidRPr="007E1804">
        <w:rPr>
          <w:color w:val="000000" w:themeColor="text1"/>
        </w:rPr>
        <w:tab/>
        <w:t>Faculty of Informatics, Burapha University</w:t>
      </w:r>
    </w:p>
    <w:p w:rsidR="001A0414" w:rsidRPr="007E1804" w:rsidRDefault="001A0414" w:rsidP="001A0414">
      <w:pPr>
        <w:rPr>
          <w:color w:val="000000" w:themeColor="text1"/>
        </w:rPr>
      </w:pPr>
      <w:r w:rsidRPr="007E1804">
        <w:rPr>
          <w:b/>
          <w:bCs/>
          <w:color w:val="000000" w:themeColor="text1"/>
        </w:rPr>
        <w:t>Academic Year</w:t>
      </w:r>
      <w:r w:rsidRPr="007E1804">
        <w:rPr>
          <w:b/>
          <w:bCs/>
          <w:color w:val="000000" w:themeColor="text1"/>
        </w:rPr>
        <w:tab/>
      </w:r>
      <w:r w:rsidRPr="007E1804">
        <w:rPr>
          <w:color w:val="000000" w:themeColor="text1"/>
        </w:rPr>
        <w:t>2017</w:t>
      </w:r>
    </w:p>
    <w:p w:rsidR="001A0414" w:rsidRPr="007E1804" w:rsidRDefault="001A0414" w:rsidP="001A0414">
      <w:pPr>
        <w:rPr>
          <w:color w:val="000000" w:themeColor="text1"/>
        </w:rPr>
      </w:pPr>
    </w:p>
    <w:p w:rsidR="00A30921" w:rsidRPr="007E1804" w:rsidRDefault="00A30921" w:rsidP="001A0414">
      <w:pPr>
        <w:rPr>
          <w:color w:val="000000" w:themeColor="text1"/>
        </w:rPr>
      </w:pPr>
    </w:p>
    <w:p w:rsidR="001A0414" w:rsidRPr="007E1804" w:rsidRDefault="001A0414" w:rsidP="0072760C">
      <w:pPr>
        <w:pStyle w:val="10"/>
        <w:numPr>
          <w:ilvl w:val="0"/>
          <w:numId w:val="0"/>
        </w:numPr>
        <w:rPr>
          <w:color w:val="000000" w:themeColor="text1"/>
        </w:rPr>
      </w:pPr>
      <w:bookmarkStart w:id="5" w:name="_Toc515323155"/>
      <w:r w:rsidRPr="007E1804">
        <w:rPr>
          <w:color w:val="000000" w:themeColor="text1"/>
        </w:rPr>
        <w:t>ABSTRACT</w:t>
      </w:r>
      <w:bookmarkEnd w:id="5"/>
    </w:p>
    <w:p w:rsidR="001A0414" w:rsidRPr="007E1804" w:rsidRDefault="001A0414" w:rsidP="001A0414">
      <w:pPr>
        <w:jc w:val="center"/>
        <w:rPr>
          <w:color w:val="000000" w:themeColor="text1"/>
        </w:rPr>
      </w:pPr>
    </w:p>
    <w:p w:rsidR="001A0414" w:rsidRPr="00AF7360" w:rsidRDefault="001A0414" w:rsidP="00AF7360">
      <w:pPr>
        <w:pStyle w:val="aff6"/>
        <w:rPr>
          <w:rFonts w:ascii="TH SarabunPSK" w:hAnsi="TH SarabunPSK" w:cs="TH SarabunPSK"/>
          <w:b w:val="0"/>
          <w:color w:val="000000" w:themeColor="text1"/>
          <w:sz w:val="32"/>
          <w:szCs w:val="32"/>
          <w:shd w:val="clear" w:color="auto" w:fill="FEFEFE"/>
        </w:rPr>
      </w:pPr>
      <w:r w:rsidRPr="007E1804">
        <w:rPr>
          <w:rFonts w:ascii="TH SarabunPSK" w:hAnsi="TH SarabunPSK" w:cs="TH SarabunPSK"/>
          <w:b w:val="0"/>
          <w:color w:val="000000" w:themeColor="text1"/>
          <w:sz w:val="32"/>
          <w:szCs w:val="32"/>
          <w:shd w:val="clear" w:color="auto" w:fill="FEFEFE"/>
        </w:rPr>
        <w:tab/>
      </w:r>
      <w:r w:rsidR="00AF7360" w:rsidRPr="00AF7360">
        <w:rPr>
          <w:rFonts w:ascii="TH SarabunPSK" w:hAnsi="TH SarabunPSK" w:cs="TH SarabunPSK"/>
          <w:b w:val="0"/>
          <w:color w:val="000000" w:themeColor="text1"/>
          <w:sz w:val="32"/>
          <w:szCs w:val="32"/>
          <w:shd w:val="clear" w:color="auto" w:fill="FEFEFE"/>
        </w:rPr>
        <w:t>This project aims to develop the information system for personnel management of the Office of Disease Prevention and Control 6 Chonburi. Allows personnel to manage their work in the Internet. And faster, such as records, personnel records. Number of personnel Sending a request for leave The system is designed to be relevant through information systems on the network and developed using the PHP language together with HTML, JavaScript, jQuery, AJAX, CSS and database management with SQL. Bootstrap application in the display and interaction with users. To develop a flexible system to use. After the development of the information system. The results of the preliminary evaluation showed that The system can respond. The purpose of the development is very well</w:t>
      </w:r>
      <w:r w:rsidR="002E6412">
        <w:rPr>
          <w:rFonts w:ascii="TH SarabunPSK" w:hAnsi="TH SarabunPSK" w:cs="TH SarabunPSK"/>
          <w:b w:val="0"/>
          <w:color w:val="000000" w:themeColor="text1"/>
          <w:sz w:val="32"/>
          <w:szCs w:val="32"/>
          <w:shd w:val="clear" w:color="auto" w:fill="FEFEFE"/>
        </w:rPr>
        <w:t>.</w:t>
      </w:r>
    </w:p>
    <w:p w:rsidR="001A0414" w:rsidRPr="007E1804" w:rsidRDefault="001A0414" w:rsidP="001A0414">
      <w:pPr>
        <w:ind w:firstLine="720"/>
        <w:rPr>
          <w:color w:val="000000" w:themeColor="text1"/>
        </w:rPr>
      </w:pPr>
    </w:p>
    <w:bookmarkEnd w:id="0"/>
    <w:p w:rsidR="00C74B41" w:rsidRPr="007E1804" w:rsidRDefault="00C74B41" w:rsidP="00AF3D90">
      <w:pPr>
        <w:rPr>
          <w:color w:val="000000" w:themeColor="text1"/>
          <w:cs/>
        </w:rPr>
        <w:sectPr w:rsidR="00C74B41" w:rsidRPr="007E1804" w:rsidSect="00461282">
          <w:pgSz w:w="11906" w:h="16838" w:code="9"/>
          <w:pgMar w:top="2160" w:right="1440" w:bottom="2160" w:left="2160" w:header="1008" w:footer="720" w:gutter="0"/>
          <w:pgNumType w:fmt="thaiLetters"/>
          <w:cols w:space="720"/>
          <w:docGrid w:linePitch="435"/>
        </w:sectPr>
      </w:pPr>
    </w:p>
    <w:p w:rsidR="00A175DD" w:rsidRPr="007E1804" w:rsidRDefault="00A175DD" w:rsidP="00A87D64">
      <w:pPr>
        <w:pStyle w:val="10"/>
        <w:numPr>
          <w:ilvl w:val="0"/>
          <w:numId w:val="0"/>
        </w:numPr>
        <w:rPr>
          <w:color w:val="000000" w:themeColor="text1"/>
        </w:rPr>
      </w:pPr>
      <w:bookmarkStart w:id="6" w:name="_Toc515323156"/>
      <w:r w:rsidRPr="007E1804">
        <w:rPr>
          <w:color w:val="000000" w:themeColor="text1"/>
          <w:cs/>
        </w:rPr>
        <w:lastRenderedPageBreak/>
        <w:t>สารบัญ</w:t>
      </w:r>
      <w:bookmarkEnd w:id="6"/>
    </w:p>
    <w:sdt>
      <w:sdtPr>
        <w:rPr>
          <w:color w:val="000000" w:themeColor="text1"/>
        </w:rPr>
        <w:id w:val="-1618756541"/>
        <w:docPartObj>
          <w:docPartGallery w:val="Table of Contents"/>
          <w:docPartUnique/>
        </w:docPartObj>
      </w:sdtPr>
      <w:sdtEndPr>
        <w:rPr>
          <w:noProof/>
        </w:rPr>
      </w:sdtEndPr>
      <w:sdtContent>
        <w:p w:rsidR="00A175DD" w:rsidRPr="002062FA" w:rsidRDefault="00A13A99" w:rsidP="00594AB8">
          <w:pPr>
            <w:jc w:val="right"/>
            <w:rPr>
              <w:color w:val="000000" w:themeColor="text1"/>
            </w:rPr>
          </w:pPr>
          <w:r w:rsidRPr="007E1804">
            <w:rPr>
              <w:color w:val="000000" w:themeColor="text1"/>
            </w:rPr>
            <w:tab/>
          </w:r>
          <w:r w:rsidRPr="007E1804">
            <w:rPr>
              <w:color w:val="000000" w:themeColor="text1"/>
            </w:rPr>
            <w:tab/>
          </w:r>
          <w:r w:rsidRPr="007E1804">
            <w:rPr>
              <w:color w:val="000000" w:themeColor="text1"/>
            </w:rPr>
            <w:tab/>
          </w:r>
          <w:r w:rsidRPr="007E1804">
            <w:rPr>
              <w:color w:val="000000" w:themeColor="text1"/>
            </w:rPr>
            <w:tab/>
          </w:r>
          <w:r w:rsidRPr="007E1804">
            <w:rPr>
              <w:color w:val="000000" w:themeColor="text1"/>
            </w:rPr>
            <w:tab/>
          </w:r>
          <w:r w:rsidRPr="00FA07ED">
            <w:rPr>
              <w:color w:val="000000" w:themeColor="text1"/>
              <w:sz w:val="40"/>
              <w:szCs w:val="40"/>
            </w:rPr>
            <w:tab/>
          </w:r>
          <w:r w:rsidRPr="007E1804">
            <w:rPr>
              <w:color w:val="000000" w:themeColor="text1"/>
            </w:rPr>
            <w:tab/>
          </w:r>
          <w:r w:rsidRPr="007E1804">
            <w:rPr>
              <w:color w:val="000000" w:themeColor="text1"/>
            </w:rPr>
            <w:tab/>
          </w:r>
          <w:r w:rsidRPr="007E1804">
            <w:rPr>
              <w:color w:val="000000" w:themeColor="text1"/>
            </w:rPr>
            <w:tab/>
          </w:r>
          <w:r w:rsidRPr="007E1804">
            <w:rPr>
              <w:color w:val="000000" w:themeColor="text1"/>
            </w:rPr>
            <w:tab/>
          </w:r>
          <w:r w:rsidRPr="007E1804">
            <w:rPr>
              <w:color w:val="000000" w:themeColor="text1"/>
            </w:rPr>
            <w:tab/>
          </w:r>
          <w:r w:rsidRPr="007E1804">
            <w:rPr>
              <w:color w:val="000000" w:themeColor="text1"/>
              <w:cs/>
            </w:rPr>
            <w:t xml:space="preserve">    </w:t>
          </w:r>
          <w:r w:rsidRPr="002062FA">
            <w:rPr>
              <w:color w:val="000000" w:themeColor="text1"/>
              <w:cs/>
            </w:rPr>
            <w:t>หน้า</w:t>
          </w:r>
        </w:p>
        <w:p w:rsidR="009923BB" w:rsidRPr="00FA07ED" w:rsidRDefault="00A175DD">
          <w:pPr>
            <w:pStyle w:val="13"/>
            <w:tabs>
              <w:tab w:val="right" w:leader="dot" w:pos="8296"/>
            </w:tabs>
            <w:rPr>
              <w:rFonts w:ascii="TH SarabunPSK" w:eastAsiaTheme="minorEastAsia" w:hAnsi="TH SarabunPSK" w:cs="TH SarabunPSK"/>
              <w:b w:val="0"/>
              <w:bCs w:val="0"/>
              <w:i w:val="0"/>
              <w:iCs w:val="0"/>
              <w:noProof/>
              <w:sz w:val="32"/>
              <w:szCs w:val="32"/>
            </w:rPr>
          </w:pPr>
          <w:r w:rsidRPr="002062FA">
            <w:rPr>
              <w:rFonts w:ascii="TH SarabunPSK" w:hAnsi="TH SarabunPSK" w:cs="TH SarabunPSK"/>
              <w:b w:val="0"/>
              <w:bCs w:val="0"/>
              <w:i w:val="0"/>
              <w:iCs w:val="0"/>
              <w:color w:val="000000" w:themeColor="text1"/>
              <w:sz w:val="32"/>
              <w:szCs w:val="32"/>
            </w:rPr>
            <w:fldChar w:fldCharType="begin"/>
          </w:r>
          <w:r w:rsidRPr="002062FA">
            <w:rPr>
              <w:rFonts w:ascii="TH SarabunPSK" w:hAnsi="TH SarabunPSK" w:cs="TH SarabunPSK"/>
              <w:b w:val="0"/>
              <w:bCs w:val="0"/>
              <w:i w:val="0"/>
              <w:iCs w:val="0"/>
              <w:color w:val="000000" w:themeColor="text1"/>
              <w:sz w:val="32"/>
              <w:szCs w:val="32"/>
            </w:rPr>
            <w:instrText xml:space="preserve"> TOC \o </w:instrText>
          </w:r>
          <w:r w:rsidRPr="002062FA">
            <w:rPr>
              <w:rFonts w:ascii="TH SarabunPSK" w:hAnsi="TH SarabunPSK" w:cs="TH SarabunPSK"/>
              <w:b w:val="0"/>
              <w:bCs w:val="0"/>
              <w:i w:val="0"/>
              <w:iCs w:val="0"/>
              <w:color w:val="000000" w:themeColor="text1"/>
              <w:sz w:val="32"/>
              <w:szCs w:val="32"/>
              <w:cs/>
            </w:rPr>
            <w:instrText>"</w:instrText>
          </w:r>
          <w:r w:rsidRPr="002062FA">
            <w:rPr>
              <w:rFonts w:ascii="TH SarabunPSK" w:hAnsi="TH SarabunPSK" w:cs="TH SarabunPSK"/>
              <w:b w:val="0"/>
              <w:bCs w:val="0"/>
              <w:i w:val="0"/>
              <w:iCs w:val="0"/>
              <w:color w:val="000000" w:themeColor="text1"/>
              <w:sz w:val="32"/>
              <w:szCs w:val="32"/>
            </w:rPr>
            <w:instrText>1</w:instrText>
          </w:r>
          <w:r w:rsidRPr="002062FA">
            <w:rPr>
              <w:rFonts w:ascii="TH SarabunPSK" w:hAnsi="TH SarabunPSK" w:cs="TH SarabunPSK"/>
              <w:b w:val="0"/>
              <w:bCs w:val="0"/>
              <w:i w:val="0"/>
              <w:iCs w:val="0"/>
              <w:color w:val="000000" w:themeColor="text1"/>
              <w:sz w:val="32"/>
              <w:szCs w:val="32"/>
              <w:cs/>
            </w:rPr>
            <w:instrText>-</w:instrText>
          </w:r>
          <w:r w:rsidRPr="002062FA">
            <w:rPr>
              <w:rFonts w:ascii="TH SarabunPSK" w:hAnsi="TH SarabunPSK" w:cs="TH SarabunPSK"/>
              <w:b w:val="0"/>
              <w:bCs w:val="0"/>
              <w:i w:val="0"/>
              <w:iCs w:val="0"/>
              <w:color w:val="000000" w:themeColor="text1"/>
              <w:sz w:val="32"/>
              <w:szCs w:val="32"/>
            </w:rPr>
            <w:instrText>3</w:instrText>
          </w:r>
          <w:r w:rsidRPr="002062FA">
            <w:rPr>
              <w:rFonts w:ascii="TH SarabunPSK" w:hAnsi="TH SarabunPSK" w:cs="TH SarabunPSK"/>
              <w:b w:val="0"/>
              <w:bCs w:val="0"/>
              <w:i w:val="0"/>
              <w:iCs w:val="0"/>
              <w:color w:val="000000" w:themeColor="text1"/>
              <w:sz w:val="32"/>
              <w:szCs w:val="32"/>
              <w:cs/>
            </w:rPr>
            <w:instrText xml:space="preserve">" </w:instrText>
          </w:r>
          <w:r w:rsidRPr="002062FA">
            <w:rPr>
              <w:rFonts w:ascii="TH SarabunPSK" w:hAnsi="TH SarabunPSK" w:cs="TH SarabunPSK"/>
              <w:b w:val="0"/>
              <w:bCs w:val="0"/>
              <w:i w:val="0"/>
              <w:iCs w:val="0"/>
              <w:color w:val="000000" w:themeColor="text1"/>
              <w:sz w:val="32"/>
              <w:szCs w:val="32"/>
            </w:rPr>
            <w:instrText xml:space="preserve">\h \z \u </w:instrText>
          </w:r>
          <w:r w:rsidRPr="002062FA">
            <w:rPr>
              <w:rFonts w:ascii="TH SarabunPSK" w:hAnsi="TH SarabunPSK" w:cs="TH SarabunPSK"/>
              <w:b w:val="0"/>
              <w:bCs w:val="0"/>
              <w:i w:val="0"/>
              <w:iCs w:val="0"/>
              <w:color w:val="000000" w:themeColor="text1"/>
              <w:sz w:val="32"/>
              <w:szCs w:val="32"/>
            </w:rPr>
            <w:fldChar w:fldCharType="separate"/>
          </w:r>
          <w:hyperlink w:anchor="_Toc515323153" w:history="1">
            <w:r w:rsidR="009923BB" w:rsidRPr="00FA07ED">
              <w:rPr>
                <w:rStyle w:val="af2"/>
                <w:rFonts w:ascii="TH SarabunPSK" w:hAnsi="TH SarabunPSK" w:cs="TH SarabunPSK"/>
                <w:b w:val="0"/>
                <w:bCs w:val="0"/>
                <w:i w:val="0"/>
                <w:iCs w:val="0"/>
                <w:noProof/>
                <w:sz w:val="32"/>
                <w:szCs w:val="32"/>
                <w:cs/>
              </w:rPr>
              <w:t>ประกาศคุณูปการ</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_Toc515323153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ก</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54" w:history="1">
            <w:r w:rsidR="009923BB" w:rsidRPr="00FA07ED">
              <w:rPr>
                <w:rStyle w:val="af2"/>
                <w:rFonts w:ascii="TH SarabunPSK" w:hAnsi="TH SarabunPSK" w:cs="TH SarabunPSK"/>
                <w:b w:val="0"/>
                <w:bCs w:val="0"/>
                <w:i w:val="0"/>
                <w:iCs w:val="0"/>
                <w:noProof/>
                <w:sz w:val="32"/>
                <w:szCs w:val="32"/>
                <w:cs/>
              </w:rPr>
              <w:t>บทคัดย่อ</w:t>
            </w:r>
            <w:r w:rsidR="00FA07ED">
              <w:rPr>
                <w:rStyle w:val="af2"/>
                <w:rFonts w:ascii="TH SarabunPSK" w:hAnsi="TH SarabunPSK" w:cs="TH SarabunPSK" w:hint="cs"/>
                <w:b w:val="0"/>
                <w:bCs w:val="0"/>
                <w:i w:val="0"/>
                <w:iCs w:val="0"/>
                <w:noProof/>
                <w:sz w:val="32"/>
                <w:szCs w:val="32"/>
                <w:cs/>
              </w:rPr>
              <w:t>ภาษาไทย</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_Toc515323154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ข</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55" w:history="1">
            <w:r w:rsidR="00FA07ED">
              <w:rPr>
                <w:rStyle w:val="af2"/>
                <w:rFonts w:ascii="TH SarabunPSK" w:hAnsi="TH SarabunPSK" w:cs="TH SarabunPSK" w:hint="cs"/>
                <w:b w:val="0"/>
                <w:bCs w:val="0"/>
                <w:i w:val="0"/>
                <w:iCs w:val="0"/>
                <w:noProof/>
                <w:sz w:val="32"/>
                <w:szCs w:val="32"/>
                <w:cs/>
              </w:rPr>
              <w:t>บทคัดย่อภาษาอังกฤษ</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_Toc515323155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ค</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56" w:history="1">
            <w:r w:rsidR="009923BB" w:rsidRPr="00FA07ED">
              <w:rPr>
                <w:rStyle w:val="af2"/>
                <w:rFonts w:ascii="TH SarabunPSK" w:hAnsi="TH SarabunPSK" w:cs="TH SarabunPSK"/>
                <w:b w:val="0"/>
                <w:bCs w:val="0"/>
                <w:i w:val="0"/>
                <w:iCs w:val="0"/>
                <w:noProof/>
                <w:sz w:val="32"/>
                <w:szCs w:val="32"/>
                <w:cs/>
              </w:rPr>
              <w:t>สารบัญ</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_Toc515323156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ง</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57" w:history="1">
            <w:r w:rsidR="009923BB" w:rsidRPr="00FA07ED">
              <w:rPr>
                <w:rStyle w:val="af2"/>
                <w:rFonts w:ascii="TH SarabunPSK" w:hAnsi="TH SarabunPSK" w:cs="TH SarabunPSK"/>
                <w:b w:val="0"/>
                <w:bCs w:val="0"/>
                <w:i w:val="0"/>
                <w:iCs w:val="0"/>
                <w:noProof/>
                <w:sz w:val="32"/>
                <w:szCs w:val="32"/>
                <w:cs/>
              </w:rPr>
              <w:t>สารบัญรูปภาพ</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_Toc515323157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ช</w:t>
            </w:r>
            <w:r w:rsidR="009923BB" w:rsidRPr="00FA07ED">
              <w:rPr>
                <w:rStyle w:val="af2"/>
                <w:rFonts w:ascii="TH SarabunPSK" w:hAnsi="TH SarabunPSK" w:cs="TH SarabunPSK"/>
                <w:b w:val="0"/>
                <w:bCs w:val="0"/>
                <w:i w:val="0"/>
                <w:iCs w:val="0"/>
                <w:noProof/>
                <w:sz w:val="32"/>
                <w:szCs w:val="32"/>
                <w:cs/>
              </w:rPr>
              <w:fldChar w:fldCharType="end"/>
            </w:r>
          </w:hyperlink>
        </w:p>
        <w:p w:rsidR="009923BB" w:rsidRDefault="005A39D9">
          <w:pPr>
            <w:pStyle w:val="13"/>
            <w:tabs>
              <w:tab w:val="right" w:leader="dot" w:pos="8296"/>
            </w:tabs>
            <w:rPr>
              <w:rStyle w:val="af2"/>
              <w:rFonts w:ascii="TH SarabunPSK" w:hAnsi="TH SarabunPSK" w:cs="TH SarabunPSK"/>
              <w:b w:val="0"/>
              <w:bCs w:val="0"/>
              <w:i w:val="0"/>
              <w:iCs w:val="0"/>
              <w:noProof/>
              <w:sz w:val="32"/>
              <w:szCs w:val="32"/>
            </w:rPr>
          </w:pPr>
          <w:hyperlink w:anchor="_Toc515323158" w:history="1">
            <w:r w:rsidR="009923BB" w:rsidRPr="00FA07ED">
              <w:rPr>
                <w:rStyle w:val="af2"/>
                <w:rFonts w:ascii="TH SarabunPSK" w:hAnsi="TH SarabunPSK" w:cs="TH SarabunPSK"/>
                <w:b w:val="0"/>
                <w:bCs w:val="0"/>
                <w:i w:val="0"/>
                <w:iCs w:val="0"/>
                <w:noProof/>
                <w:sz w:val="32"/>
                <w:szCs w:val="32"/>
                <w:cs/>
              </w:rPr>
              <w:t>สารบัญตาราง</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_Toc515323158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ฎ</w:t>
            </w:r>
            <w:r w:rsidR="009923BB" w:rsidRPr="00FA07ED">
              <w:rPr>
                <w:rStyle w:val="af2"/>
                <w:rFonts w:ascii="TH SarabunPSK" w:hAnsi="TH SarabunPSK" w:cs="TH SarabunPSK"/>
                <w:b w:val="0"/>
                <w:bCs w:val="0"/>
                <w:i w:val="0"/>
                <w:iCs w:val="0"/>
                <w:noProof/>
                <w:sz w:val="32"/>
                <w:szCs w:val="32"/>
                <w:cs/>
              </w:rPr>
              <w:fldChar w:fldCharType="end"/>
            </w:r>
          </w:hyperlink>
        </w:p>
        <w:p w:rsidR="00FA07ED" w:rsidRPr="00FA07ED" w:rsidRDefault="00FA07ED" w:rsidP="00FA07ED">
          <w:r>
            <w:rPr>
              <w:rFonts w:hint="cs"/>
              <w:cs/>
            </w:rPr>
            <w:t>บทที่</w:t>
          </w:r>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59" w:history="1">
            <w:r w:rsidR="009923BB" w:rsidRPr="00FA07ED">
              <w:rPr>
                <w:rStyle w:val="af2"/>
                <w:rFonts w:ascii="TH SarabunPSK" w:hAnsi="TH SarabunPSK" w:cs="TH SarabunPSK"/>
                <w:b w:val="0"/>
                <w:bCs w:val="0"/>
                <w:i w:val="0"/>
                <w:iCs w:val="0"/>
                <w:noProof/>
                <w:sz w:val="32"/>
                <w:szCs w:val="32"/>
                <w14:scene3d>
                  <w14:camera w14:prst="orthographicFront"/>
                  <w14:lightRig w14:rig="threePt" w14:dir="t">
                    <w14:rot w14:lat="0" w14:lon="0" w14:rev="0"/>
                  </w14:lightRig>
                </w14:scene3d>
              </w:rPr>
              <w:t>1</w:t>
            </w:r>
            <w:r w:rsidR="009923BB" w:rsidRPr="00FA07ED">
              <w:rPr>
                <w:rStyle w:val="af2"/>
                <w:rFonts w:ascii="TH SarabunPSK" w:hAnsi="TH SarabunPSK" w:cs="TH SarabunPSK"/>
                <w:b w:val="0"/>
                <w:bCs w:val="0"/>
                <w:i w:val="0"/>
                <w:iCs w:val="0"/>
                <w:noProof/>
                <w:sz w:val="32"/>
                <w:szCs w:val="32"/>
                <w:cs/>
                <w:lang w:val="th-TH"/>
              </w:rPr>
              <w:t xml:space="preserve"> </w:t>
            </w:r>
            <w:r w:rsidR="009923BB" w:rsidRPr="00FA07ED">
              <w:rPr>
                <w:rStyle w:val="af2"/>
                <w:rFonts w:ascii="TH SarabunPSK" w:hAnsi="TH SarabunPSK" w:cs="TH SarabunPSK"/>
                <w:b w:val="0"/>
                <w:bCs w:val="0"/>
                <w:i w:val="0"/>
                <w:iCs w:val="0"/>
                <w:noProof/>
                <w:sz w:val="32"/>
                <w:szCs w:val="32"/>
                <w:cs/>
              </w:rPr>
              <w:t xml:space="preserve"> บทนำ</w:t>
            </w:r>
          </w:hyperlink>
        </w:p>
        <w:p w:rsidR="009923BB" w:rsidRPr="00FA07ED" w:rsidRDefault="005A39D9">
          <w:pPr>
            <w:pStyle w:val="21"/>
            <w:rPr>
              <w:rFonts w:eastAsiaTheme="minorEastAsia"/>
            </w:rPr>
          </w:pPr>
          <w:hyperlink w:anchor="_Toc515323160" w:history="1">
            <w:r w:rsidR="009923BB" w:rsidRPr="00FA07ED">
              <w:rPr>
                <w:rStyle w:val="af2"/>
                <w14:scene3d>
                  <w14:camera w14:prst="orthographicFront"/>
                  <w14:lightRig w14:rig="threePt" w14:dir="t">
                    <w14:rot w14:lat="0" w14:lon="0" w14:rev="0"/>
                  </w14:lightRig>
                </w14:scene3d>
              </w:rPr>
              <w:t>1.1</w:t>
            </w:r>
            <w:r w:rsidR="009923BB" w:rsidRPr="00FA07ED">
              <w:rPr>
                <w:rFonts w:eastAsiaTheme="minorEastAsia"/>
              </w:rPr>
              <w:tab/>
            </w:r>
            <w:r w:rsidR="009923BB" w:rsidRPr="00FA07ED">
              <w:rPr>
                <w:rStyle w:val="af2"/>
                <w:cs/>
              </w:rPr>
              <w:t>ที่มาและความสำคัญของโครงงาน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_Toc515323160 \h </w:instrText>
            </w:r>
            <w:r w:rsidR="009923BB" w:rsidRPr="00FA07ED">
              <w:rPr>
                <w:rStyle w:val="af2"/>
                <w:cs/>
              </w:rPr>
            </w:r>
            <w:r w:rsidR="009923BB" w:rsidRPr="00FA07ED">
              <w:rPr>
                <w:rStyle w:val="af2"/>
                <w:cs/>
              </w:rPr>
              <w:fldChar w:fldCharType="separate"/>
            </w:r>
            <w:r w:rsidR="009923BB" w:rsidRPr="00FA07ED">
              <w:rPr>
                <w:webHidden/>
                <w:cs/>
              </w:rPr>
              <w:t>2</w:t>
            </w:r>
            <w:r w:rsidR="009923BB" w:rsidRPr="00FA07ED">
              <w:rPr>
                <w:rStyle w:val="af2"/>
                <w:cs/>
              </w:rPr>
              <w:fldChar w:fldCharType="end"/>
            </w:r>
          </w:hyperlink>
        </w:p>
        <w:p w:rsidR="009923BB" w:rsidRPr="00FA07ED" w:rsidRDefault="005A39D9">
          <w:pPr>
            <w:pStyle w:val="21"/>
            <w:rPr>
              <w:rFonts w:eastAsiaTheme="minorEastAsia"/>
            </w:rPr>
          </w:pPr>
          <w:hyperlink w:anchor="_Toc515323162" w:history="1">
            <w:r w:rsidR="009923BB" w:rsidRPr="00FA07ED">
              <w:rPr>
                <w:rStyle w:val="af2"/>
                <w14:scene3d>
                  <w14:camera w14:prst="orthographicFront"/>
                  <w14:lightRig w14:rig="threePt" w14:dir="t">
                    <w14:rot w14:lat="0" w14:lon="0" w14:rev="0"/>
                  </w14:lightRig>
                </w14:scene3d>
              </w:rPr>
              <w:t>1.2</w:t>
            </w:r>
            <w:r w:rsidR="009923BB" w:rsidRPr="00FA07ED">
              <w:rPr>
                <w:rFonts w:eastAsiaTheme="minorEastAsia"/>
              </w:rPr>
              <w:tab/>
            </w:r>
            <w:r w:rsidR="009923BB" w:rsidRPr="00FA07ED">
              <w:rPr>
                <w:rStyle w:val="af2"/>
                <w:cs/>
              </w:rPr>
              <w:t>วัตถุประสงค์ของโครงงาน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_Toc515323162 \h </w:instrText>
            </w:r>
            <w:r w:rsidR="009923BB" w:rsidRPr="00FA07ED">
              <w:rPr>
                <w:rStyle w:val="af2"/>
                <w:cs/>
              </w:rPr>
            </w:r>
            <w:r w:rsidR="009923BB" w:rsidRPr="00FA07ED">
              <w:rPr>
                <w:rStyle w:val="af2"/>
                <w:cs/>
              </w:rPr>
              <w:fldChar w:fldCharType="separate"/>
            </w:r>
            <w:r w:rsidR="009923BB" w:rsidRPr="00FA07ED">
              <w:rPr>
                <w:webHidden/>
                <w:cs/>
              </w:rPr>
              <w:t>2</w:t>
            </w:r>
            <w:r w:rsidR="009923BB" w:rsidRPr="00FA07ED">
              <w:rPr>
                <w:rStyle w:val="af2"/>
                <w:cs/>
              </w:rPr>
              <w:fldChar w:fldCharType="end"/>
            </w:r>
          </w:hyperlink>
        </w:p>
        <w:p w:rsidR="009923BB" w:rsidRPr="00FA07ED" w:rsidRDefault="005A39D9">
          <w:pPr>
            <w:pStyle w:val="21"/>
            <w:rPr>
              <w:rFonts w:eastAsiaTheme="minorEastAsia"/>
            </w:rPr>
          </w:pPr>
          <w:hyperlink w:anchor="_Toc515323163" w:history="1">
            <w:r w:rsidR="009923BB" w:rsidRPr="00FA07ED">
              <w:rPr>
                <w:rStyle w:val="af2"/>
                <w14:scene3d>
                  <w14:camera w14:prst="orthographicFront"/>
                  <w14:lightRig w14:rig="threePt" w14:dir="t">
                    <w14:rot w14:lat="0" w14:lon="0" w14:rev="0"/>
                  </w14:lightRig>
                </w14:scene3d>
              </w:rPr>
              <w:t>1.3</w:t>
            </w:r>
            <w:r w:rsidR="009923BB" w:rsidRPr="00FA07ED">
              <w:rPr>
                <w:rFonts w:eastAsiaTheme="minorEastAsia"/>
              </w:rPr>
              <w:tab/>
            </w:r>
            <w:r w:rsidR="009923BB" w:rsidRPr="00FA07ED">
              <w:rPr>
                <w:rStyle w:val="af2"/>
                <w:cs/>
              </w:rPr>
              <w:t>ขอบเขตและรายละเอียดการดำเนินโครงงาน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_Toc515323163 \h </w:instrText>
            </w:r>
            <w:r w:rsidR="009923BB" w:rsidRPr="00FA07ED">
              <w:rPr>
                <w:rStyle w:val="af2"/>
                <w:cs/>
              </w:rPr>
            </w:r>
            <w:r w:rsidR="009923BB" w:rsidRPr="00FA07ED">
              <w:rPr>
                <w:rStyle w:val="af2"/>
                <w:cs/>
              </w:rPr>
              <w:fldChar w:fldCharType="separate"/>
            </w:r>
            <w:r w:rsidR="009923BB" w:rsidRPr="00FA07ED">
              <w:rPr>
                <w:webHidden/>
                <w:cs/>
              </w:rPr>
              <w:t>3</w:t>
            </w:r>
            <w:r w:rsidR="009923BB" w:rsidRPr="00FA07ED">
              <w:rPr>
                <w:rStyle w:val="af2"/>
                <w:cs/>
              </w:rPr>
              <w:fldChar w:fldCharType="end"/>
            </w:r>
          </w:hyperlink>
        </w:p>
        <w:p w:rsidR="009923BB" w:rsidRPr="00FA07ED" w:rsidRDefault="005A39D9">
          <w:pPr>
            <w:pStyle w:val="21"/>
            <w:rPr>
              <w:rFonts w:eastAsiaTheme="minorEastAsia"/>
            </w:rPr>
          </w:pPr>
          <w:hyperlink w:anchor="_Toc515323170" w:history="1">
            <w:r w:rsidR="009923BB" w:rsidRPr="00FA07ED">
              <w:rPr>
                <w:rStyle w:val="af2"/>
                <w14:scene3d>
                  <w14:camera w14:prst="orthographicFront"/>
                  <w14:lightRig w14:rig="threePt" w14:dir="t">
                    <w14:rot w14:lat="0" w14:lon="0" w14:rev="0"/>
                  </w14:lightRig>
                </w14:scene3d>
              </w:rPr>
              <w:t>1.4</w:t>
            </w:r>
            <w:r w:rsidR="009923BB" w:rsidRPr="00FA07ED">
              <w:rPr>
                <w:rFonts w:eastAsiaTheme="minorEastAsia"/>
              </w:rPr>
              <w:tab/>
            </w:r>
            <w:r w:rsidR="009923BB" w:rsidRPr="00FA07ED">
              <w:rPr>
                <w:rStyle w:val="af2"/>
                <w:cs/>
              </w:rPr>
              <w:t>เครื่องมือและทรัพยากรในการดำเนินโครงงาน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_Toc515323170 \h </w:instrText>
            </w:r>
            <w:r w:rsidR="009923BB" w:rsidRPr="00FA07ED">
              <w:rPr>
                <w:rStyle w:val="af2"/>
                <w:cs/>
              </w:rPr>
            </w:r>
            <w:r w:rsidR="009923BB" w:rsidRPr="00FA07ED">
              <w:rPr>
                <w:rStyle w:val="af2"/>
                <w:cs/>
              </w:rPr>
              <w:fldChar w:fldCharType="separate"/>
            </w:r>
            <w:r w:rsidR="009923BB" w:rsidRPr="00FA07ED">
              <w:rPr>
                <w:webHidden/>
                <w:cs/>
              </w:rPr>
              <w:t>6</w:t>
            </w:r>
            <w:r w:rsidR="009923BB" w:rsidRPr="00FA07ED">
              <w:rPr>
                <w:rStyle w:val="af2"/>
                <w:cs/>
              </w:rPr>
              <w:fldChar w:fldCharType="end"/>
            </w:r>
          </w:hyperlink>
        </w:p>
        <w:p w:rsidR="009923BB" w:rsidRPr="00FA07ED" w:rsidRDefault="005A39D9">
          <w:pPr>
            <w:pStyle w:val="21"/>
            <w:rPr>
              <w:rFonts w:eastAsiaTheme="minorEastAsia"/>
            </w:rPr>
          </w:pPr>
          <w:hyperlink w:anchor="_Toc515323173" w:history="1">
            <w:r w:rsidR="009923BB" w:rsidRPr="00FA07ED">
              <w:rPr>
                <w:rStyle w:val="af2"/>
                <w14:scene3d>
                  <w14:camera w14:prst="orthographicFront"/>
                  <w14:lightRig w14:rig="threePt" w14:dir="t">
                    <w14:rot w14:lat="0" w14:lon="0" w14:rev="0"/>
                  </w14:lightRig>
                </w14:scene3d>
              </w:rPr>
              <w:t>1.5</w:t>
            </w:r>
            <w:r w:rsidR="009923BB" w:rsidRPr="00FA07ED">
              <w:rPr>
                <w:rFonts w:eastAsiaTheme="minorEastAsia"/>
              </w:rPr>
              <w:tab/>
            </w:r>
            <w:r w:rsidR="009923BB" w:rsidRPr="00FA07ED">
              <w:rPr>
                <w:rStyle w:val="af2"/>
                <w:cs/>
              </w:rPr>
              <w:t>ขั้นตอนในการดำเนินโครงงาน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_Toc515323173 \h </w:instrText>
            </w:r>
            <w:r w:rsidR="009923BB" w:rsidRPr="00FA07ED">
              <w:rPr>
                <w:rStyle w:val="af2"/>
                <w:cs/>
              </w:rPr>
            </w:r>
            <w:r w:rsidR="009923BB" w:rsidRPr="00FA07ED">
              <w:rPr>
                <w:rStyle w:val="af2"/>
                <w:cs/>
              </w:rPr>
              <w:fldChar w:fldCharType="separate"/>
            </w:r>
            <w:r w:rsidR="009923BB" w:rsidRPr="00FA07ED">
              <w:rPr>
                <w:webHidden/>
                <w:cs/>
              </w:rPr>
              <w:t>7</w:t>
            </w:r>
            <w:r w:rsidR="009923BB" w:rsidRPr="00FA07ED">
              <w:rPr>
                <w:rStyle w:val="af2"/>
                <w:cs/>
              </w:rPr>
              <w:fldChar w:fldCharType="end"/>
            </w:r>
          </w:hyperlink>
        </w:p>
        <w:p w:rsidR="009923BB" w:rsidRPr="00FA07ED" w:rsidRDefault="005A39D9">
          <w:pPr>
            <w:pStyle w:val="21"/>
            <w:rPr>
              <w:rFonts w:eastAsiaTheme="minorEastAsia"/>
            </w:rPr>
          </w:pPr>
          <w:hyperlink w:anchor="_Toc515323179" w:history="1">
            <w:r w:rsidR="009923BB" w:rsidRPr="00FA07ED">
              <w:rPr>
                <w:rStyle w:val="af2"/>
                <w14:scene3d>
                  <w14:camera w14:prst="orthographicFront"/>
                  <w14:lightRig w14:rig="threePt" w14:dir="t">
                    <w14:rot w14:lat="0" w14:lon="0" w14:rev="0"/>
                  </w14:lightRig>
                </w14:scene3d>
              </w:rPr>
              <w:t>1.6</w:t>
            </w:r>
            <w:r w:rsidR="009923BB" w:rsidRPr="00FA07ED">
              <w:rPr>
                <w:rFonts w:eastAsiaTheme="minorEastAsia"/>
              </w:rPr>
              <w:tab/>
            </w:r>
            <w:r w:rsidR="009923BB" w:rsidRPr="00FA07ED">
              <w:rPr>
                <w:rStyle w:val="af2"/>
                <w:cs/>
              </w:rPr>
              <w:t>แผนในการดำเนินโครงงาน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_Toc515323179 \h </w:instrText>
            </w:r>
            <w:r w:rsidR="009923BB" w:rsidRPr="00FA07ED">
              <w:rPr>
                <w:rStyle w:val="af2"/>
                <w:cs/>
              </w:rPr>
            </w:r>
            <w:r w:rsidR="009923BB" w:rsidRPr="00FA07ED">
              <w:rPr>
                <w:rStyle w:val="af2"/>
                <w:cs/>
              </w:rPr>
              <w:fldChar w:fldCharType="separate"/>
            </w:r>
            <w:r w:rsidR="009923BB" w:rsidRPr="00FA07ED">
              <w:rPr>
                <w:webHidden/>
                <w:cs/>
              </w:rPr>
              <w:t>8</w:t>
            </w:r>
            <w:r w:rsidR="009923BB" w:rsidRPr="00FA07ED">
              <w:rPr>
                <w:rStyle w:val="af2"/>
                <w:cs/>
              </w:rPr>
              <w:fldChar w:fldCharType="end"/>
            </w:r>
          </w:hyperlink>
        </w:p>
        <w:p w:rsidR="009923BB" w:rsidRPr="00FA07ED" w:rsidRDefault="005A39D9">
          <w:pPr>
            <w:pStyle w:val="21"/>
            <w:rPr>
              <w:rFonts w:eastAsiaTheme="minorEastAsia"/>
            </w:rPr>
          </w:pPr>
          <w:hyperlink w:anchor="_Toc515323180" w:history="1">
            <w:r w:rsidR="009923BB" w:rsidRPr="00FA07ED">
              <w:rPr>
                <w:rStyle w:val="af2"/>
                <w14:scene3d>
                  <w14:camera w14:prst="orthographicFront"/>
                  <w14:lightRig w14:rig="threePt" w14:dir="t">
                    <w14:rot w14:lat="0" w14:lon="0" w14:rev="0"/>
                  </w14:lightRig>
                </w14:scene3d>
              </w:rPr>
              <w:t>1.7</w:t>
            </w:r>
            <w:r w:rsidR="009923BB" w:rsidRPr="00FA07ED">
              <w:rPr>
                <w:rFonts w:eastAsiaTheme="minorEastAsia"/>
              </w:rPr>
              <w:tab/>
            </w:r>
            <w:r w:rsidR="009923BB" w:rsidRPr="00FA07ED">
              <w:rPr>
                <w:rStyle w:val="af2"/>
                <w:cs/>
              </w:rPr>
              <w:t>ดัชนีชี้วัดความสำเร็จของการดำเนินโครงงาน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_Toc515323180 \h </w:instrText>
            </w:r>
            <w:r w:rsidR="009923BB" w:rsidRPr="00FA07ED">
              <w:rPr>
                <w:rStyle w:val="af2"/>
                <w:cs/>
              </w:rPr>
            </w:r>
            <w:r w:rsidR="009923BB" w:rsidRPr="00FA07ED">
              <w:rPr>
                <w:rStyle w:val="af2"/>
                <w:cs/>
              </w:rPr>
              <w:fldChar w:fldCharType="separate"/>
            </w:r>
            <w:r w:rsidR="009923BB" w:rsidRPr="00FA07ED">
              <w:rPr>
                <w:webHidden/>
                <w:cs/>
              </w:rPr>
              <w:t>10</w:t>
            </w:r>
            <w:r w:rsidR="009923BB" w:rsidRPr="00FA07ED">
              <w:rPr>
                <w:rStyle w:val="af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83" w:history="1">
            <w:r w:rsidR="009923BB" w:rsidRPr="00FA07ED">
              <w:rPr>
                <w:rStyle w:val="af2"/>
                <w:rFonts w:ascii="TH SarabunPSK" w:hAnsi="TH SarabunPSK" w:cs="TH SarabunPSK"/>
                <w:b w:val="0"/>
                <w:bCs w:val="0"/>
                <w:i w:val="0"/>
                <w:iCs w:val="0"/>
                <w:noProof/>
                <w:sz w:val="32"/>
                <w:szCs w:val="32"/>
                <w14:scene3d>
                  <w14:camera w14:prst="orthographicFront"/>
                  <w14:lightRig w14:rig="threePt" w14:dir="t">
                    <w14:rot w14:lat="0" w14:lon="0" w14:rev="0"/>
                  </w14:lightRig>
                </w14:scene3d>
              </w:rPr>
              <w:t>2</w:t>
            </w:r>
            <w:r w:rsidR="009923BB" w:rsidRPr="00FA07ED">
              <w:rPr>
                <w:rStyle w:val="af2"/>
                <w:rFonts w:ascii="TH SarabunPSK" w:hAnsi="TH SarabunPSK" w:cs="TH SarabunPSK"/>
                <w:b w:val="0"/>
                <w:bCs w:val="0"/>
                <w:i w:val="0"/>
                <w:iCs w:val="0"/>
                <w:noProof/>
                <w:sz w:val="32"/>
                <w:szCs w:val="32"/>
                <w:cs/>
                <w:lang w:val="th-TH"/>
              </w:rPr>
              <w:t xml:space="preserve"> </w:t>
            </w:r>
            <w:r w:rsidR="009923BB" w:rsidRPr="00FA07ED">
              <w:rPr>
                <w:rStyle w:val="af2"/>
                <w:rFonts w:ascii="TH SarabunPSK" w:hAnsi="TH SarabunPSK" w:cs="TH SarabunPSK"/>
                <w:b w:val="0"/>
                <w:bCs w:val="0"/>
                <w:i w:val="0"/>
                <w:iCs w:val="0"/>
                <w:noProof/>
                <w:sz w:val="32"/>
                <w:szCs w:val="32"/>
                <w:cs/>
              </w:rPr>
              <w:t xml:space="preserve"> ทฤษฎีและงานวิจัยที่เกี่ยวข้อง</w:t>
            </w:r>
          </w:hyperlink>
        </w:p>
        <w:p w:rsidR="009923BB" w:rsidRPr="00FA07ED" w:rsidRDefault="005A39D9">
          <w:pPr>
            <w:pStyle w:val="21"/>
            <w:rPr>
              <w:rFonts w:eastAsiaTheme="minorEastAsia"/>
            </w:rPr>
          </w:pPr>
          <w:hyperlink w:anchor="_Toc515323184" w:history="1">
            <w:r w:rsidR="009923BB" w:rsidRPr="00FA07ED">
              <w:rPr>
                <w:rStyle w:val="af2"/>
                <w14:scene3d>
                  <w14:camera w14:prst="orthographicFront"/>
                  <w14:lightRig w14:rig="threePt" w14:dir="t">
                    <w14:rot w14:lat="0" w14:lon="0" w14:rev="0"/>
                  </w14:lightRig>
                </w14:scene3d>
              </w:rPr>
              <w:t>2.1</w:t>
            </w:r>
            <w:r w:rsidR="009923BB" w:rsidRPr="00FA07ED">
              <w:rPr>
                <w:rFonts w:eastAsiaTheme="minorEastAsia"/>
              </w:rPr>
              <w:tab/>
            </w:r>
            <w:r w:rsidR="009923BB" w:rsidRPr="00FA07ED">
              <w:rPr>
                <w:rStyle w:val="af2"/>
                <w:cs/>
              </w:rPr>
              <w:t>นิยามศัพท์เฉพาะ</w:t>
            </w:r>
            <w:r w:rsidR="009923BB" w:rsidRPr="00FA07ED">
              <w:rPr>
                <w:webHidden/>
              </w:rPr>
              <w:tab/>
            </w:r>
            <w:r w:rsidR="009923BB" w:rsidRPr="00FA07ED">
              <w:rPr>
                <w:rStyle w:val="af2"/>
                <w:cs/>
              </w:rPr>
              <w:fldChar w:fldCharType="begin"/>
            </w:r>
            <w:r w:rsidR="009923BB" w:rsidRPr="00FA07ED">
              <w:rPr>
                <w:webHidden/>
              </w:rPr>
              <w:instrText xml:space="preserve"> PAGEREF _Toc515323184 \h </w:instrText>
            </w:r>
            <w:r w:rsidR="009923BB" w:rsidRPr="00FA07ED">
              <w:rPr>
                <w:rStyle w:val="af2"/>
                <w:cs/>
              </w:rPr>
            </w:r>
            <w:r w:rsidR="009923BB" w:rsidRPr="00FA07ED">
              <w:rPr>
                <w:rStyle w:val="af2"/>
                <w:cs/>
              </w:rPr>
              <w:fldChar w:fldCharType="separate"/>
            </w:r>
            <w:r w:rsidR="009923BB" w:rsidRPr="00FA07ED">
              <w:rPr>
                <w:webHidden/>
                <w:cs/>
              </w:rPr>
              <w:t>12</w:t>
            </w:r>
            <w:r w:rsidR="009923BB" w:rsidRPr="00FA07ED">
              <w:rPr>
                <w:rStyle w:val="af2"/>
                <w:cs/>
              </w:rPr>
              <w:fldChar w:fldCharType="end"/>
            </w:r>
          </w:hyperlink>
        </w:p>
        <w:p w:rsidR="009923BB" w:rsidRPr="00FA07ED" w:rsidRDefault="005A39D9">
          <w:pPr>
            <w:pStyle w:val="21"/>
            <w:rPr>
              <w:rFonts w:eastAsiaTheme="minorEastAsia"/>
            </w:rPr>
          </w:pPr>
          <w:hyperlink w:anchor="_Toc515323185" w:history="1">
            <w:r w:rsidR="009923BB" w:rsidRPr="00FA07ED">
              <w:rPr>
                <w:rStyle w:val="af2"/>
                <w14:scene3d>
                  <w14:camera w14:prst="orthographicFront"/>
                  <w14:lightRig w14:rig="threePt" w14:dir="t">
                    <w14:rot w14:lat="0" w14:lon="0" w14:rev="0"/>
                  </w14:lightRig>
                </w14:scene3d>
              </w:rPr>
              <w:t>2.2</w:t>
            </w:r>
            <w:r w:rsidR="009923BB" w:rsidRPr="00FA07ED">
              <w:rPr>
                <w:rFonts w:eastAsiaTheme="minorEastAsia"/>
              </w:rPr>
              <w:tab/>
            </w:r>
            <w:r w:rsidR="009923BB" w:rsidRPr="00FA07ED">
              <w:rPr>
                <w:rStyle w:val="af2"/>
                <w:cs/>
              </w:rPr>
              <w:t>งานวิจัยหรือบทความที่เกี่ยวข้อง</w:t>
            </w:r>
            <w:r w:rsidR="009923BB" w:rsidRPr="00FA07ED">
              <w:rPr>
                <w:webHidden/>
              </w:rPr>
              <w:tab/>
            </w:r>
            <w:r w:rsidR="009923BB" w:rsidRPr="00FA07ED">
              <w:rPr>
                <w:rStyle w:val="af2"/>
                <w:cs/>
              </w:rPr>
              <w:fldChar w:fldCharType="begin"/>
            </w:r>
            <w:r w:rsidR="009923BB" w:rsidRPr="00FA07ED">
              <w:rPr>
                <w:webHidden/>
              </w:rPr>
              <w:instrText xml:space="preserve"> PAGEREF _Toc515323185 \h </w:instrText>
            </w:r>
            <w:r w:rsidR="009923BB" w:rsidRPr="00FA07ED">
              <w:rPr>
                <w:rStyle w:val="af2"/>
                <w:cs/>
              </w:rPr>
            </w:r>
            <w:r w:rsidR="009923BB" w:rsidRPr="00FA07ED">
              <w:rPr>
                <w:rStyle w:val="af2"/>
                <w:cs/>
              </w:rPr>
              <w:fldChar w:fldCharType="separate"/>
            </w:r>
            <w:r w:rsidR="009923BB" w:rsidRPr="00FA07ED">
              <w:rPr>
                <w:webHidden/>
                <w:cs/>
              </w:rPr>
              <w:t>13</w:t>
            </w:r>
            <w:r w:rsidR="009923BB" w:rsidRPr="00FA07ED">
              <w:rPr>
                <w:rStyle w:val="af2"/>
                <w:cs/>
              </w:rPr>
              <w:fldChar w:fldCharType="end"/>
            </w:r>
          </w:hyperlink>
        </w:p>
        <w:p w:rsidR="009923BB" w:rsidRPr="00FA07ED" w:rsidRDefault="005A39D9">
          <w:pPr>
            <w:pStyle w:val="21"/>
            <w:rPr>
              <w:rFonts w:eastAsiaTheme="minorEastAsia"/>
            </w:rPr>
          </w:pPr>
          <w:hyperlink w:anchor="_Toc515323191" w:history="1">
            <w:r w:rsidR="009923BB" w:rsidRPr="00FA07ED">
              <w:rPr>
                <w:rStyle w:val="af2"/>
                <w14:scene3d>
                  <w14:camera w14:prst="orthographicFront"/>
                  <w14:lightRig w14:rig="threePt" w14:dir="t">
                    <w14:rot w14:lat="0" w14:lon="0" w14:rev="0"/>
                  </w14:lightRig>
                </w14:scene3d>
              </w:rPr>
              <w:t>2.3</w:t>
            </w:r>
            <w:r w:rsidR="009923BB" w:rsidRPr="00FA07ED">
              <w:rPr>
                <w:rFonts w:eastAsiaTheme="minorEastAsia"/>
              </w:rPr>
              <w:tab/>
            </w:r>
            <w:r w:rsidR="009923BB" w:rsidRPr="00FA07ED">
              <w:rPr>
                <w:rStyle w:val="af2"/>
                <w:cs/>
              </w:rPr>
              <w:t>ระบบสารสนเทศที่เกี่ยวข้อง</w:t>
            </w:r>
            <w:r w:rsidR="009923BB" w:rsidRPr="00FA07ED">
              <w:rPr>
                <w:webHidden/>
              </w:rPr>
              <w:tab/>
            </w:r>
            <w:r w:rsidR="009923BB" w:rsidRPr="00FA07ED">
              <w:rPr>
                <w:rStyle w:val="af2"/>
                <w:cs/>
              </w:rPr>
              <w:fldChar w:fldCharType="begin"/>
            </w:r>
            <w:r w:rsidR="009923BB" w:rsidRPr="00FA07ED">
              <w:rPr>
                <w:webHidden/>
              </w:rPr>
              <w:instrText xml:space="preserve"> PAGEREF _Toc515323191 \h </w:instrText>
            </w:r>
            <w:r w:rsidR="009923BB" w:rsidRPr="00FA07ED">
              <w:rPr>
                <w:rStyle w:val="af2"/>
                <w:cs/>
              </w:rPr>
            </w:r>
            <w:r w:rsidR="009923BB" w:rsidRPr="00FA07ED">
              <w:rPr>
                <w:rStyle w:val="af2"/>
                <w:cs/>
              </w:rPr>
              <w:fldChar w:fldCharType="separate"/>
            </w:r>
            <w:r w:rsidR="009923BB" w:rsidRPr="00FA07ED">
              <w:rPr>
                <w:webHidden/>
                <w:cs/>
              </w:rPr>
              <w:t>18</w:t>
            </w:r>
            <w:r w:rsidR="009923BB" w:rsidRPr="00FA07ED">
              <w:rPr>
                <w:rStyle w:val="af2"/>
                <w:cs/>
              </w:rPr>
              <w:fldChar w:fldCharType="end"/>
            </w:r>
          </w:hyperlink>
        </w:p>
        <w:p w:rsidR="009923BB" w:rsidRDefault="005A39D9" w:rsidP="00FA07ED">
          <w:pPr>
            <w:pStyle w:val="21"/>
            <w:rPr>
              <w:rFonts w:eastAsiaTheme="minorEastAsia"/>
            </w:rPr>
          </w:pPr>
          <w:hyperlink w:anchor="_Toc515323195" w:history="1">
            <w:r w:rsidR="009923BB" w:rsidRPr="00FA07ED">
              <w:rPr>
                <w:rStyle w:val="af2"/>
                <w14:scene3d>
                  <w14:camera w14:prst="orthographicFront"/>
                  <w14:lightRig w14:rig="threePt" w14:dir="t">
                    <w14:rot w14:lat="0" w14:lon="0" w14:rev="0"/>
                  </w14:lightRig>
                </w14:scene3d>
              </w:rPr>
              <w:t>2.4</w:t>
            </w:r>
            <w:r w:rsidR="009923BB" w:rsidRPr="00FA07ED">
              <w:rPr>
                <w:rFonts w:eastAsiaTheme="minorEastAsia"/>
              </w:rPr>
              <w:tab/>
            </w:r>
            <w:r w:rsidR="009923BB" w:rsidRPr="00FA07ED">
              <w:rPr>
                <w:rStyle w:val="af2"/>
                <w:shd w:val="clear" w:color="auto" w:fill="FFFFFF"/>
                <w:cs/>
              </w:rPr>
              <w:t>แบบฟอร์มที่เกี่ยวข้อง</w:t>
            </w:r>
            <w:r w:rsidR="009923BB" w:rsidRPr="00FA07ED">
              <w:rPr>
                <w:webHidden/>
              </w:rPr>
              <w:tab/>
            </w:r>
            <w:r w:rsidR="009923BB" w:rsidRPr="00FA07ED">
              <w:rPr>
                <w:rStyle w:val="af2"/>
                <w:cs/>
              </w:rPr>
              <w:fldChar w:fldCharType="begin"/>
            </w:r>
            <w:r w:rsidR="009923BB" w:rsidRPr="00FA07ED">
              <w:rPr>
                <w:webHidden/>
              </w:rPr>
              <w:instrText xml:space="preserve"> PAGEREF _Toc515323195 \h </w:instrText>
            </w:r>
            <w:r w:rsidR="009923BB" w:rsidRPr="00FA07ED">
              <w:rPr>
                <w:rStyle w:val="af2"/>
                <w:cs/>
              </w:rPr>
            </w:r>
            <w:r w:rsidR="009923BB" w:rsidRPr="00FA07ED">
              <w:rPr>
                <w:rStyle w:val="af2"/>
                <w:cs/>
              </w:rPr>
              <w:fldChar w:fldCharType="separate"/>
            </w:r>
            <w:r w:rsidR="009923BB" w:rsidRPr="00FA07ED">
              <w:rPr>
                <w:webHidden/>
                <w:cs/>
              </w:rPr>
              <w:t>19</w:t>
            </w:r>
            <w:r w:rsidR="009923BB" w:rsidRPr="00FA07ED">
              <w:rPr>
                <w:rStyle w:val="af2"/>
                <w:cs/>
              </w:rPr>
              <w:fldChar w:fldCharType="end"/>
            </w:r>
          </w:hyperlink>
        </w:p>
        <w:p w:rsidR="00FA07ED" w:rsidRDefault="00FA07ED" w:rsidP="00FA07ED"/>
        <w:p w:rsidR="00FA07ED" w:rsidRDefault="00FA07ED" w:rsidP="00FA07ED">
          <w:pPr>
            <w:jc w:val="center"/>
            <w:rPr>
              <w:b/>
              <w:bCs/>
              <w:sz w:val="40"/>
              <w:szCs w:val="40"/>
            </w:rPr>
          </w:pPr>
          <w:r w:rsidRPr="00FA07ED">
            <w:rPr>
              <w:rFonts w:hint="cs"/>
              <w:b/>
              <w:bCs/>
              <w:sz w:val="40"/>
              <w:szCs w:val="40"/>
              <w:cs/>
            </w:rPr>
            <w:t>สารบัญ (2)</w:t>
          </w:r>
        </w:p>
        <w:p w:rsidR="00FA07ED" w:rsidRPr="00FA07ED" w:rsidRDefault="00FA07ED" w:rsidP="00FA07ED">
          <w:pPr>
            <w:jc w:val="center"/>
            <w:rPr>
              <w:b/>
              <w:bCs/>
              <w:sz w:val="40"/>
              <w:szCs w:val="40"/>
            </w:rPr>
          </w:pPr>
        </w:p>
        <w:p w:rsidR="00FA07ED" w:rsidRPr="00FA07ED" w:rsidRDefault="00FA07ED" w:rsidP="00FA07ED">
          <w:pPr>
            <w:rPr>
              <w:cs/>
            </w:rPr>
          </w:pPr>
          <w:r>
            <w:rPr>
              <w:rFonts w:hint="cs"/>
              <w:cs/>
            </w:rPr>
            <w:t xml:space="preserve">บทที่ </w:t>
          </w:r>
          <w:r>
            <w:rPr>
              <w:cs/>
            </w:rPr>
            <w:tab/>
          </w:r>
          <w:r>
            <w:rPr>
              <w:cs/>
            </w:rPr>
            <w:tab/>
          </w:r>
          <w:r>
            <w:rPr>
              <w:cs/>
            </w:rPr>
            <w:tab/>
          </w:r>
          <w:r>
            <w:rPr>
              <w:cs/>
            </w:rPr>
            <w:tab/>
          </w:r>
          <w:r>
            <w:rPr>
              <w:cs/>
            </w:rPr>
            <w:tab/>
          </w:r>
          <w:r>
            <w:rPr>
              <w:cs/>
            </w:rPr>
            <w:tab/>
          </w:r>
          <w:r>
            <w:rPr>
              <w:cs/>
            </w:rPr>
            <w:tab/>
          </w:r>
          <w:r>
            <w:rPr>
              <w:cs/>
            </w:rPr>
            <w:tab/>
          </w:r>
          <w:r>
            <w:rPr>
              <w:cs/>
            </w:rPr>
            <w:tab/>
          </w:r>
          <w:r>
            <w:rPr>
              <w:cs/>
            </w:rPr>
            <w:tab/>
          </w:r>
          <w:r>
            <w:rPr>
              <w:cs/>
            </w:rPr>
            <w:tab/>
          </w:r>
          <w:r>
            <w:rPr>
              <w:rFonts w:hint="cs"/>
              <w:cs/>
            </w:rPr>
            <w:t>หน้า</w:t>
          </w:r>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197" w:history="1">
            <w:r w:rsidR="009923BB" w:rsidRPr="00FA07ED">
              <w:rPr>
                <w:rStyle w:val="af2"/>
                <w:rFonts w:ascii="TH SarabunPSK" w:hAnsi="TH SarabunPSK" w:cs="TH SarabunPSK"/>
                <w:b w:val="0"/>
                <w:bCs w:val="0"/>
                <w:i w:val="0"/>
                <w:iCs w:val="0"/>
                <w:noProof/>
                <w:sz w:val="32"/>
                <w:szCs w:val="32"/>
                <w14:scene3d>
                  <w14:camera w14:prst="orthographicFront"/>
                  <w14:lightRig w14:rig="threePt" w14:dir="t">
                    <w14:rot w14:lat="0" w14:lon="0" w14:rev="0"/>
                  </w14:lightRig>
                </w14:scene3d>
              </w:rPr>
              <w:t>3</w:t>
            </w:r>
            <w:r w:rsidR="009923BB" w:rsidRPr="00FA07ED">
              <w:rPr>
                <w:rStyle w:val="af2"/>
                <w:rFonts w:ascii="TH SarabunPSK" w:hAnsi="TH SarabunPSK" w:cs="TH SarabunPSK"/>
                <w:b w:val="0"/>
                <w:bCs w:val="0"/>
                <w:i w:val="0"/>
                <w:iCs w:val="0"/>
                <w:noProof/>
                <w:sz w:val="32"/>
                <w:szCs w:val="32"/>
              </w:rPr>
              <w:t xml:space="preserve"> </w:t>
            </w:r>
            <w:r w:rsidR="009923BB" w:rsidRPr="00FA07ED">
              <w:rPr>
                <w:rStyle w:val="af2"/>
                <w:rFonts w:ascii="TH SarabunPSK" w:hAnsi="TH SarabunPSK" w:cs="TH SarabunPSK"/>
                <w:b w:val="0"/>
                <w:bCs w:val="0"/>
                <w:i w:val="0"/>
                <w:iCs w:val="0"/>
                <w:noProof/>
                <w:sz w:val="32"/>
                <w:szCs w:val="32"/>
                <w:cs/>
              </w:rPr>
              <w:t xml:space="preserve"> </w:t>
            </w:r>
            <w:r w:rsidR="00FA07ED">
              <w:rPr>
                <w:rStyle w:val="af2"/>
                <w:rFonts w:ascii="TH SarabunPSK" w:hAnsi="TH SarabunPSK" w:cs="TH SarabunPSK" w:hint="cs"/>
                <w:b w:val="0"/>
                <w:bCs w:val="0"/>
                <w:i w:val="0"/>
                <w:iCs w:val="0"/>
                <w:noProof/>
                <w:sz w:val="32"/>
                <w:szCs w:val="32"/>
                <w:cs/>
              </w:rPr>
              <w:t xml:space="preserve"> </w:t>
            </w:r>
            <w:r w:rsidR="009923BB" w:rsidRPr="00FA07ED">
              <w:rPr>
                <w:rStyle w:val="af2"/>
                <w:rFonts w:ascii="TH SarabunPSK" w:hAnsi="TH SarabunPSK" w:cs="TH SarabunPSK"/>
                <w:b w:val="0"/>
                <w:bCs w:val="0"/>
                <w:i w:val="0"/>
                <w:iCs w:val="0"/>
                <w:noProof/>
                <w:sz w:val="32"/>
                <w:szCs w:val="32"/>
                <w:cs/>
              </w:rPr>
              <w:t>รายละเอียดในการดำเนินโครงงาน</w:t>
            </w:r>
          </w:hyperlink>
        </w:p>
        <w:p w:rsidR="009923BB" w:rsidRPr="00FA07ED" w:rsidRDefault="005A39D9">
          <w:pPr>
            <w:pStyle w:val="21"/>
            <w:rPr>
              <w:rFonts w:eastAsiaTheme="minorEastAsia"/>
            </w:rPr>
          </w:pPr>
          <w:hyperlink w:anchor="_Toc515323198" w:history="1">
            <w:r w:rsidR="009923BB" w:rsidRPr="00FA07ED">
              <w:rPr>
                <w:rStyle w:val="af2"/>
                <w14:scene3d>
                  <w14:camera w14:prst="orthographicFront"/>
                  <w14:lightRig w14:rig="threePt" w14:dir="t">
                    <w14:rot w14:lat="0" w14:lon="0" w14:rev="0"/>
                  </w14:lightRig>
                </w14:scene3d>
              </w:rPr>
              <w:t>3.1</w:t>
            </w:r>
            <w:r w:rsidR="009923BB" w:rsidRPr="00FA07ED">
              <w:rPr>
                <w:rFonts w:eastAsiaTheme="minorEastAsia"/>
              </w:rPr>
              <w:tab/>
            </w:r>
            <w:r w:rsidR="009923BB" w:rsidRPr="00FA07ED">
              <w:rPr>
                <w:rStyle w:val="af2"/>
                <w:cs/>
              </w:rPr>
              <w:t>แผนภาพยูสเคส (</w:t>
            </w:r>
            <w:r w:rsidR="009923BB" w:rsidRPr="00FA07ED">
              <w:rPr>
                <w:rStyle w:val="af2"/>
              </w:rPr>
              <w:t>Use Case Diagram</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_Toc515323198 \h </w:instrText>
            </w:r>
            <w:r w:rsidR="009923BB" w:rsidRPr="00FA07ED">
              <w:rPr>
                <w:rStyle w:val="af2"/>
                <w:cs/>
              </w:rPr>
            </w:r>
            <w:r w:rsidR="009923BB" w:rsidRPr="00FA07ED">
              <w:rPr>
                <w:rStyle w:val="af2"/>
                <w:cs/>
              </w:rPr>
              <w:fldChar w:fldCharType="separate"/>
            </w:r>
            <w:r w:rsidR="009923BB" w:rsidRPr="00FA07ED">
              <w:rPr>
                <w:webHidden/>
                <w:cs/>
              </w:rPr>
              <w:t>24</w:t>
            </w:r>
            <w:r w:rsidR="009923BB" w:rsidRPr="00FA07ED">
              <w:rPr>
                <w:rStyle w:val="af2"/>
                <w:cs/>
              </w:rPr>
              <w:fldChar w:fldCharType="end"/>
            </w:r>
          </w:hyperlink>
        </w:p>
        <w:p w:rsidR="009923BB" w:rsidRPr="00FA07ED" w:rsidRDefault="005A39D9">
          <w:pPr>
            <w:pStyle w:val="21"/>
            <w:rPr>
              <w:rFonts w:eastAsiaTheme="minorEastAsia"/>
            </w:rPr>
          </w:pPr>
          <w:hyperlink w:anchor="_Toc515323199" w:history="1">
            <w:r w:rsidR="009923BB" w:rsidRPr="00FA07ED">
              <w:rPr>
                <w:rStyle w:val="af2"/>
                <w14:scene3d>
                  <w14:camera w14:prst="orthographicFront"/>
                  <w14:lightRig w14:rig="threePt" w14:dir="t">
                    <w14:rot w14:lat="0" w14:lon="0" w14:rev="0"/>
                  </w14:lightRig>
                </w14:scene3d>
              </w:rPr>
              <w:t>3.2</w:t>
            </w:r>
            <w:r w:rsidR="009923BB" w:rsidRPr="00FA07ED">
              <w:rPr>
                <w:rFonts w:eastAsiaTheme="minorEastAsia"/>
              </w:rPr>
              <w:tab/>
            </w:r>
            <w:r w:rsidR="009923BB" w:rsidRPr="00FA07ED">
              <w:rPr>
                <w:rStyle w:val="af2"/>
                <w:cs/>
              </w:rPr>
              <w:t>คำอธิบายแผนภาพยูสเคส (</w:t>
            </w:r>
            <w:r w:rsidR="009923BB" w:rsidRPr="00FA07ED">
              <w:rPr>
                <w:rStyle w:val="af2"/>
              </w:rPr>
              <w:t>Use Case Description</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_Toc515323199 \h </w:instrText>
            </w:r>
            <w:r w:rsidR="009923BB" w:rsidRPr="00FA07ED">
              <w:rPr>
                <w:rStyle w:val="af2"/>
                <w:cs/>
              </w:rPr>
            </w:r>
            <w:r w:rsidR="009923BB" w:rsidRPr="00FA07ED">
              <w:rPr>
                <w:rStyle w:val="af2"/>
                <w:cs/>
              </w:rPr>
              <w:fldChar w:fldCharType="separate"/>
            </w:r>
            <w:r w:rsidR="009923BB" w:rsidRPr="00FA07ED">
              <w:rPr>
                <w:webHidden/>
                <w:cs/>
              </w:rPr>
              <w:t>25</w:t>
            </w:r>
            <w:r w:rsidR="009923BB" w:rsidRPr="00FA07ED">
              <w:rPr>
                <w:rStyle w:val="af2"/>
                <w:cs/>
              </w:rPr>
              <w:fldChar w:fldCharType="end"/>
            </w:r>
          </w:hyperlink>
        </w:p>
        <w:p w:rsidR="009923BB" w:rsidRPr="00FA07ED" w:rsidRDefault="005A39D9">
          <w:pPr>
            <w:pStyle w:val="21"/>
            <w:rPr>
              <w:rFonts w:eastAsiaTheme="minorEastAsia"/>
            </w:rPr>
          </w:pPr>
          <w:hyperlink w:anchor="_Toc515323200" w:history="1">
            <w:r w:rsidR="009923BB" w:rsidRPr="00FA07ED">
              <w:rPr>
                <w:rStyle w:val="af2"/>
                <w14:scene3d>
                  <w14:camera w14:prst="orthographicFront"/>
                  <w14:lightRig w14:rig="threePt" w14:dir="t">
                    <w14:rot w14:lat="0" w14:lon="0" w14:rev="0"/>
                  </w14:lightRig>
                </w14:scene3d>
              </w:rPr>
              <w:t>3.3</w:t>
            </w:r>
            <w:r w:rsidR="009923BB" w:rsidRPr="00FA07ED">
              <w:rPr>
                <w:rFonts w:eastAsiaTheme="minorEastAsia"/>
              </w:rPr>
              <w:tab/>
            </w:r>
            <w:r w:rsidR="009923BB" w:rsidRPr="00FA07ED">
              <w:rPr>
                <w:rStyle w:val="af2"/>
                <w:cs/>
              </w:rPr>
              <w:t>แผนภาพกิจกรรม (</w:t>
            </w:r>
            <w:r w:rsidR="009923BB" w:rsidRPr="00FA07ED">
              <w:rPr>
                <w:rStyle w:val="af2"/>
              </w:rPr>
              <w:t>Activity Diagram</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_Toc515323200 \h </w:instrText>
            </w:r>
            <w:r w:rsidR="009923BB" w:rsidRPr="00FA07ED">
              <w:rPr>
                <w:rStyle w:val="af2"/>
                <w:cs/>
              </w:rPr>
            </w:r>
            <w:r w:rsidR="009923BB" w:rsidRPr="00FA07ED">
              <w:rPr>
                <w:rStyle w:val="af2"/>
                <w:cs/>
              </w:rPr>
              <w:fldChar w:fldCharType="separate"/>
            </w:r>
            <w:r w:rsidR="009923BB" w:rsidRPr="00FA07ED">
              <w:rPr>
                <w:webHidden/>
                <w:cs/>
              </w:rPr>
              <w:t>51</w:t>
            </w:r>
            <w:r w:rsidR="009923BB" w:rsidRPr="00FA07ED">
              <w:rPr>
                <w:rStyle w:val="af2"/>
                <w:cs/>
              </w:rPr>
              <w:fldChar w:fldCharType="end"/>
            </w:r>
          </w:hyperlink>
        </w:p>
        <w:p w:rsidR="009923BB" w:rsidRPr="00FA07ED" w:rsidRDefault="005A39D9">
          <w:pPr>
            <w:pStyle w:val="21"/>
            <w:rPr>
              <w:rFonts w:eastAsiaTheme="minorEastAsia"/>
            </w:rPr>
          </w:pPr>
          <w:hyperlink w:anchor="_Toc515323201" w:history="1">
            <w:r w:rsidR="009923BB" w:rsidRPr="00FA07ED">
              <w:rPr>
                <w:rStyle w:val="af2"/>
                <w14:scene3d>
                  <w14:camera w14:prst="orthographicFront"/>
                  <w14:lightRig w14:rig="threePt" w14:dir="t">
                    <w14:rot w14:lat="0" w14:lon="0" w14:rev="0"/>
                  </w14:lightRig>
                </w14:scene3d>
              </w:rPr>
              <w:t>3.4</w:t>
            </w:r>
            <w:r w:rsidR="009923BB" w:rsidRPr="00FA07ED">
              <w:rPr>
                <w:rFonts w:eastAsiaTheme="minorEastAsia"/>
              </w:rPr>
              <w:tab/>
            </w:r>
            <w:r w:rsidR="009923BB" w:rsidRPr="00FA07ED">
              <w:rPr>
                <w:rStyle w:val="af2"/>
                <w:cs/>
              </w:rPr>
              <w:t>แผนภาพคลาส (</w:t>
            </w:r>
            <w:r w:rsidR="009923BB" w:rsidRPr="00FA07ED">
              <w:rPr>
                <w:rStyle w:val="af2"/>
              </w:rPr>
              <w:t>Class Diagram</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_Toc515323201 \h </w:instrText>
            </w:r>
            <w:r w:rsidR="009923BB" w:rsidRPr="00FA07ED">
              <w:rPr>
                <w:rStyle w:val="af2"/>
                <w:cs/>
              </w:rPr>
            </w:r>
            <w:r w:rsidR="009923BB" w:rsidRPr="00FA07ED">
              <w:rPr>
                <w:rStyle w:val="af2"/>
                <w:cs/>
              </w:rPr>
              <w:fldChar w:fldCharType="separate"/>
            </w:r>
            <w:r w:rsidR="009923BB" w:rsidRPr="00FA07ED">
              <w:rPr>
                <w:webHidden/>
                <w:cs/>
              </w:rPr>
              <w:t>60</w:t>
            </w:r>
            <w:r w:rsidR="009923BB" w:rsidRPr="00FA07ED">
              <w:rPr>
                <w:rStyle w:val="af2"/>
                <w:cs/>
              </w:rPr>
              <w:fldChar w:fldCharType="end"/>
            </w:r>
          </w:hyperlink>
        </w:p>
        <w:p w:rsidR="009923BB" w:rsidRPr="00FA07ED" w:rsidRDefault="005A39D9">
          <w:pPr>
            <w:pStyle w:val="21"/>
            <w:rPr>
              <w:rFonts w:eastAsiaTheme="minorEastAsia"/>
            </w:rPr>
          </w:pPr>
          <w:hyperlink w:anchor="_Toc515323202" w:history="1">
            <w:r w:rsidR="009923BB" w:rsidRPr="00FA07ED">
              <w:rPr>
                <w:rStyle w:val="af2"/>
                <w14:scene3d>
                  <w14:camera w14:prst="orthographicFront"/>
                  <w14:lightRig w14:rig="threePt" w14:dir="t">
                    <w14:rot w14:lat="0" w14:lon="0" w14:rev="0"/>
                  </w14:lightRig>
                </w14:scene3d>
              </w:rPr>
              <w:t>3.5</w:t>
            </w:r>
            <w:r w:rsidR="009923BB" w:rsidRPr="00FA07ED">
              <w:rPr>
                <w:rFonts w:eastAsiaTheme="minorEastAsia"/>
              </w:rPr>
              <w:tab/>
            </w:r>
            <w:r w:rsidR="009923BB" w:rsidRPr="00FA07ED">
              <w:rPr>
                <w:rStyle w:val="af2"/>
                <w:cs/>
              </w:rPr>
              <w:t>แผนภาพลำดับกิจกรรม (</w:t>
            </w:r>
            <w:r w:rsidR="009923BB" w:rsidRPr="00FA07ED">
              <w:rPr>
                <w:rStyle w:val="af2"/>
              </w:rPr>
              <w:t>Sequence Diagram</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_Toc515323202 \h </w:instrText>
            </w:r>
            <w:r w:rsidR="009923BB" w:rsidRPr="00FA07ED">
              <w:rPr>
                <w:rStyle w:val="af2"/>
                <w:cs/>
              </w:rPr>
            </w:r>
            <w:r w:rsidR="009923BB" w:rsidRPr="00FA07ED">
              <w:rPr>
                <w:rStyle w:val="af2"/>
                <w:cs/>
              </w:rPr>
              <w:fldChar w:fldCharType="separate"/>
            </w:r>
            <w:r w:rsidR="009923BB" w:rsidRPr="00FA07ED">
              <w:rPr>
                <w:webHidden/>
                <w:cs/>
              </w:rPr>
              <w:t>61</w:t>
            </w:r>
            <w:r w:rsidR="009923BB" w:rsidRPr="00FA07ED">
              <w:rPr>
                <w:rStyle w:val="af2"/>
                <w:cs/>
              </w:rPr>
              <w:fldChar w:fldCharType="end"/>
            </w:r>
          </w:hyperlink>
        </w:p>
        <w:p w:rsidR="009923BB" w:rsidRPr="00FA07ED" w:rsidRDefault="005A39D9">
          <w:pPr>
            <w:pStyle w:val="21"/>
            <w:rPr>
              <w:rFonts w:eastAsiaTheme="minorEastAsia"/>
            </w:rPr>
          </w:pPr>
          <w:hyperlink w:anchor="_Toc515323203" w:history="1">
            <w:r w:rsidR="009923BB" w:rsidRPr="00FA07ED">
              <w:rPr>
                <w:rStyle w:val="af2"/>
                <w14:scene3d>
                  <w14:camera w14:prst="orthographicFront"/>
                  <w14:lightRig w14:rig="threePt" w14:dir="t">
                    <w14:rot w14:lat="0" w14:lon="0" w14:rev="0"/>
                  </w14:lightRig>
                </w14:scene3d>
              </w:rPr>
              <w:t>3.6</w:t>
            </w:r>
            <w:r w:rsidR="009923BB" w:rsidRPr="00FA07ED">
              <w:rPr>
                <w:rFonts w:eastAsiaTheme="minorEastAsia"/>
              </w:rPr>
              <w:tab/>
            </w:r>
            <w:r w:rsidR="009923BB" w:rsidRPr="00FA07ED">
              <w:rPr>
                <w:rStyle w:val="af2"/>
                <w:cs/>
              </w:rPr>
              <w:t>แผนภาพความสัมพันธ์ของข้อมูล (</w:t>
            </w:r>
            <w:r w:rsidR="009923BB" w:rsidRPr="00FA07ED">
              <w:rPr>
                <w:rStyle w:val="af2"/>
              </w:rPr>
              <w:t>Entity Relationship Diagram</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_Toc515323203 \h </w:instrText>
            </w:r>
            <w:r w:rsidR="009923BB" w:rsidRPr="00FA07ED">
              <w:rPr>
                <w:rStyle w:val="af2"/>
                <w:cs/>
              </w:rPr>
            </w:r>
            <w:r w:rsidR="009923BB" w:rsidRPr="00FA07ED">
              <w:rPr>
                <w:rStyle w:val="af2"/>
                <w:cs/>
              </w:rPr>
              <w:fldChar w:fldCharType="separate"/>
            </w:r>
            <w:r w:rsidR="009923BB" w:rsidRPr="00FA07ED">
              <w:rPr>
                <w:webHidden/>
                <w:cs/>
              </w:rPr>
              <w:t>67</w:t>
            </w:r>
            <w:r w:rsidR="009923BB" w:rsidRPr="00FA07ED">
              <w:rPr>
                <w:rStyle w:val="af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04" w:history="1">
            <w:r w:rsidR="009923BB" w:rsidRPr="00FA07ED">
              <w:rPr>
                <w:rStyle w:val="af2"/>
                <w:rFonts w:ascii="TH SarabunPSK" w:hAnsi="TH SarabunPSK" w:cs="TH SarabunPSK"/>
                <w:b w:val="0"/>
                <w:bCs w:val="0"/>
                <w:i w:val="0"/>
                <w:iCs w:val="0"/>
                <w:noProof/>
                <w:sz w:val="32"/>
                <w:szCs w:val="32"/>
                <w14:scene3d>
                  <w14:camera w14:prst="orthographicFront"/>
                  <w14:lightRig w14:rig="threePt" w14:dir="t">
                    <w14:rot w14:lat="0" w14:lon="0" w14:rev="0"/>
                  </w14:lightRig>
                </w14:scene3d>
              </w:rPr>
              <w:t>4</w:t>
            </w:r>
            <w:r w:rsidR="009923BB" w:rsidRPr="00FA07ED">
              <w:rPr>
                <w:rStyle w:val="af2"/>
                <w:rFonts w:ascii="TH SarabunPSK" w:hAnsi="TH SarabunPSK" w:cs="TH SarabunPSK"/>
                <w:b w:val="0"/>
                <w:bCs w:val="0"/>
                <w:i w:val="0"/>
                <w:iCs w:val="0"/>
                <w:noProof/>
                <w:sz w:val="32"/>
                <w:szCs w:val="32"/>
              </w:rPr>
              <w:t xml:space="preserve"> </w:t>
            </w:r>
            <w:r w:rsidR="00FA07ED">
              <w:rPr>
                <w:rStyle w:val="af2"/>
                <w:rFonts w:ascii="TH SarabunPSK" w:hAnsi="TH SarabunPSK" w:cs="TH SarabunPSK" w:hint="cs"/>
                <w:b w:val="0"/>
                <w:bCs w:val="0"/>
                <w:i w:val="0"/>
                <w:iCs w:val="0"/>
                <w:noProof/>
                <w:sz w:val="32"/>
                <w:szCs w:val="32"/>
                <w:cs/>
              </w:rPr>
              <w:t xml:space="preserve"> </w:t>
            </w:r>
            <w:r w:rsidR="009923BB" w:rsidRPr="00FA07ED">
              <w:rPr>
                <w:rStyle w:val="af2"/>
                <w:rFonts w:ascii="TH SarabunPSK" w:hAnsi="TH SarabunPSK" w:cs="TH SarabunPSK"/>
                <w:b w:val="0"/>
                <w:bCs w:val="0"/>
                <w:i w:val="0"/>
                <w:iCs w:val="0"/>
                <w:noProof/>
                <w:sz w:val="32"/>
                <w:szCs w:val="32"/>
                <w:cs/>
              </w:rPr>
              <w:t xml:space="preserve"> ผลการดำเนินโครงงาน</w:t>
            </w:r>
          </w:hyperlink>
        </w:p>
        <w:p w:rsidR="009923BB" w:rsidRPr="00FA07ED" w:rsidRDefault="005A39D9">
          <w:pPr>
            <w:pStyle w:val="21"/>
            <w:rPr>
              <w:rFonts w:eastAsiaTheme="minorEastAsia"/>
            </w:rPr>
          </w:pPr>
          <w:hyperlink w:anchor="_Toc515323205" w:history="1">
            <w:r w:rsidR="009923BB" w:rsidRPr="00FA07ED">
              <w:rPr>
                <w:rStyle w:val="af2"/>
                <w14:scene3d>
                  <w14:camera w14:prst="orthographicFront"/>
                  <w14:lightRig w14:rig="threePt" w14:dir="t">
                    <w14:rot w14:lat="0" w14:lon="0" w14:rev="0"/>
                  </w14:lightRig>
                </w14:scene3d>
              </w:rPr>
              <w:t>4.1</w:t>
            </w:r>
            <w:r w:rsidR="009923BB" w:rsidRPr="00FA07ED">
              <w:rPr>
                <w:rFonts w:eastAsiaTheme="minorEastAsia"/>
              </w:rPr>
              <w:tab/>
            </w:r>
            <w:r w:rsidR="009923BB" w:rsidRPr="00FA07ED">
              <w:rPr>
                <w:rStyle w:val="af2"/>
                <w:cs/>
              </w:rPr>
              <w:t>ส่วนของเจ้าหน้าที่ดูแลระบบ (</w:t>
            </w:r>
            <w:r w:rsidR="009923BB" w:rsidRPr="00FA07ED">
              <w:rPr>
                <w:rStyle w:val="af2"/>
              </w:rPr>
              <w:t>Admin</w:t>
            </w:r>
            <w:r w:rsidR="009923BB" w:rsidRPr="00FA07ED">
              <w:rPr>
                <w:rStyle w:val="af2"/>
                <w:cs/>
              </w:rPr>
              <w:t>)</w:t>
            </w:r>
            <w:r w:rsidR="009923BB" w:rsidRPr="00FA07ED">
              <w:rPr>
                <w:webHidden/>
              </w:rPr>
              <w:tab/>
            </w:r>
            <w:r w:rsidR="009923BB" w:rsidRPr="00FA07ED">
              <w:rPr>
                <w:rStyle w:val="af2"/>
                <w:cs/>
              </w:rPr>
              <w:fldChar w:fldCharType="begin"/>
            </w:r>
            <w:r w:rsidR="009923BB" w:rsidRPr="00FA07ED">
              <w:rPr>
                <w:webHidden/>
              </w:rPr>
              <w:instrText xml:space="preserve"> PAGEREF _Toc515323205 \h </w:instrText>
            </w:r>
            <w:r w:rsidR="009923BB" w:rsidRPr="00FA07ED">
              <w:rPr>
                <w:rStyle w:val="af2"/>
                <w:cs/>
              </w:rPr>
            </w:r>
            <w:r w:rsidR="009923BB" w:rsidRPr="00FA07ED">
              <w:rPr>
                <w:rStyle w:val="af2"/>
                <w:cs/>
              </w:rPr>
              <w:fldChar w:fldCharType="separate"/>
            </w:r>
            <w:r w:rsidR="009923BB" w:rsidRPr="00FA07ED">
              <w:rPr>
                <w:webHidden/>
                <w:cs/>
              </w:rPr>
              <w:t>68</w:t>
            </w:r>
            <w:r w:rsidR="009923BB" w:rsidRPr="00FA07ED">
              <w:rPr>
                <w:rStyle w:val="af2"/>
                <w:cs/>
              </w:rPr>
              <w:fldChar w:fldCharType="end"/>
            </w:r>
          </w:hyperlink>
        </w:p>
        <w:p w:rsidR="009923BB" w:rsidRPr="00FA07ED" w:rsidRDefault="005A39D9">
          <w:pPr>
            <w:pStyle w:val="21"/>
            <w:rPr>
              <w:rFonts w:eastAsiaTheme="minorEastAsia"/>
            </w:rPr>
          </w:pPr>
          <w:hyperlink w:anchor="_Toc515323210" w:history="1">
            <w:r w:rsidR="009923BB" w:rsidRPr="00FA07ED">
              <w:rPr>
                <w:rStyle w:val="af2"/>
                <w14:scene3d>
                  <w14:camera w14:prst="orthographicFront"/>
                  <w14:lightRig w14:rig="threePt" w14:dir="t">
                    <w14:rot w14:lat="0" w14:lon="0" w14:rev="0"/>
                  </w14:lightRig>
                </w14:scene3d>
              </w:rPr>
              <w:t>4.2</w:t>
            </w:r>
            <w:r w:rsidR="009923BB" w:rsidRPr="00FA07ED">
              <w:rPr>
                <w:rFonts w:eastAsiaTheme="minorEastAsia"/>
              </w:rPr>
              <w:tab/>
            </w:r>
            <w:r w:rsidR="009923BB" w:rsidRPr="00FA07ED">
              <w:rPr>
                <w:rStyle w:val="af2"/>
                <w:cs/>
              </w:rPr>
              <w:t>ส่วนของคณบดี</w:t>
            </w:r>
            <w:r w:rsidR="009923BB" w:rsidRPr="00FA07ED">
              <w:rPr>
                <w:webHidden/>
              </w:rPr>
              <w:tab/>
            </w:r>
            <w:r w:rsidR="009923BB" w:rsidRPr="00FA07ED">
              <w:rPr>
                <w:rStyle w:val="af2"/>
                <w:cs/>
              </w:rPr>
              <w:fldChar w:fldCharType="begin"/>
            </w:r>
            <w:r w:rsidR="009923BB" w:rsidRPr="00FA07ED">
              <w:rPr>
                <w:webHidden/>
              </w:rPr>
              <w:instrText xml:space="preserve"> PAGEREF _Toc515323210 \h </w:instrText>
            </w:r>
            <w:r w:rsidR="009923BB" w:rsidRPr="00FA07ED">
              <w:rPr>
                <w:rStyle w:val="af2"/>
                <w:cs/>
              </w:rPr>
            </w:r>
            <w:r w:rsidR="009923BB" w:rsidRPr="00FA07ED">
              <w:rPr>
                <w:rStyle w:val="af2"/>
                <w:cs/>
              </w:rPr>
              <w:fldChar w:fldCharType="separate"/>
            </w:r>
            <w:r w:rsidR="009923BB" w:rsidRPr="00FA07ED">
              <w:rPr>
                <w:webHidden/>
                <w:cs/>
              </w:rPr>
              <w:t>75</w:t>
            </w:r>
            <w:r w:rsidR="009923BB" w:rsidRPr="00FA07ED">
              <w:rPr>
                <w:rStyle w:val="af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14" w:history="1">
            <w:r w:rsidR="009923BB" w:rsidRPr="00FA07ED">
              <w:rPr>
                <w:rStyle w:val="af2"/>
                <w:rFonts w:ascii="TH SarabunPSK" w:hAnsi="TH SarabunPSK" w:cs="TH SarabunPSK"/>
                <w:b w:val="0"/>
                <w:bCs w:val="0"/>
                <w:i w:val="0"/>
                <w:iCs w:val="0"/>
                <w:noProof/>
                <w:sz w:val="32"/>
                <w:szCs w:val="32"/>
                <w14:scene3d>
                  <w14:camera w14:prst="orthographicFront"/>
                  <w14:lightRig w14:rig="threePt" w14:dir="t">
                    <w14:rot w14:lat="0" w14:lon="0" w14:rev="0"/>
                  </w14:lightRig>
                </w14:scene3d>
              </w:rPr>
              <w:t>5</w:t>
            </w:r>
            <w:r w:rsidR="009923BB" w:rsidRPr="00FA07ED">
              <w:rPr>
                <w:rStyle w:val="af2"/>
                <w:rFonts w:ascii="TH SarabunPSK" w:hAnsi="TH SarabunPSK" w:cs="TH SarabunPSK"/>
                <w:b w:val="0"/>
                <w:bCs w:val="0"/>
                <w:i w:val="0"/>
                <w:iCs w:val="0"/>
                <w:noProof/>
                <w:sz w:val="32"/>
                <w:szCs w:val="32"/>
              </w:rPr>
              <w:t xml:space="preserve"> </w:t>
            </w:r>
            <w:r w:rsidR="009923BB" w:rsidRPr="00FA07ED">
              <w:rPr>
                <w:rStyle w:val="af2"/>
                <w:rFonts w:ascii="TH SarabunPSK" w:hAnsi="TH SarabunPSK" w:cs="TH SarabunPSK"/>
                <w:b w:val="0"/>
                <w:bCs w:val="0"/>
                <w:i w:val="0"/>
                <w:iCs w:val="0"/>
                <w:noProof/>
                <w:sz w:val="32"/>
                <w:szCs w:val="32"/>
                <w:cs/>
              </w:rPr>
              <w:t xml:space="preserve">  สรุปผลการดำเนินโครงงาน</w:t>
            </w:r>
          </w:hyperlink>
        </w:p>
        <w:p w:rsidR="009923BB" w:rsidRPr="00FA07ED" w:rsidRDefault="005A39D9">
          <w:pPr>
            <w:pStyle w:val="21"/>
            <w:rPr>
              <w:rFonts w:eastAsiaTheme="minorEastAsia"/>
            </w:rPr>
          </w:pPr>
          <w:hyperlink w:anchor="_Toc515323215" w:history="1">
            <w:r w:rsidR="009923BB" w:rsidRPr="00FA07ED">
              <w:rPr>
                <w:rStyle w:val="af2"/>
                <w14:scene3d>
                  <w14:camera w14:prst="orthographicFront"/>
                  <w14:lightRig w14:rig="threePt" w14:dir="t">
                    <w14:rot w14:lat="0" w14:lon="0" w14:rev="0"/>
                  </w14:lightRig>
                </w14:scene3d>
              </w:rPr>
              <w:t>5.1</w:t>
            </w:r>
            <w:r w:rsidR="009923BB" w:rsidRPr="00FA07ED">
              <w:rPr>
                <w:rFonts w:eastAsiaTheme="minorEastAsia"/>
              </w:rPr>
              <w:tab/>
            </w:r>
            <w:r w:rsidR="009923BB" w:rsidRPr="00FA07ED">
              <w:rPr>
                <w:rStyle w:val="af2"/>
                <w:cs/>
              </w:rPr>
              <w:t>สรุปผลการดำเนินโครงงาน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_Toc515323215 \h </w:instrText>
            </w:r>
            <w:r w:rsidR="009923BB" w:rsidRPr="00FA07ED">
              <w:rPr>
                <w:rStyle w:val="af2"/>
                <w:cs/>
              </w:rPr>
            </w:r>
            <w:r w:rsidR="009923BB" w:rsidRPr="00FA07ED">
              <w:rPr>
                <w:rStyle w:val="af2"/>
                <w:cs/>
              </w:rPr>
              <w:fldChar w:fldCharType="separate"/>
            </w:r>
            <w:r w:rsidR="009923BB" w:rsidRPr="00FA07ED">
              <w:rPr>
                <w:webHidden/>
                <w:cs/>
              </w:rPr>
              <w:t>80</w:t>
            </w:r>
            <w:r w:rsidR="009923BB" w:rsidRPr="00FA07ED">
              <w:rPr>
                <w:rStyle w:val="af2"/>
                <w:cs/>
              </w:rPr>
              <w:fldChar w:fldCharType="end"/>
            </w:r>
          </w:hyperlink>
        </w:p>
        <w:p w:rsidR="009923BB" w:rsidRPr="00FA07ED" w:rsidRDefault="005A39D9">
          <w:pPr>
            <w:pStyle w:val="21"/>
            <w:rPr>
              <w:rFonts w:eastAsiaTheme="minorEastAsia"/>
            </w:rPr>
          </w:pPr>
          <w:hyperlink w:anchor="_Toc515323216" w:history="1">
            <w:r w:rsidR="009923BB" w:rsidRPr="00FA07ED">
              <w:rPr>
                <w:rStyle w:val="af2"/>
                <w14:scene3d>
                  <w14:camera w14:prst="orthographicFront"/>
                  <w14:lightRig w14:rig="threePt" w14:dir="t">
                    <w14:rot w14:lat="0" w14:lon="0" w14:rev="0"/>
                  </w14:lightRig>
                </w14:scene3d>
              </w:rPr>
              <w:t>5.2</w:t>
            </w:r>
            <w:r w:rsidR="009923BB" w:rsidRPr="00FA07ED">
              <w:rPr>
                <w:rFonts w:eastAsiaTheme="minorEastAsia"/>
              </w:rPr>
              <w:tab/>
            </w:r>
            <w:r w:rsidR="009923BB" w:rsidRPr="00FA07ED">
              <w:rPr>
                <w:rStyle w:val="af2"/>
                <w:cs/>
              </w:rPr>
              <w:t>ประโยชน์ที่ได้รับ</w:t>
            </w:r>
            <w:r w:rsidR="009923BB" w:rsidRPr="00FA07ED">
              <w:rPr>
                <w:webHidden/>
              </w:rPr>
              <w:tab/>
            </w:r>
            <w:r w:rsidR="009923BB" w:rsidRPr="00FA07ED">
              <w:rPr>
                <w:rStyle w:val="af2"/>
                <w:cs/>
              </w:rPr>
              <w:fldChar w:fldCharType="begin"/>
            </w:r>
            <w:r w:rsidR="009923BB" w:rsidRPr="00FA07ED">
              <w:rPr>
                <w:webHidden/>
              </w:rPr>
              <w:instrText xml:space="preserve"> PAGEREF _Toc515323216 \h </w:instrText>
            </w:r>
            <w:r w:rsidR="009923BB" w:rsidRPr="00FA07ED">
              <w:rPr>
                <w:rStyle w:val="af2"/>
                <w:cs/>
              </w:rPr>
            </w:r>
            <w:r w:rsidR="009923BB" w:rsidRPr="00FA07ED">
              <w:rPr>
                <w:rStyle w:val="af2"/>
                <w:cs/>
              </w:rPr>
              <w:fldChar w:fldCharType="separate"/>
            </w:r>
            <w:r w:rsidR="009923BB" w:rsidRPr="00FA07ED">
              <w:rPr>
                <w:webHidden/>
                <w:cs/>
              </w:rPr>
              <w:t>81</w:t>
            </w:r>
            <w:r w:rsidR="009923BB" w:rsidRPr="00FA07ED">
              <w:rPr>
                <w:rStyle w:val="af2"/>
                <w:cs/>
              </w:rPr>
              <w:fldChar w:fldCharType="end"/>
            </w:r>
          </w:hyperlink>
        </w:p>
        <w:p w:rsidR="009923BB" w:rsidRPr="00FA07ED" w:rsidRDefault="005A39D9">
          <w:pPr>
            <w:pStyle w:val="21"/>
            <w:rPr>
              <w:rFonts w:eastAsiaTheme="minorEastAsia"/>
            </w:rPr>
          </w:pPr>
          <w:hyperlink w:anchor="_Toc515323217" w:history="1">
            <w:r w:rsidR="009923BB" w:rsidRPr="00FA07ED">
              <w:rPr>
                <w:rStyle w:val="af2"/>
                <w14:scene3d>
                  <w14:camera w14:prst="orthographicFront"/>
                  <w14:lightRig w14:rig="threePt" w14:dir="t">
                    <w14:rot w14:lat="0" w14:lon="0" w14:rev="0"/>
                  </w14:lightRig>
                </w14:scene3d>
              </w:rPr>
              <w:t>5.3</w:t>
            </w:r>
            <w:r w:rsidR="009923BB" w:rsidRPr="00FA07ED">
              <w:rPr>
                <w:rFonts w:eastAsiaTheme="minorEastAsia"/>
              </w:rPr>
              <w:tab/>
            </w:r>
            <w:r w:rsidR="009923BB" w:rsidRPr="00FA07ED">
              <w:rPr>
                <w:rStyle w:val="af2"/>
                <w:cs/>
              </w:rPr>
              <w:t>ข้อจำกัดของโครงงาน</w:t>
            </w:r>
            <w:r w:rsidR="009923BB" w:rsidRPr="00FA07ED">
              <w:rPr>
                <w:webHidden/>
              </w:rPr>
              <w:tab/>
            </w:r>
            <w:r w:rsidR="009923BB" w:rsidRPr="00FA07ED">
              <w:rPr>
                <w:rStyle w:val="af2"/>
                <w:cs/>
              </w:rPr>
              <w:fldChar w:fldCharType="begin"/>
            </w:r>
            <w:r w:rsidR="009923BB" w:rsidRPr="00FA07ED">
              <w:rPr>
                <w:webHidden/>
              </w:rPr>
              <w:instrText xml:space="preserve"> PAGEREF _Toc515323217 \h </w:instrText>
            </w:r>
            <w:r w:rsidR="009923BB" w:rsidRPr="00FA07ED">
              <w:rPr>
                <w:rStyle w:val="af2"/>
                <w:cs/>
              </w:rPr>
            </w:r>
            <w:r w:rsidR="009923BB" w:rsidRPr="00FA07ED">
              <w:rPr>
                <w:rStyle w:val="af2"/>
                <w:cs/>
              </w:rPr>
              <w:fldChar w:fldCharType="separate"/>
            </w:r>
            <w:r w:rsidR="009923BB" w:rsidRPr="00FA07ED">
              <w:rPr>
                <w:webHidden/>
                <w:cs/>
              </w:rPr>
              <w:t>82</w:t>
            </w:r>
            <w:r w:rsidR="009923BB" w:rsidRPr="00FA07ED">
              <w:rPr>
                <w:rStyle w:val="af2"/>
                <w:cs/>
              </w:rPr>
              <w:fldChar w:fldCharType="end"/>
            </w:r>
          </w:hyperlink>
        </w:p>
        <w:p w:rsidR="009923BB" w:rsidRPr="00FA07ED" w:rsidRDefault="005A39D9">
          <w:pPr>
            <w:pStyle w:val="21"/>
            <w:rPr>
              <w:rFonts w:eastAsiaTheme="minorEastAsia"/>
            </w:rPr>
          </w:pPr>
          <w:hyperlink w:anchor="_Toc515323218" w:history="1">
            <w:r w:rsidR="009923BB" w:rsidRPr="00FA07ED">
              <w:rPr>
                <w:rStyle w:val="af2"/>
                <w14:scene3d>
                  <w14:camera w14:prst="orthographicFront"/>
                  <w14:lightRig w14:rig="threePt" w14:dir="t">
                    <w14:rot w14:lat="0" w14:lon="0" w14:rev="0"/>
                  </w14:lightRig>
                </w14:scene3d>
              </w:rPr>
              <w:t>5.4</w:t>
            </w:r>
            <w:r w:rsidR="009923BB" w:rsidRPr="00FA07ED">
              <w:rPr>
                <w:rFonts w:eastAsiaTheme="minorEastAsia"/>
              </w:rPr>
              <w:tab/>
            </w:r>
            <w:r w:rsidR="009923BB" w:rsidRPr="00FA07ED">
              <w:rPr>
                <w:rStyle w:val="af2"/>
                <w:cs/>
              </w:rPr>
              <w:t>ปัญหาและอุปสรรค</w:t>
            </w:r>
            <w:r w:rsidR="009923BB" w:rsidRPr="00FA07ED">
              <w:rPr>
                <w:webHidden/>
              </w:rPr>
              <w:tab/>
            </w:r>
            <w:r w:rsidR="009923BB" w:rsidRPr="00FA07ED">
              <w:rPr>
                <w:rStyle w:val="af2"/>
                <w:cs/>
              </w:rPr>
              <w:fldChar w:fldCharType="begin"/>
            </w:r>
            <w:r w:rsidR="009923BB" w:rsidRPr="00FA07ED">
              <w:rPr>
                <w:webHidden/>
              </w:rPr>
              <w:instrText xml:space="preserve"> PAGEREF _Toc515323218 \h </w:instrText>
            </w:r>
            <w:r w:rsidR="009923BB" w:rsidRPr="00FA07ED">
              <w:rPr>
                <w:rStyle w:val="af2"/>
                <w:cs/>
              </w:rPr>
            </w:r>
            <w:r w:rsidR="009923BB" w:rsidRPr="00FA07ED">
              <w:rPr>
                <w:rStyle w:val="af2"/>
                <w:cs/>
              </w:rPr>
              <w:fldChar w:fldCharType="separate"/>
            </w:r>
            <w:r w:rsidR="009923BB" w:rsidRPr="00FA07ED">
              <w:rPr>
                <w:webHidden/>
                <w:cs/>
              </w:rPr>
              <w:t>82</w:t>
            </w:r>
            <w:r w:rsidR="009923BB" w:rsidRPr="00FA07ED">
              <w:rPr>
                <w:rStyle w:val="af2"/>
                <w:cs/>
              </w:rPr>
              <w:fldChar w:fldCharType="end"/>
            </w:r>
          </w:hyperlink>
        </w:p>
        <w:p w:rsidR="009923BB" w:rsidRPr="00FA07ED" w:rsidRDefault="005A39D9">
          <w:pPr>
            <w:pStyle w:val="21"/>
            <w:rPr>
              <w:rFonts w:eastAsiaTheme="minorEastAsia"/>
            </w:rPr>
          </w:pPr>
          <w:hyperlink w:anchor="_Toc515323219" w:history="1">
            <w:r w:rsidR="009923BB" w:rsidRPr="00FA07ED">
              <w:rPr>
                <w:rStyle w:val="af2"/>
                <w14:scene3d>
                  <w14:camera w14:prst="orthographicFront"/>
                  <w14:lightRig w14:rig="threePt" w14:dir="t">
                    <w14:rot w14:lat="0" w14:lon="0" w14:rev="0"/>
                  </w14:lightRig>
                </w14:scene3d>
              </w:rPr>
              <w:t>5.5</w:t>
            </w:r>
            <w:r w:rsidR="009923BB" w:rsidRPr="00FA07ED">
              <w:rPr>
                <w:rFonts w:eastAsiaTheme="minorEastAsia"/>
              </w:rPr>
              <w:tab/>
            </w:r>
            <w:r w:rsidR="009923BB" w:rsidRPr="00FA07ED">
              <w:rPr>
                <w:rStyle w:val="af2"/>
                <w:cs/>
              </w:rPr>
              <w:t>ข้อเสนอแนะ</w:t>
            </w:r>
            <w:r w:rsidR="009923BB" w:rsidRPr="00FA07ED">
              <w:rPr>
                <w:webHidden/>
              </w:rPr>
              <w:tab/>
            </w:r>
            <w:r w:rsidR="009923BB" w:rsidRPr="00FA07ED">
              <w:rPr>
                <w:rStyle w:val="af2"/>
                <w:cs/>
              </w:rPr>
              <w:fldChar w:fldCharType="begin"/>
            </w:r>
            <w:r w:rsidR="009923BB" w:rsidRPr="00FA07ED">
              <w:rPr>
                <w:webHidden/>
              </w:rPr>
              <w:instrText xml:space="preserve"> PAGEREF _Toc515323219 \h </w:instrText>
            </w:r>
            <w:r w:rsidR="009923BB" w:rsidRPr="00FA07ED">
              <w:rPr>
                <w:rStyle w:val="af2"/>
                <w:cs/>
              </w:rPr>
            </w:r>
            <w:r w:rsidR="009923BB" w:rsidRPr="00FA07ED">
              <w:rPr>
                <w:rStyle w:val="af2"/>
                <w:cs/>
              </w:rPr>
              <w:fldChar w:fldCharType="separate"/>
            </w:r>
            <w:r w:rsidR="009923BB" w:rsidRPr="00FA07ED">
              <w:rPr>
                <w:webHidden/>
                <w:cs/>
              </w:rPr>
              <w:t>83</w:t>
            </w:r>
            <w:r w:rsidR="009923BB" w:rsidRPr="00FA07ED">
              <w:rPr>
                <w:rStyle w:val="af2"/>
                <w:cs/>
              </w:rPr>
              <w:fldChar w:fldCharType="end"/>
            </w:r>
          </w:hyperlink>
        </w:p>
        <w:p w:rsidR="009923BB" w:rsidRPr="00FA07ED" w:rsidRDefault="005A39D9">
          <w:pPr>
            <w:pStyle w:val="21"/>
            <w:rPr>
              <w:rFonts w:eastAsiaTheme="minorEastAsia"/>
            </w:rPr>
          </w:pPr>
          <w:hyperlink w:anchor="_Toc515323220" w:history="1">
            <w:r w:rsidR="009923BB" w:rsidRPr="00FA07ED">
              <w:rPr>
                <w:rStyle w:val="af2"/>
                <w14:scene3d>
                  <w14:camera w14:prst="orthographicFront"/>
                  <w14:lightRig w14:rig="threePt" w14:dir="t">
                    <w14:rot w14:lat="0" w14:lon="0" w14:rev="0"/>
                  </w14:lightRig>
                </w14:scene3d>
              </w:rPr>
              <w:t>5.6</w:t>
            </w:r>
            <w:r w:rsidR="009923BB" w:rsidRPr="00FA07ED">
              <w:rPr>
                <w:rFonts w:eastAsiaTheme="minorEastAsia"/>
              </w:rPr>
              <w:tab/>
            </w:r>
            <w:r w:rsidR="009923BB" w:rsidRPr="00FA07ED">
              <w:rPr>
                <w:rStyle w:val="af2"/>
                <w:cs/>
              </w:rPr>
              <w:t>แนวโน้มหรือทิศทางการพัฒนาในอนาคต</w:t>
            </w:r>
            <w:r w:rsidR="009923BB" w:rsidRPr="00FA07ED">
              <w:rPr>
                <w:webHidden/>
              </w:rPr>
              <w:tab/>
            </w:r>
            <w:r w:rsidR="009923BB" w:rsidRPr="00FA07ED">
              <w:rPr>
                <w:rStyle w:val="af2"/>
                <w:cs/>
              </w:rPr>
              <w:fldChar w:fldCharType="begin"/>
            </w:r>
            <w:r w:rsidR="009923BB" w:rsidRPr="00FA07ED">
              <w:rPr>
                <w:webHidden/>
              </w:rPr>
              <w:instrText xml:space="preserve"> PAGEREF _Toc515323220 \h </w:instrText>
            </w:r>
            <w:r w:rsidR="009923BB" w:rsidRPr="00FA07ED">
              <w:rPr>
                <w:rStyle w:val="af2"/>
                <w:cs/>
              </w:rPr>
            </w:r>
            <w:r w:rsidR="009923BB" w:rsidRPr="00FA07ED">
              <w:rPr>
                <w:rStyle w:val="af2"/>
                <w:cs/>
              </w:rPr>
              <w:fldChar w:fldCharType="separate"/>
            </w:r>
            <w:r w:rsidR="009923BB" w:rsidRPr="00FA07ED">
              <w:rPr>
                <w:webHidden/>
                <w:cs/>
              </w:rPr>
              <w:t>83</w:t>
            </w:r>
            <w:r w:rsidR="009923BB" w:rsidRPr="00FA07ED">
              <w:rPr>
                <w:rStyle w:val="af2"/>
                <w:cs/>
              </w:rPr>
              <w:fldChar w:fldCharType="end"/>
            </w:r>
          </w:hyperlink>
        </w:p>
        <w:p w:rsidR="009923BB"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21" w:history="1">
            <w:r w:rsidR="009923BB" w:rsidRPr="00FA07ED">
              <w:rPr>
                <w:rStyle w:val="af2"/>
                <w:rFonts w:ascii="TH SarabunPSK" w:hAnsi="TH SarabunPSK" w:cs="TH SarabunPSK"/>
                <w:b w:val="0"/>
                <w:bCs w:val="0"/>
                <w:i w:val="0"/>
                <w:iCs w:val="0"/>
                <w:noProof/>
                <w:sz w:val="32"/>
                <w:szCs w:val="32"/>
                <w:cs/>
              </w:rPr>
              <w:t>บรรณานุกรม</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_Toc515323221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84</w:t>
            </w:r>
            <w:r w:rsidR="009923BB" w:rsidRPr="00FA07ED">
              <w:rPr>
                <w:rStyle w:val="af2"/>
                <w:rFonts w:ascii="TH SarabunPSK" w:hAnsi="TH SarabunPSK" w:cs="TH SarabunPSK"/>
                <w:b w:val="0"/>
                <w:bCs w:val="0"/>
                <w:i w:val="0"/>
                <w:iCs w:val="0"/>
                <w:noProof/>
                <w:sz w:val="32"/>
                <w:szCs w:val="32"/>
                <w:cs/>
              </w:rPr>
              <w:fldChar w:fldCharType="end"/>
            </w:r>
          </w:hyperlink>
        </w:p>
        <w:p w:rsidR="00FA07ED" w:rsidRDefault="00FA07ED" w:rsidP="00FA07ED">
          <w:pPr>
            <w:jc w:val="center"/>
            <w:rPr>
              <w:b/>
              <w:bCs/>
              <w:sz w:val="40"/>
              <w:szCs w:val="40"/>
            </w:rPr>
          </w:pPr>
        </w:p>
        <w:p w:rsidR="00FA07ED" w:rsidRDefault="00FA07ED" w:rsidP="00FA07ED">
          <w:pPr>
            <w:jc w:val="center"/>
            <w:rPr>
              <w:b/>
              <w:bCs/>
              <w:sz w:val="40"/>
              <w:szCs w:val="40"/>
            </w:rPr>
          </w:pPr>
        </w:p>
        <w:p w:rsidR="00FA07ED" w:rsidRDefault="00FA07ED" w:rsidP="00FA07ED">
          <w:pPr>
            <w:jc w:val="center"/>
            <w:rPr>
              <w:b/>
              <w:bCs/>
              <w:sz w:val="40"/>
              <w:szCs w:val="40"/>
            </w:rPr>
          </w:pPr>
          <w:r w:rsidRPr="00FA07ED">
            <w:rPr>
              <w:rFonts w:hint="cs"/>
              <w:b/>
              <w:bCs/>
              <w:sz w:val="40"/>
              <w:szCs w:val="40"/>
              <w:cs/>
            </w:rPr>
            <w:t>สารบัญ (</w:t>
          </w:r>
          <w:r>
            <w:rPr>
              <w:rFonts w:hint="cs"/>
              <w:b/>
              <w:bCs/>
              <w:sz w:val="40"/>
              <w:szCs w:val="40"/>
              <w:cs/>
            </w:rPr>
            <w:t>3</w:t>
          </w:r>
          <w:r w:rsidRPr="00FA07ED">
            <w:rPr>
              <w:rFonts w:hint="cs"/>
              <w:b/>
              <w:bCs/>
              <w:sz w:val="40"/>
              <w:szCs w:val="40"/>
              <w:cs/>
            </w:rPr>
            <w:t>)</w:t>
          </w:r>
        </w:p>
        <w:p w:rsidR="00FA07ED" w:rsidRPr="00FA07ED" w:rsidRDefault="00FA07ED" w:rsidP="00FA07ED">
          <w:pPr>
            <w:jc w:val="center"/>
            <w:rPr>
              <w:b/>
              <w:bCs/>
              <w:sz w:val="40"/>
              <w:szCs w:val="40"/>
            </w:rPr>
          </w:pPr>
        </w:p>
        <w:p w:rsidR="00FA07ED" w:rsidRPr="00FA07ED" w:rsidRDefault="00FA07ED" w:rsidP="00FA07ED">
          <w:r>
            <w:rPr>
              <w:rFonts w:hint="cs"/>
              <w:cs/>
            </w:rPr>
            <w:t xml:space="preserve"> </w:t>
          </w:r>
          <w:r>
            <w:rPr>
              <w:cs/>
            </w:rPr>
            <w:tab/>
          </w:r>
          <w:r>
            <w:rPr>
              <w:cs/>
            </w:rPr>
            <w:tab/>
          </w:r>
          <w:r>
            <w:rPr>
              <w:cs/>
            </w:rPr>
            <w:tab/>
          </w:r>
          <w:r>
            <w:rPr>
              <w:cs/>
            </w:rPr>
            <w:tab/>
          </w:r>
          <w:r>
            <w:rPr>
              <w:cs/>
            </w:rPr>
            <w:tab/>
          </w:r>
          <w:r>
            <w:rPr>
              <w:cs/>
            </w:rPr>
            <w:tab/>
          </w:r>
          <w:r>
            <w:rPr>
              <w:cs/>
            </w:rPr>
            <w:tab/>
          </w:r>
          <w:r>
            <w:rPr>
              <w:cs/>
            </w:rPr>
            <w:tab/>
          </w:r>
          <w:r>
            <w:rPr>
              <w:cs/>
            </w:rPr>
            <w:tab/>
          </w:r>
          <w:r>
            <w:rPr>
              <w:cs/>
            </w:rPr>
            <w:tab/>
          </w:r>
          <w:r>
            <w:rPr>
              <w:cs/>
            </w:rPr>
            <w:tab/>
          </w:r>
          <w:r>
            <w:rPr>
              <w:rFonts w:hint="cs"/>
              <w:cs/>
            </w:rPr>
            <w:t>หน้า</w:t>
          </w:r>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22" w:history="1">
            <w:r w:rsidR="009923BB" w:rsidRPr="00FA07ED">
              <w:rPr>
                <w:rStyle w:val="af2"/>
                <w:rFonts w:ascii="TH SarabunPSK" w:hAnsi="TH SarabunPSK" w:cs="TH SarabunPSK"/>
                <w:b w:val="0"/>
                <w:bCs w:val="0"/>
                <w:i w:val="0"/>
                <w:iCs w:val="0"/>
                <w:noProof/>
                <w:sz w:val="32"/>
                <w:szCs w:val="32"/>
                <w:cs/>
              </w:rPr>
              <w:t>ภาคผนวก</w:t>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23" w:history="1">
            <w:r w:rsidR="00FA07ED">
              <w:rPr>
                <w:rStyle w:val="af2"/>
                <w:rFonts w:ascii="TH SarabunPSK" w:eastAsia="TH Sarabun New" w:hAnsi="TH SarabunPSK" w:cs="TH SarabunPSK" w:hint="cs"/>
                <w:b w:val="0"/>
                <w:bCs w:val="0"/>
                <w:i w:val="0"/>
                <w:iCs w:val="0"/>
                <w:noProof/>
                <w:sz w:val="32"/>
                <w:szCs w:val="32"/>
                <w:cs/>
              </w:rPr>
              <w:t xml:space="preserve">  </w:t>
            </w:r>
            <w:r w:rsidR="009923BB" w:rsidRPr="00FA07ED">
              <w:rPr>
                <w:rStyle w:val="af2"/>
                <w:rFonts w:ascii="TH SarabunPSK" w:eastAsia="TH Sarabun New" w:hAnsi="TH SarabunPSK" w:cs="TH SarabunPSK"/>
                <w:b w:val="0"/>
                <w:bCs w:val="0"/>
                <w:i w:val="0"/>
                <w:iCs w:val="0"/>
                <w:noProof/>
                <w:sz w:val="32"/>
                <w:szCs w:val="32"/>
                <w:cs/>
              </w:rPr>
              <w:t xml:space="preserve"> </w:t>
            </w:r>
            <w:r w:rsidR="009923BB" w:rsidRPr="00FA07ED">
              <w:rPr>
                <w:rStyle w:val="af2"/>
                <w:rFonts w:ascii="TH SarabunPSK" w:hAnsi="TH SarabunPSK" w:cs="TH SarabunPSK"/>
                <w:b w:val="0"/>
                <w:bCs w:val="0"/>
                <w:i w:val="0"/>
                <w:iCs w:val="0"/>
                <w:noProof/>
                <w:sz w:val="32"/>
                <w:szCs w:val="32"/>
                <w:cs/>
              </w:rPr>
              <w:t>ก</w:t>
            </w:r>
            <w:r w:rsidR="009923BB" w:rsidRPr="00FA07ED">
              <w:rPr>
                <w:rStyle w:val="af2"/>
                <w:rFonts w:ascii="TH SarabunPSK" w:eastAsia="TH Sarabun New" w:hAnsi="TH SarabunPSK" w:cs="TH SarabunPSK"/>
                <w:b w:val="0"/>
                <w:bCs w:val="0"/>
                <w:i w:val="0"/>
                <w:iCs w:val="0"/>
                <w:noProof/>
                <w:sz w:val="32"/>
                <w:szCs w:val="32"/>
                <w:cs/>
              </w:rPr>
              <w:t xml:space="preserve"> </w:t>
            </w:r>
            <w:r w:rsidR="009923BB" w:rsidRPr="00FA07ED">
              <w:rPr>
                <w:rStyle w:val="af2"/>
                <w:rFonts w:ascii="TH SarabunPSK" w:hAnsi="TH SarabunPSK" w:cs="TH SarabunPSK"/>
                <w:b w:val="0"/>
                <w:bCs w:val="0"/>
                <w:i w:val="0"/>
                <w:iCs w:val="0"/>
                <w:noProof/>
                <w:sz w:val="32"/>
                <w:szCs w:val="32"/>
                <w:cs/>
              </w:rPr>
              <w:t>พจนานุกรมข้อมูล (</w:t>
            </w:r>
            <w:r w:rsidR="009923BB" w:rsidRPr="00FA07ED">
              <w:rPr>
                <w:rStyle w:val="af2"/>
                <w:rFonts w:ascii="TH SarabunPSK" w:hAnsi="TH SarabunPSK" w:cs="TH SarabunPSK"/>
                <w:b w:val="0"/>
                <w:bCs w:val="0"/>
                <w:i w:val="0"/>
                <w:iCs w:val="0"/>
                <w:noProof/>
                <w:sz w:val="32"/>
                <w:szCs w:val="32"/>
              </w:rPr>
              <w:t>Data Dictionary</w:t>
            </w:r>
            <w:r w:rsidR="009923BB" w:rsidRPr="00FA07ED">
              <w:rPr>
                <w:rStyle w:val="af2"/>
                <w:rFonts w:ascii="TH SarabunPSK" w:hAnsi="TH SarabunPSK" w:cs="TH SarabunPSK"/>
                <w:b w:val="0"/>
                <w:bCs w:val="0"/>
                <w:i w:val="0"/>
                <w:iCs w:val="0"/>
                <w:noProof/>
                <w:sz w:val="32"/>
                <w:szCs w:val="32"/>
                <w:cs/>
              </w:rPr>
              <w:t>)</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_Toc515323223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87</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24" w:history="1">
            <w:r w:rsidR="00FA07ED">
              <w:rPr>
                <w:rStyle w:val="af2"/>
                <w:rFonts w:ascii="TH SarabunPSK" w:eastAsia="TH Sarabun New" w:hAnsi="TH SarabunPSK" w:cs="TH SarabunPSK" w:hint="cs"/>
                <w:b w:val="0"/>
                <w:bCs w:val="0"/>
                <w:i w:val="0"/>
                <w:iCs w:val="0"/>
                <w:noProof/>
                <w:sz w:val="32"/>
                <w:szCs w:val="32"/>
                <w:cs/>
              </w:rPr>
              <w:t xml:space="preserve">  </w:t>
            </w:r>
            <w:r w:rsidR="009923BB" w:rsidRPr="00FA07ED">
              <w:rPr>
                <w:rStyle w:val="af2"/>
                <w:rFonts w:ascii="TH SarabunPSK" w:eastAsia="TH Sarabun New" w:hAnsi="TH SarabunPSK" w:cs="TH SarabunPSK"/>
                <w:b w:val="0"/>
                <w:bCs w:val="0"/>
                <w:i w:val="0"/>
                <w:iCs w:val="0"/>
                <w:noProof/>
                <w:sz w:val="32"/>
                <w:szCs w:val="32"/>
                <w:cs/>
              </w:rPr>
              <w:t xml:space="preserve"> ข </w:t>
            </w:r>
            <w:r w:rsidR="009923BB" w:rsidRPr="00FA07ED">
              <w:rPr>
                <w:rStyle w:val="af2"/>
                <w:rFonts w:ascii="TH SarabunPSK" w:hAnsi="TH SarabunPSK" w:cs="TH SarabunPSK"/>
                <w:b w:val="0"/>
                <w:bCs w:val="0"/>
                <w:i w:val="0"/>
                <w:iCs w:val="0"/>
                <w:noProof/>
                <w:sz w:val="32"/>
                <w:szCs w:val="32"/>
                <w:cs/>
              </w:rPr>
              <w:t>ระเบียบ คำสั่ง ข้อบังคับ</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_Toc515323224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100</w:t>
            </w:r>
            <w:r w:rsidR="009923BB" w:rsidRPr="00FA07ED">
              <w:rPr>
                <w:rStyle w:val="af2"/>
                <w:rFonts w:ascii="TH SarabunPSK" w:hAnsi="TH SarabunPSK" w:cs="TH SarabunPSK"/>
                <w:b w:val="0"/>
                <w:bCs w:val="0"/>
                <w:i w:val="0"/>
                <w:iCs w:val="0"/>
                <w:noProof/>
                <w:sz w:val="32"/>
                <w:szCs w:val="32"/>
                <w:cs/>
              </w:rPr>
              <w:fldChar w:fldCharType="end"/>
            </w:r>
          </w:hyperlink>
        </w:p>
        <w:p w:rsidR="009923BB" w:rsidRPr="00FA07ED" w:rsidRDefault="005A39D9">
          <w:pPr>
            <w:pStyle w:val="13"/>
            <w:tabs>
              <w:tab w:val="right" w:leader="dot" w:pos="8296"/>
            </w:tabs>
            <w:rPr>
              <w:rFonts w:ascii="TH SarabunPSK" w:eastAsiaTheme="minorEastAsia" w:hAnsi="TH SarabunPSK" w:cs="TH SarabunPSK"/>
              <w:b w:val="0"/>
              <w:bCs w:val="0"/>
              <w:i w:val="0"/>
              <w:iCs w:val="0"/>
              <w:noProof/>
              <w:sz w:val="32"/>
              <w:szCs w:val="32"/>
            </w:rPr>
          </w:pPr>
          <w:hyperlink w:anchor="_Toc515323225" w:history="1">
            <w:r w:rsidR="009923BB" w:rsidRPr="00FA07ED">
              <w:rPr>
                <w:rStyle w:val="af2"/>
                <w:rFonts w:ascii="TH SarabunPSK" w:hAnsi="TH SarabunPSK" w:cs="TH SarabunPSK"/>
                <w:b w:val="0"/>
                <w:bCs w:val="0"/>
                <w:i w:val="0"/>
                <w:iCs w:val="0"/>
                <w:noProof/>
                <w:sz w:val="32"/>
                <w:szCs w:val="32"/>
                <w:cs/>
              </w:rPr>
              <w:t>ประวัติย่อของผู้ดำเนินโครงงาน</w:t>
            </w:r>
            <w:r w:rsidR="009923BB" w:rsidRPr="00FA07ED">
              <w:rPr>
                <w:rFonts w:ascii="TH SarabunPSK" w:hAnsi="TH SarabunPSK" w:cs="TH SarabunPSK"/>
                <w:b w:val="0"/>
                <w:bCs w:val="0"/>
                <w:i w:val="0"/>
                <w:iCs w:val="0"/>
                <w:noProof/>
                <w:webHidden/>
                <w:sz w:val="32"/>
                <w:szCs w:val="32"/>
              </w:rPr>
              <w:tab/>
            </w:r>
            <w:r w:rsidR="009923BB" w:rsidRPr="00FA07ED">
              <w:rPr>
                <w:rStyle w:val="af2"/>
                <w:rFonts w:ascii="TH SarabunPSK" w:hAnsi="TH SarabunPSK" w:cs="TH SarabunPSK"/>
                <w:b w:val="0"/>
                <w:bCs w:val="0"/>
                <w:i w:val="0"/>
                <w:iCs w:val="0"/>
                <w:noProof/>
                <w:sz w:val="32"/>
                <w:szCs w:val="32"/>
                <w:cs/>
              </w:rPr>
              <w:fldChar w:fldCharType="begin"/>
            </w:r>
            <w:r w:rsidR="009923BB" w:rsidRPr="00FA07ED">
              <w:rPr>
                <w:rFonts w:ascii="TH SarabunPSK" w:hAnsi="TH SarabunPSK" w:cs="TH SarabunPSK"/>
                <w:b w:val="0"/>
                <w:bCs w:val="0"/>
                <w:i w:val="0"/>
                <w:iCs w:val="0"/>
                <w:noProof/>
                <w:webHidden/>
                <w:sz w:val="32"/>
                <w:szCs w:val="32"/>
              </w:rPr>
              <w:instrText xml:space="preserve"> PAGEREF _Toc515323225 \h </w:instrText>
            </w:r>
            <w:r w:rsidR="009923BB" w:rsidRPr="00FA07ED">
              <w:rPr>
                <w:rStyle w:val="af2"/>
                <w:rFonts w:ascii="TH SarabunPSK" w:hAnsi="TH SarabunPSK" w:cs="TH SarabunPSK"/>
                <w:b w:val="0"/>
                <w:bCs w:val="0"/>
                <w:i w:val="0"/>
                <w:iCs w:val="0"/>
                <w:noProof/>
                <w:sz w:val="32"/>
                <w:szCs w:val="32"/>
                <w:cs/>
              </w:rPr>
            </w:r>
            <w:r w:rsidR="009923BB" w:rsidRPr="00FA07ED">
              <w:rPr>
                <w:rStyle w:val="af2"/>
                <w:rFonts w:ascii="TH SarabunPSK" w:hAnsi="TH SarabunPSK" w:cs="TH SarabunPSK"/>
                <w:b w:val="0"/>
                <w:bCs w:val="0"/>
                <w:i w:val="0"/>
                <w:iCs w:val="0"/>
                <w:noProof/>
                <w:sz w:val="32"/>
                <w:szCs w:val="32"/>
                <w:cs/>
              </w:rPr>
              <w:fldChar w:fldCharType="separate"/>
            </w:r>
            <w:r w:rsidR="009923BB" w:rsidRPr="00FA07ED">
              <w:rPr>
                <w:rFonts w:ascii="TH SarabunPSK" w:hAnsi="TH SarabunPSK" w:cs="TH SarabunPSK"/>
                <w:b w:val="0"/>
                <w:bCs w:val="0"/>
                <w:i w:val="0"/>
                <w:iCs w:val="0"/>
                <w:noProof/>
                <w:webHidden/>
                <w:sz w:val="32"/>
                <w:szCs w:val="32"/>
                <w:cs/>
              </w:rPr>
              <w:t>104</w:t>
            </w:r>
            <w:r w:rsidR="009923BB" w:rsidRPr="00FA07ED">
              <w:rPr>
                <w:rStyle w:val="af2"/>
                <w:rFonts w:ascii="TH SarabunPSK" w:hAnsi="TH SarabunPSK" w:cs="TH SarabunPSK"/>
                <w:b w:val="0"/>
                <w:bCs w:val="0"/>
                <w:i w:val="0"/>
                <w:iCs w:val="0"/>
                <w:noProof/>
                <w:sz w:val="32"/>
                <w:szCs w:val="32"/>
                <w:cs/>
              </w:rPr>
              <w:fldChar w:fldCharType="end"/>
            </w:r>
          </w:hyperlink>
        </w:p>
        <w:p w:rsidR="00A175DD" w:rsidRPr="002062FA" w:rsidRDefault="00A175DD">
          <w:pPr>
            <w:rPr>
              <w:color w:val="000000" w:themeColor="text1"/>
            </w:rPr>
          </w:pPr>
          <w:r w:rsidRPr="002062FA">
            <w:rPr>
              <w:noProof/>
              <w:color w:val="000000" w:themeColor="text1"/>
            </w:rPr>
            <w:fldChar w:fldCharType="end"/>
          </w:r>
        </w:p>
      </w:sdtContent>
    </w:sdt>
    <w:p w:rsidR="00A175DD" w:rsidRPr="002062FA" w:rsidRDefault="00A175DD" w:rsidP="00A175DD">
      <w:pPr>
        <w:rPr>
          <w:color w:val="000000" w:themeColor="text1"/>
          <w:cs/>
        </w:rPr>
      </w:pPr>
    </w:p>
    <w:p w:rsidR="00096BD2" w:rsidRPr="007E1804" w:rsidRDefault="00096BD2" w:rsidP="00A175DD">
      <w:pPr>
        <w:rPr>
          <w:color w:val="000000" w:themeColor="text1"/>
          <w:cs/>
        </w:rPr>
        <w:sectPr w:rsidR="00096BD2" w:rsidRPr="007E1804" w:rsidSect="00461282">
          <w:pgSz w:w="11906" w:h="16838" w:code="9"/>
          <w:pgMar w:top="2160" w:right="1440" w:bottom="2160" w:left="2160" w:header="1008" w:footer="720" w:gutter="0"/>
          <w:pgNumType w:fmt="thaiLetters"/>
          <w:cols w:space="720"/>
          <w:docGrid w:linePitch="435"/>
        </w:sectPr>
      </w:pPr>
    </w:p>
    <w:p w:rsidR="00397FEB" w:rsidRPr="007E1804" w:rsidRDefault="00397FEB" w:rsidP="00397FEB">
      <w:pPr>
        <w:pStyle w:val="10"/>
        <w:numPr>
          <w:ilvl w:val="0"/>
          <w:numId w:val="0"/>
        </w:numPr>
        <w:spacing w:line="240" w:lineRule="auto"/>
      </w:pPr>
      <w:bookmarkStart w:id="7" w:name="_Toc498516690"/>
      <w:bookmarkStart w:id="8" w:name="_Toc500544831"/>
      <w:bookmarkStart w:id="9" w:name="_Toc514334483"/>
      <w:bookmarkStart w:id="10" w:name="_Toc515323157"/>
      <w:r w:rsidRPr="007E1804">
        <w:rPr>
          <w:cs/>
        </w:rPr>
        <w:lastRenderedPageBreak/>
        <w:t>สารบัญรูปภาพ</w:t>
      </w:r>
      <w:bookmarkEnd w:id="7"/>
      <w:bookmarkEnd w:id="8"/>
      <w:bookmarkEnd w:id="9"/>
      <w:bookmarkEnd w:id="10"/>
    </w:p>
    <w:p w:rsidR="00397FEB" w:rsidRPr="007E1804" w:rsidRDefault="00397FEB" w:rsidP="00397FEB">
      <w:pPr>
        <w:spacing w:after="0" w:line="240" w:lineRule="auto"/>
        <w:jc w:val="both"/>
      </w:pPr>
    </w:p>
    <w:p w:rsidR="002062FA" w:rsidRPr="002062FA" w:rsidRDefault="00397FEB" w:rsidP="00397FEB">
      <w:pPr>
        <w:spacing w:after="0" w:line="240" w:lineRule="auto"/>
        <w:jc w:val="both"/>
        <w:rPr>
          <w:noProof/>
        </w:rPr>
      </w:pPr>
      <w:r w:rsidRPr="002062FA">
        <w:rPr>
          <w:cs/>
        </w:rPr>
        <w:t>ภาพที่</w:t>
      </w:r>
      <w:r w:rsidRPr="002062FA">
        <w:rPr>
          <w:cs/>
        </w:rPr>
        <w:tab/>
      </w:r>
      <w:r w:rsidRPr="002062FA">
        <w:rPr>
          <w:cs/>
        </w:rPr>
        <w:tab/>
      </w:r>
      <w:r w:rsidRPr="002062FA">
        <w:rPr>
          <w:cs/>
        </w:rPr>
        <w:tab/>
      </w:r>
      <w:r w:rsidRPr="002062FA">
        <w:rPr>
          <w:cs/>
        </w:rPr>
        <w:tab/>
      </w:r>
      <w:r w:rsidRPr="002062FA">
        <w:rPr>
          <w:cs/>
        </w:rPr>
        <w:tab/>
      </w:r>
      <w:r w:rsidRPr="002062FA">
        <w:rPr>
          <w:cs/>
        </w:rPr>
        <w:tab/>
      </w:r>
      <w:r w:rsidRPr="002062FA">
        <w:rPr>
          <w:cs/>
        </w:rPr>
        <w:tab/>
      </w:r>
      <w:r w:rsidRPr="002062FA">
        <w:rPr>
          <w:cs/>
        </w:rPr>
        <w:tab/>
      </w:r>
      <w:r w:rsidRPr="002062FA">
        <w:rPr>
          <w:cs/>
        </w:rPr>
        <w:tab/>
      </w:r>
      <w:r w:rsidRPr="002062FA">
        <w:rPr>
          <w:cs/>
        </w:rPr>
        <w:tab/>
        <w:t xml:space="preserve">    </w:t>
      </w:r>
      <w:r w:rsidRPr="002062FA">
        <w:rPr>
          <w:cs/>
        </w:rPr>
        <w:tab/>
        <w:t>หน้า</w:t>
      </w:r>
      <w:r w:rsidRPr="002062FA">
        <w:rPr>
          <w:cs/>
        </w:rPr>
        <w:fldChar w:fldCharType="begin"/>
      </w:r>
      <w:r w:rsidRPr="002062FA">
        <w:rPr>
          <w:cs/>
        </w:rPr>
        <w:instrText xml:space="preserve"> </w:instrText>
      </w:r>
      <w:r w:rsidRPr="002062FA">
        <w:instrText>TOC \c "</w:instrText>
      </w:r>
      <w:r w:rsidRPr="002062FA">
        <w:rPr>
          <w:cs/>
        </w:rPr>
        <w:instrText xml:space="preserve">ภาพที่ " </w:instrText>
      </w:r>
      <w:r w:rsidRPr="002062FA">
        <w:rPr>
          <w:cs/>
        </w:rPr>
        <w:fldChar w:fldCharType="separate"/>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2</w:t>
      </w:r>
      <w:r w:rsidRPr="002062FA">
        <w:rPr>
          <w:noProof/>
          <w:color w:val="000000" w:themeColor="text1"/>
          <w:sz w:val="32"/>
          <w:cs/>
        </w:rPr>
        <w:noBreakHyphen/>
      </w:r>
      <w:r w:rsidRPr="002062FA">
        <w:rPr>
          <w:noProof/>
          <w:color w:val="000000" w:themeColor="text1"/>
          <w:sz w:val="32"/>
        </w:rPr>
        <w:t>1</w:t>
      </w:r>
      <w:r w:rsidRPr="002062FA">
        <w:rPr>
          <w:noProof/>
          <w:color w:val="000000" w:themeColor="text1"/>
          <w:sz w:val="32"/>
          <w:cs/>
        </w:rPr>
        <w:t xml:space="preserve"> แบบฟอร์มที่ใช้ในการประเมินพฤติกรรมการปฏิบัติ (สมรรถนะ) ของ</w:t>
      </w:r>
      <w:r w:rsidRPr="002062FA">
        <w:rPr>
          <w:rFonts w:eastAsia="Times New Roman"/>
          <w:noProof/>
          <w:color w:val="000000" w:themeColor="text1"/>
          <w:sz w:val="32"/>
          <w:cs/>
        </w:rPr>
        <w:t>คณะวิทยาการสารสนเทศ มหาวิทยาลัยบูรพา</w:t>
      </w:r>
      <w:r w:rsidRPr="002062FA">
        <w:rPr>
          <w:noProof/>
          <w:sz w:val="32"/>
        </w:rPr>
        <w:tab/>
      </w:r>
      <w:r w:rsidRPr="002062FA">
        <w:rPr>
          <w:noProof/>
          <w:sz w:val="32"/>
        </w:rPr>
        <w:fldChar w:fldCharType="begin"/>
      </w:r>
      <w:r w:rsidRPr="002062FA">
        <w:rPr>
          <w:noProof/>
          <w:sz w:val="32"/>
        </w:rPr>
        <w:instrText xml:space="preserve"> PAGEREF _Toc515231876 \h </w:instrText>
      </w:r>
      <w:r w:rsidRPr="002062FA">
        <w:rPr>
          <w:noProof/>
          <w:sz w:val="32"/>
        </w:rPr>
      </w:r>
      <w:r w:rsidRPr="002062FA">
        <w:rPr>
          <w:noProof/>
          <w:sz w:val="32"/>
        </w:rPr>
        <w:fldChar w:fldCharType="separate"/>
      </w:r>
      <w:r w:rsidR="00F64315">
        <w:rPr>
          <w:noProof/>
          <w:sz w:val="32"/>
          <w:cs/>
        </w:rPr>
        <w:t>21</w:t>
      </w:r>
      <w:r w:rsidRPr="002062FA">
        <w:rPr>
          <w:noProof/>
          <w:sz w:val="32"/>
        </w:rPr>
        <w:fldChar w:fldCharType="end"/>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2</w:t>
      </w:r>
      <w:r w:rsidRPr="002062FA">
        <w:rPr>
          <w:noProof/>
          <w:color w:val="000000" w:themeColor="text1"/>
          <w:sz w:val="32"/>
          <w:cs/>
        </w:rPr>
        <w:noBreakHyphen/>
      </w:r>
      <w:r w:rsidRPr="002062FA">
        <w:rPr>
          <w:noProof/>
          <w:color w:val="000000" w:themeColor="text1"/>
          <w:sz w:val="32"/>
        </w:rPr>
        <w:t>2</w:t>
      </w:r>
      <w:r w:rsidRPr="002062FA">
        <w:rPr>
          <w:noProof/>
          <w:color w:val="000000" w:themeColor="text1"/>
          <w:sz w:val="32"/>
          <w:cs/>
        </w:rPr>
        <w:t xml:space="preserve"> แบบฟอร์มที่ใช้ในการประเมินพฤติกรรมการปฏิบัติ (สมรรถนะ) ของ</w:t>
      </w:r>
      <w:r w:rsidRPr="002062FA">
        <w:rPr>
          <w:rFonts w:eastAsia="Times New Roman"/>
          <w:noProof/>
          <w:color w:val="000000" w:themeColor="text1"/>
          <w:sz w:val="32"/>
          <w:cs/>
        </w:rPr>
        <w:t xml:space="preserve">คณะวิทยาการสารสนเทศ มหาวิทยาลัยบูรพา </w:t>
      </w:r>
      <w:r w:rsidRPr="002062FA">
        <w:rPr>
          <w:noProof/>
          <w:color w:val="000000" w:themeColor="text1"/>
          <w:sz w:val="32"/>
          <w:cs/>
        </w:rPr>
        <w:t>(ส่วนท้าย)</w:t>
      </w:r>
      <w:r w:rsidRPr="002062FA">
        <w:rPr>
          <w:noProof/>
          <w:sz w:val="32"/>
        </w:rPr>
        <w:tab/>
      </w:r>
      <w:r w:rsidRPr="002062FA">
        <w:rPr>
          <w:noProof/>
          <w:sz w:val="32"/>
        </w:rPr>
        <w:fldChar w:fldCharType="begin"/>
      </w:r>
      <w:r w:rsidRPr="002062FA">
        <w:rPr>
          <w:noProof/>
          <w:sz w:val="32"/>
        </w:rPr>
        <w:instrText xml:space="preserve"> PAGEREF _Toc515231877 \h </w:instrText>
      </w:r>
      <w:r w:rsidRPr="002062FA">
        <w:rPr>
          <w:noProof/>
          <w:sz w:val="32"/>
        </w:rPr>
      </w:r>
      <w:r w:rsidRPr="002062FA">
        <w:rPr>
          <w:noProof/>
          <w:sz w:val="32"/>
        </w:rPr>
        <w:fldChar w:fldCharType="separate"/>
      </w:r>
      <w:r w:rsidR="00F64315">
        <w:rPr>
          <w:noProof/>
          <w:sz w:val="32"/>
          <w:cs/>
        </w:rPr>
        <w:t>22</w:t>
      </w:r>
      <w:r w:rsidRPr="002062FA">
        <w:rPr>
          <w:noProof/>
          <w:sz w:val="32"/>
        </w:rPr>
        <w:fldChar w:fldCharType="end"/>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w:t>
      </w:r>
      <w:r w:rsidRPr="002062FA">
        <w:rPr>
          <w:noProof/>
          <w:color w:val="000000" w:themeColor="text1"/>
          <w:sz w:val="32"/>
          <w:cs/>
        </w:rPr>
        <w:t xml:space="preserve"> แผนภาพยูสเคสระบบประเมินผลปฏิบัติงานของบุคลากรในหน่วยงานอุดมศึกษาด้านสมรรถนะของฝ่ายเจ้าหน้าที่ดูแลระบบ</w:t>
      </w:r>
      <w:r w:rsidRPr="002062FA">
        <w:rPr>
          <w:noProof/>
          <w:sz w:val="32"/>
        </w:rPr>
        <w:tab/>
      </w:r>
      <w:r w:rsidRPr="002062FA">
        <w:rPr>
          <w:noProof/>
          <w:sz w:val="32"/>
        </w:rPr>
        <w:fldChar w:fldCharType="begin"/>
      </w:r>
      <w:r w:rsidRPr="002062FA">
        <w:rPr>
          <w:noProof/>
          <w:sz w:val="32"/>
        </w:rPr>
        <w:instrText xml:space="preserve"> PAGEREF _Toc515231878 \h </w:instrText>
      </w:r>
      <w:r w:rsidRPr="002062FA">
        <w:rPr>
          <w:noProof/>
          <w:sz w:val="32"/>
        </w:rPr>
      </w:r>
      <w:r w:rsidRPr="002062FA">
        <w:rPr>
          <w:noProof/>
          <w:sz w:val="32"/>
        </w:rPr>
        <w:fldChar w:fldCharType="separate"/>
      </w:r>
      <w:r w:rsidR="00F64315">
        <w:rPr>
          <w:noProof/>
          <w:sz w:val="32"/>
          <w:cs/>
        </w:rPr>
        <w:t>25</w:t>
      </w:r>
      <w:r w:rsidRPr="002062FA">
        <w:rPr>
          <w:noProof/>
          <w:sz w:val="32"/>
        </w:rPr>
        <w:fldChar w:fldCharType="end"/>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w:t>
      </w:r>
      <w:r w:rsidRPr="002062FA">
        <w:rPr>
          <w:noProof/>
          <w:color w:val="000000" w:themeColor="text1"/>
          <w:sz w:val="32"/>
          <w:cs/>
        </w:rPr>
        <w:t xml:space="preserve"> แผนภาพยูสเคสระบบประเมินผลปฏิบัติงานของบุคลากรในหน่วยงานอุดมศึกษา                      ด้านสมรรถนะของฝ่ายบุคลากร และคณบดี</w:t>
      </w:r>
      <w:r w:rsidRPr="002062FA">
        <w:rPr>
          <w:noProof/>
          <w:sz w:val="32"/>
        </w:rPr>
        <w:tab/>
      </w:r>
      <w:r w:rsidRPr="002062FA">
        <w:rPr>
          <w:noProof/>
          <w:sz w:val="32"/>
        </w:rPr>
        <w:fldChar w:fldCharType="begin"/>
      </w:r>
      <w:r w:rsidRPr="002062FA">
        <w:rPr>
          <w:noProof/>
          <w:sz w:val="32"/>
        </w:rPr>
        <w:instrText xml:space="preserve"> PAGEREF _Toc515231879 \h </w:instrText>
      </w:r>
      <w:r w:rsidRPr="002062FA">
        <w:rPr>
          <w:noProof/>
          <w:sz w:val="32"/>
        </w:rPr>
      </w:r>
      <w:r w:rsidRPr="002062FA">
        <w:rPr>
          <w:noProof/>
          <w:sz w:val="32"/>
        </w:rPr>
        <w:fldChar w:fldCharType="separate"/>
      </w:r>
      <w:r w:rsidR="00F64315">
        <w:rPr>
          <w:noProof/>
          <w:sz w:val="32"/>
          <w:cs/>
        </w:rPr>
        <w:t>26</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3</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เพิ่มข้อมูลพื้นฐานด้านสมรรถนะ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_Toc515231880 \h </w:instrText>
      </w:r>
      <w:r w:rsidRPr="002062FA">
        <w:rPr>
          <w:noProof/>
          <w:sz w:val="32"/>
        </w:rPr>
      </w:r>
      <w:r w:rsidRPr="002062FA">
        <w:rPr>
          <w:noProof/>
          <w:sz w:val="32"/>
        </w:rPr>
        <w:fldChar w:fldCharType="separate"/>
      </w:r>
      <w:r w:rsidR="00F64315">
        <w:rPr>
          <w:noProof/>
          <w:sz w:val="32"/>
          <w:cs/>
        </w:rPr>
        <w:t>54</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4</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แก้ไขข้อมูลพื้นฐานด้านสมรรถนะ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_Toc515231881 \h </w:instrText>
      </w:r>
      <w:r w:rsidRPr="002062FA">
        <w:rPr>
          <w:noProof/>
          <w:sz w:val="32"/>
        </w:rPr>
      </w:r>
      <w:r w:rsidRPr="002062FA">
        <w:rPr>
          <w:noProof/>
          <w:sz w:val="32"/>
        </w:rPr>
        <w:fldChar w:fldCharType="separate"/>
      </w:r>
      <w:r w:rsidR="00F64315">
        <w:rPr>
          <w:noProof/>
          <w:sz w:val="32"/>
          <w:cs/>
        </w:rPr>
        <w:t>55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5</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ลบข้อมูลพื้นฐานด้านสมรรถนะ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_Toc515231882 \h </w:instrText>
      </w:r>
      <w:r w:rsidRPr="002062FA">
        <w:rPr>
          <w:noProof/>
          <w:sz w:val="32"/>
        </w:rPr>
      </w:r>
      <w:r w:rsidRPr="002062FA">
        <w:rPr>
          <w:noProof/>
          <w:sz w:val="32"/>
        </w:rPr>
        <w:fldChar w:fldCharType="separate"/>
      </w:r>
      <w:r w:rsidR="00F64315">
        <w:rPr>
          <w:noProof/>
          <w:sz w:val="32"/>
          <w:cs/>
        </w:rPr>
        <w:t>55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6</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ดูแบบฟอร์มการประเมิน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_Toc515231883 \h </w:instrText>
      </w:r>
      <w:r w:rsidRPr="002062FA">
        <w:rPr>
          <w:noProof/>
          <w:sz w:val="32"/>
        </w:rPr>
      </w:r>
      <w:r w:rsidRPr="002062FA">
        <w:rPr>
          <w:noProof/>
          <w:sz w:val="32"/>
        </w:rPr>
        <w:fldChar w:fldCharType="separate"/>
      </w:r>
      <w:r w:rsidR="00F64315">
        <w:rPr>
          <w:noProof/>
          <w:sz w:val="32"/>
          <w:cs/>
        </w:rPr>
        <w:t>56</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7</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เพิ่มแบบฟอร์มการประเมิน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_Toc515231884 \h </w:instrText>
      </w:r>
      <w:r w:rsidRPr="002062FA">
        <w:rPr>
          <w:noProof/>
          <w:sz w:val="32"/>
        </w:rPr>
      </w:r>
      <w:r w:rsidRPr="002062FA">
        <w:rPr>
          <w:noProof/>
          <w:sz w:val="32"/>
        </w:rPr>
        <w:fldChar w:fldCharType="separate"/>
      </w:r>
      <w:r w:rsidR="00F64315">
        <w:rPr>
          <w:noProof/>
          <w:sz w:val="32"/>
          <w:cs/>
        </w:rPr>
        <w:t>57</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8</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แก้ไขแบบฟอร์มการประเมิน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_Toc515231885 \h </w:instrText>
      </w:r>
      <w:r w:rsidRPr="002062FA">
        <w:rPr>
          <w:noProof/>
          <w:sz w:val="32"/>
        </w:rPr>
      </w:r>
      <w:r w:rsidRPr="002062FA">
        <w:rPr>
          <w:noProof/>
          <w:sz w:val="32"/>
        </w:rPr>
        <w:fldChar w:fldCharType="separate"/>
      </w:r>
      <w:r w:rsidR="00F64315">
        <w:rPr>
          <w:noProof/>
          <w:sz w:val="32"/>
          <w:cs/>
        </w:rPr>
        <w:t>57</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9</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ลบแบบฟอร์มการประเมิน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_Toc515231886 \h </w:instrText>
      </w:r>
      <w:r w:rsidRPr="002062FA">
        <w:rPr>
          <w:noProof/>
          <w:sz w:val="32"/>
        </w:rPr>
      </w:r>
      <w:r w:rsidRPr="002062FA">
        <w:rPr>
          <w:noProof/>
          <w:sz w:val="32"/>
        </w:rPr>
        <w:fldChar w:fldCharType="separate"/>
      </w:r>
      <w:r w:rsidR="00F64315">
        <w:rPr>
          <w:noProof/>
          <w:sz w:val="32"/>
          <w:cs/>
        </w:rPr>
        <w:t>57</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10</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ดูกำหนดการสำหรับแบบประเมิน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_Toc515231887 \h </w:instrText>
      </w:r>
      <w:r w:rsidRPr="002062FA">
        <w:rPr>
          <w:noProof/>
          <w:sz w:val="32"/>
        </w:rPr>
      </w:r>
      <w:r w:rsidRPr="002062FA">
        <w:rPr>
          <w:noProof/>
          <w:sz w:val="32"/>
        </w:rPr>
        <w:fldChar w:fldCharType="separate"/>
      </w:r>
      <w:r w:rsidR="00F64315">
        <w:rPr>
          <w:noProof/>
          <w:sz w:val="32"/>
          <w:cs/>
        </w:rPr>
        <w:t>58</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11</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เพิ่มกำหนดการสำหรับแบบประเมิน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_Toc515231888 \h </w:instrText>
      </w:r>
      <w:r w:rsidRPr="002062FA">
        <w:rPr>
          <w:noProof/>
          <w:sz w:val="32"/>
        </w:rPr>
      </w:r>
      <w:r w:rsidRPr="002062FA">
        <w:rPr>
          <w:noProof/>
          <w:sz w:val="32"/>
        </w:rPr>
        <w:fldChar w:fldCharType="separate"/>
      </w:r>
      <w:r w:rsidR="00F64315">
        <w:rPr>
          <w:noProof/>
          <w:sz w:val="32"/>
          <w:cs/>
        </w:rPr>
        <w:t>59</w:t>
      </w:r>
      <w:r w:rsidRPr="002062FA">
        <w:rPr>
          <w:noProof/>
          <w:sz w:val="32"/>
        </w:rPr>
        <w:fldChar w:fldCharType="end"/>
      </w:r>
    </w:p>
    <w:p w:rsidR="002062FA" w:rsidRDefault="002062FA" w:rsidP="00D5111B">
      <w:pPr>
        <w:pStyle w:val="af5"/>
        <w:tabs>
          <w:tab w:val="right" w:leader="dot" w:pos="8296"/>
        </w:tabs>
        <w:ind w:hanging="460"/>
        <w:rPr>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12</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แก้ไขกำหนดการสำหรับแบบประเมิน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_Toc515231889 \h </w:instrText>
      </w:r>
      <w:r w:rsidRPr="002062FA">
        <w:rPr>
          <w:noProof/>
          <w:sz w:val="32"/>
        </w:rPr>
      </w:r>
      <w:r w:rsidRPr="002062FA">
        <w:rPr>
          <w:noProof/>
          <w:sz w:val="32"/>
        </w:rPr>
        <w:fldChar w:fldCharType="separate"/>
      </w:r>
      <w:r w:rsidR="00F64315">
        <w:rPr>
          <w:noProof/>
          <w:sz w:val="32"/>
          <w:cs/>
        </w:rPr>
        <w:t>59</w:t>
      </w:r>
      <w:r w:rsidRPr="002062FA">
        <w:rPr>
          <w:noProof/>
          <w:sz w:val="32"/>
        </w:rPr>
        <w:fldChar w:fldCharType="end"/>
      </w:r>
    </w:p>
    <w:p w:rsidR="00D50DD2" w:rsidRDefault="00D50DD2" w:rsidP="00D5111B">
      <w:pPr>
        <w:ind w:hanging="460"/>
        <w:jc w:val="center"/>
        <w:rPr>
          <w:b/>
          <w:bCs/>
          <w:sz w:val="40"/>
          <w:szCs w:val="40"/>
        </w:rPr>
      </w:pPr>
    </w:p>
    <w:p w:rsidR="002062FA" w:rsidRPr="002062FA" w:rsidRDefault="002062FA" w:rsidP="00D5111B">
      <w:pPr>
        <w:ind w:hanging="460"/>
        <w:jc w:val="center"/>
        <w:rPr>
          <w:b/>
          <w:bCs/>
          <w:sz w:val="40"/>
          <w:szCs w:val="40"/>
        </w:rPr>
      </w:pPr>
      <w:r w:rsidRPr="002062FA">
        <w:rPr>
          <w:rFonts w:hint="cs"/>
          <w:b/>
          <w:bCs/>
          <w:sz w:val="40"/>
          <w:szCs w:val="40"/>
          <w:cs/>
        </w:rPr>
        <w:t>สารบัญ</w:t>
      </w:r>
      <w:r>
        <w:rPr>
          <w:rFonts w:hint="cs"/>
          <w:b/>
          <w:bCs/>
          <w:sz w:val="40"/>
          <w:szCs w:val="40"/>
          <w:cs/>
        </w:rPr>
        <w:t>รูปภาพ</w:t>
      </w:r>
      <w:r w:rsidRPr="002062FA">
        <w:rPr>
          <w:rFonts w:hint="cs"/>
          <w:b/>
          <w:bCs/>
          <w:sz w:val="40"/>
          <w:szCs w:val="40"/>
          <w:cs/>
        </w:rPr>
        <w:t xml:space="preserve"> (</w:t>
      </w:r>
      <w:r w:rsidR="00CB09F4">
        <w:rPr>
          <w:rFonts w:hint="cs"/>
          <w:b/>
          <w:bCs/>
          <w:sz w:val="40"/>
          <w:szCs w:val="40"/>
          <w:cs/>
        </w:rPr>
        <w:t>2</w:t>
      </w:r>
      <w:r w:rsidRPr="002062FA">
        <w:rPr>
          <w:rFonts w:hint="cs"/>
          <w:b/>
          <w:bCs/>
          <w:sz w:val="40"/>
          <w:szCs w:val="40"/>
          <w:cs/>
        </w:rPr>
        <w:t>)</w:t>
      </w:r>
    </w:p>
    <w:p w:rsidR="002062FA" w:rsidRDefault="002062FA" w:rsidP="00D5111B">
      <w:pPr>
        <w:ind w:hanging="460"/>
      </w:pPr>
    </w:p>
    <w:p w:rsidR="002062FA" w:rsidRPr="002062FA" w:rsidRDefault="002062FA" w:rsidP="00FA07ED">
      <w:pPr>
        <w:ind w:left="426" w:hanging="426"/>
      </w:pPr>
      <w:r>
        <w:rPr>
          <w:rFonts w:hint="cs"/>
          <w:cs/>
        </w:rPr>
        <w:t>ภาพที่</w:t>
      </w:r>
      <w:r>
        <w:rPr>
          <w:cs/>
        </w:rPr>
        <w:tab/>
      </w:r>
      <w:r>
        <w:rPr>
          <w:cs/>
        </w:rPr>
        <w:tab/>
      </w:r>
      <w:r>
        <w:rPr>
          <w:cs/>
        </w:rPr>
        <w:tab/>
      </w:r>
      <w:r>
        <w:rPr>
          <w:cs/>
        </w:rPr>
        <w:tab/>
      </w:r>
      <w:r>
        <w:rPr>
          <w:cs/>
        </w:rPr>
        <w:tab/>
      </w:r>
      <w:r>
        <w:rPr>
          <w:cs/>
        </w:rPr>
        <w:tab/>
      </w:r>
      <w:r>
        <w:rPr>
          <w:cs/>
        </w:rPr>
        <w:tab/>
      </w:r>
      <w:r>
        <w:rPr>
          <w:cs/>
        </w:rPr>
        <w:tab/>
      </w:r>
      <w:r>
        <w:rPr>
          <w:cs/>
        </w:rPr>
        <w:tab/>
      </w:r>
      <w:r>
        <w:rPr>
          <w:cs/>
        </w:rPr>
        <w:tab/>
      </w:r>
      <w:r>
        <w:rPr>
          <w:cs/>
        </w:rPr>
        <w:tab/>
      </w:r>
      <w:r>
        <w:rPr>
          <w:rFonts w:hint="cs"/>
          <w:cs/>
        </w:rPr>
        <w:t>หน้า</w:t>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13</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ลบกำหนดการสำหรับแบบประเมิน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_Toc515231890 \h </w:instrText>
      </w:r>
      <w:r w:rsidRPr="002062FA">
        <w:rPr>
          <w:noProof/>
          <w:sz w:val="32"/>
        </w:rPr>
      </w:r>
      <w:r w:rsidRPr="002062FA">
        <w:rPr>
          <w:noProof/>
          <w:sz w:val="32"/>
        </w:rPr>
        <w:fldChar w:fldCharType="separate"/>
      </w:r>
      <w:r w:rsidR="00F64315">
        <w:rPr>
          <w:noProof/>
          <w:sz w:val="32"/>
          <w:cs/>
        </w:rPr>
        <w:t>59</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14</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ประเมินผลด้านสมรรถนะของบุคลากร</w:t>
      </w:r>
      <w:r w:rsidRPr="002062FA">
        <w:rPr>
          <w:noProof/>
          <w:sz w:val="32"/>
        </w:rPr>
        <w:tab/>
      </w:r>
      <w:r w:rsidRPr="002062FA">
        <w:rPr>
          <w:noProof/>
          <w:sz w:val="32"/>
        </w:rPr>
        <w:fldChar w:fldCharType="begin"/>
      </w:r>
      <w:r w:rsidRPr="002062FA">
        <w:rPr>
          <w:noProof/>
          <w:sz w:val="32"/>
        </w:rPr>
        <w:instrText xml:space="preserve"> PAGEREF _Toc515231891 \h </w:instrText>
      </w:r>
      <w:r w:rsidRPr="002062FA">
        <w:rPr>
          <w:noProof/>
          <w:sz w:val="32"/>
        </w:rPr>
      </w:r>
      <w:r w:rsidRPr="002062FA">
        <w:rPr>
          <w:noProof/>
          <w:sz w:val="32"/>
        </w:rPr>
        <w:fldChar w:fldCharType="separate"/>
      </w:r>
      <w:r w:rsidR="00F64315">
        <w:rPr>
          <w:noProof/>
          <w:sz w:val="32"/>
          <w:cs/>
        </w:rPr>
        <w:t>60</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15</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ดูรายงานผลการประเมินด้านสมรรถนะ</w:t>
      </w:r>
      <w:r w:rsidRPr="002062FA">
        <w:rPr>
          <w:noProof/>
          <w:sz w:val="32"/>
        </w:rPr>
        <w:tab/>
      </w:r>
      <w:r w:rsidRPr="002062FA">
        <w:rPr>
          <w:noProof/>
          <w:sz w:val="32"/>
        </w:rPr>
        <w:fldChar w:fldCharType="begin"/>
      </w:r>
      <w:r w:rsidRPr="002062FA">
        <w:rPr>
          <w:noProof/>
          <w:sz w:val="32"/>
        </w:rPr>
        <w:instrText xml:space="preserve"> PAGEREF _Toc515231892 \h </w:instrText>
      </w:r>
      <w:r w:rsidRPr="002062FA">
        <w:rPr>
          <w:noProof/>
          <w:sz w:val="32"/>
        </w:rPr>
      </w:r>
      <w:r w:rsidRPr="002062FA">
        <w:rPr>
          <w:noProof/>
          <w:sz w:val="32"/>
        </w:rPr>
        <w:fldChar w:fldCharType="separate"/>
      </w:r>
      <w:r w:rsidR="00F64315">
        <w:rPr>
          <w:noProof/>
          <w:sz w:val="32"/>
          <w:cs/>
        </w:rPr>
        <w:t>61</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16</w:t>
      </w:r>
      <w:r w:rsidRPr="002062FA">
        <w:rPr>
          <w:noProof/>
          <w:color w:val="000000" w:themeColor="text1"/>
          <w:sz w:val="32"/>
          <w:cs/>
        </w:rPr>
        <w:t xml:space="preserve"> แผนภาพกิจกรรม</w:t>
      </w:r>
      <w:r w:rsidRPr="002062FA">
        <w:rPr>
          <w:rFonts w:eastAsia="Times New Roman"/>
          <w:noProof/>
          <w:color w:val="000000" w:themeColor="text1"/>
          <w:sz w:val="32"/>
          <w:cs/>
        </w:rPr>
        <w:t>สรุปการประเมินผลการปฏิบัติงาน</w:t>
      </w:r>
      <w:r w:rsidRPr="002062FA">
        <w:rPr>
          <w:noProof/>
          <w:sz w:val="32"/>
        </w:rPr>
        <w:tab/>
      </w:r>
      <w:r w:rsidRPr="002062FA">
        <w:rPr>
          <w:noProof/>
          <w:sz w:val="32"/>
        </w:rPr>
        <w:fldChar w:fldCharType="begin"/>
      </w:r>
      <w:r w:rsidRPr="002062FA">
        <w:rPr>
          <w:noProof/>
          <w:sz w:val="32"/>
        </w:rPr>
        <w:instrText xml:space="preserve"> PAGEREF _Toc515231893 \h </w:instrText>
      </w:r>
      <w:r w:rsidRPr="002062FA">
        <w:rPr>
          <w:noProof/>
          <w:sz w:val="32"/>
        </w:rPr>
      </w:r>
      <w:r w:rsidRPr="002062FA">
        <w:rPr>
          <w:noProof/>
          <w:sz w:val="32"/>
        </w:rPr>
        <w:fldChar w:fldCharType="separate"/>
      </w:r>
      <w:r w:rsidR="00F64315">
        <w:rPr>
          <w:noProof/>
          <w:sz w:val="32"/>
          <w:cs/>
        </w:rPr>
        <w:t>61</w:t>
      </w:r>
      <w:r w:rsidRPr="002062FA">
        <w:rPr>
          <w:noProof/>
          <w:sz w:val="32"/>
        </w:rPr>
        <w:fldChar w:fldCharType="end"/>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17</w:t>
      </w:r>
      <w:r w:rsidRPr="002062FA">
        <w:rPr>
          <w:noProof/>
          <w:color w:val="000000" w:themeColor="text1"/>
          <w:sz w:val="32"/>
          <w:cs/>
        </w:rPr>
        <w:t xml:space="preserve"> แผนภาพคลาสของระบบประเมินผลปฏิบัติงานของบุคลากร ในหน่วยงานอุดมศึกษาด้วยกระบวนการวิศวกรรมซอฟต์แวร์</w:t>
      </w:r>
      <w:r w:rsidRPr="002062FA">
        <w:rPr>
          <w:noProof/>
          <w:sz w:val="32"/>
        </w:rPr>
        <w:tab/>
      </w:r>
      <w:r w:rsidRPr="002062FA">
        <w:rPr>
          <w:noProof/>
          <w:sz w:val="32"/>
        </w:rPr>
        <w:fldChar w:fldCharType="begin"/>
      </w:r>
      <w:r w:rsidRPr="002062FA">
        <w:rPr>
          <w:noProof/>
          <w:sz w:val="32"/>
        </w:rPr>
        <w:instrText xml:space="preserve"> PAGEREF _Toc515231894 \h </w:instrText>
      </w:r>
      <w:r w:rsidRPr="002062FA">
        <w:rPr>
          <w:noProof/>
          <w:sz w:val="32"/>
        </w:rPr>
      </w:r>
      <w:r w:rsidRPr="002062FA">
        <w:rPr>
          <w:noProof/>
          <w:sz w:val="32"/>
        </w:rPr>
        <w:fldChar w:fldCharType="separate"/>
      </w:r>
      <w:r w:rsidR="00F64315">
        <w:rPr>
          <w:noProof/>
          <w:sz w:val="32"/>
          <w:cs/>
        </w:rPr>
        <w:t>62</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18</w:t>
      </w:r>
      <w:r w:rsidRPr="002062FA">
        <w:rPr>
          <w:noProof/>
          <w:color w:val="000000" w:themeColor="text1"/>
          <w:sz w:val="32"/>
          <w:cs/>
        </w:rPr>
        <w:t xml:space="preserve"> แผนภาพลำดับการทำงานของการเพิ่มข้อมูลพื้นฐานด้านสมรรถนะ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_Toc515231895 \h </w:instrText>
      </w:r>
      <w:r w:rsidRPr="002062FA">
        <w:rPr>
          <w:noProof/>
          <w:sz w:val="32"/>
        </w:rPr>
      </w:r>
      <w:r w:rsidRPr="002062FA">
        <w:rPr>
          <w:noProof/>
          <w:sz w:val="32"/>
        </w:rPr>
        <w:fldChar w:fldCharType="separate"/>
      </w:r>
      <w:r w:rsidR="00F64315">
        <w:rPr>
          <w:noProof/>
          <w:sz w:val="32"/>
          <w:cs/>
        </w:rPr>
        <w:t>63</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19</w:t>
      </w:r>
      <w:r w:rsidRPr="002062FA">
        <w:rPr>
          <w:noProof/>
          <w:color w:val="000000" w:themeColor="text1"/>
          <w:sz w:val="32"/>
          <w:cs/>
        </w:rPr>
        <w:t xml:space="preserve"> แผนภาพลำดับการทำงานของการแก้ไขข้อมูลพื้นฐานด้านสมรรถนะ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_Toc515231896 \h </w:instrText>
      </w:r>
      <w:r w:rsidRPr="002062FA">
        <w:rPr>
          <w:noProof/>
          <w:sz w:val="32"/>
        </w:rPr>
      </w:r>
      <w:r w:rsidRPr="002062FA">
        <w:rPr>
          <w:noProof/>
          <w:sz w:val="32"/>
        </w:rPr>
        <w:fldChar w:fldCharType="separate"/>
      </w:r>
      <w:r w:rsidR="00F64315">
        <w:rPr>
          <w:noProof/>
          <w:sz w:val="32"/>
          <w:cs/>
        </w:rPr>
        <w:t>63</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20</w:t>
      </w:r>
      <w:r w:rsidRPr="002062FA">
        <w:rPr>
          <w:noProof/>
          <w:color w:val="000000" w:themeColor="text1"/>
          <w:sz w:val="32"/>
          <w:cs/>
        </w:rPr>
        <w:t xml:space="preserve"> แผนภาพลำดับการทำงานของการลบข้อมูลพื้นฐานด้านสมรรถนะ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_Toc515231897 \h </w:instrText>
      </w:r>
      <w:r w:rsidRPr="002062FA">
        <w:rPr>
          <w:noProof/>
          <w:sz w:val="32"/>
        </w:rPr>
      </w:r>
      <w:r w:rsidRPr="002062FA">
        <w:rPr>
          <w:noProof/>
          <w:sz w:val="32"/>
        </w:rPr>
        <w:fldChar w:fldCharType="separate"/>
      </w:r>
      <w:r w:rsidR="00F64315">
        <w:rPr>
          <w:noProof/>
          <w:sz w:val="32"/>
          <w:cs/>
        </w:rPr>
        <w:t>64</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21</w:t>
      </w:r>
      <w:r w:rsidRPr="002062FA">
        <w:rPr>
          <w:noProof/>
          <w:color w:val="000000" w:themeColor="text1"/>
          <w:sz w:val="32"/>
          <w:cs/>
        </w:rPr>
        <w:t xml:space="preserve"> แผนภาพลำดับการทำงานของการดูแบบฟอร์มการประเมิน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_Toc515231898 \h </w:instrText>
      </w:r>
      <w:r w:rsidRPr="002062FA">
        <w:rPr>
          <w:noProof/>
          <w:sz w:val="32"/>
        </w:rPr>
      </w:r>
      <w:r w:rsidRPr="002062FA">
        <w:rPr>
          <w:noProof/>
          <w:sz w:val="32"/>
        </w:rPr>
        <w:fldChar w:fldCharType="separate"/>
      </w:r>
      <w:r w:rsidR="00F64315">
        <w:rPr>
          <w:noProof/>
          <w:sz w:val="32"/>
          <w:cs/>
        </w:rPr>
        <w:t>64</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22</w:t>
      </w:r>
      <w:r w:rsidRPr="002062FA">
        <w:rPr>
          <w:noProof/>
          <w:color w:val="000000" w:themeColor="text1"/>
          <w:sz w:val="32"/>
          <w:cs/>
        </w:rPr>
        <w:t xml:space="preserve"> แผนภาพลำดับการทำงานของการเพิ่มแบบฟอร์มการประเมิน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_Toc515231899 \h </w:instrText>
      </w:r>
      <w:r w:rsidRPr="002062FA">
        <w:rPr>
          <w:noProof/>
          <w:sz w:val="32"/>
        </w:rPr>
      </w:r>
      <w:r w:rsidRPr="002062FA">
        <w:rPr>
          <w:noProof/>
          <w:sz w:val="32"/>
        </w:rPr>
        <w:fldChar w:fldCharType="separate"/>
      </w:r>
      <w:r w:rsidR="00F64315">
        <w:rPr>
          <w:noProof/>
          <w:sz w:val="32"/>
          <w:cs/>
        </w:rPr>
        <w:t>65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23</w:t>
      </w:r>
      <w:r w:rsidRPr="002062FA">
        <w:rPr>
          <w:noProof/>
          <w:color w:val="000000" w:themeColor="text1"/>
          <w:sz w:val="32"/>
          <w:cs/>
        </w:rPr>
        <w:t xml:space="preserve"> แผนภาพลำดับการทำงานของการแก้ไขแบบฟอร์มการประเมิน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_Toc515231900 \h </w:instrText>
      </w:r>
      <w:r w:rsidRPr="002062FA">
        <w:rPr>
          <w:noProof/>
          <w:sz w:val="32"/>
        </w:rPr>
      </w:r>
      <w:r w:rsidRPr="002062FA">
        <w:rPr>
          <w:noProof/>
          <w:sz w:val="32"/>
        </w:rPr>
        <w:fldChar w:fldCharType="separate"/>
      </w:r>
      <w:r w:rsidR="00F64315">
        <w:rPr>
          <w:noProof/>
          <w:sz w:val="32"/>
          <w:cs/>
        </w:rPr>
        <w:t>65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24</w:t>
      </w:r>
      <w:r w:rsidRPr="002062FA">
        <w:rPr>
          <w:noProof/>
          <w:color w:val="000000" w:themeColor="text1"/>
          <w:sz w:val="32"/>
          <w:cs/>
        </w:rPr>
        <w:t xml:space="preserve"> แผนภาพลำดับการทำงานของการลบแบบฟอร์มการประเมิน</w:t>
      </w:r>
      <w:r w:rsidRPr="002062FA">
        <w:rPr>
          <w:noProof/>
          <w:sz w:val="32"/>
        </w:rPr>
        <w:tab/>
      </w:r>
      <w:r w:rsidRPr="002062FA">
        <w:rPr>
          <w:noProof/>
          <w:sz w:val="32"/>
        </w:rPr>
        <w:fldChar w:fldCharType="begin"/>
      </w:r>
      <w:r w:rsidRPr="002062FA">
        <w:rPr>
          <w:noProof/>
          <w:sz w:val="32"/>
        </w:rPr>
        <w:instrText xml:space="preserve"> PAGEREF _Toc515231901 \h </w:instrText>
      </w:r>
      <w:r w:rsidRPr="002062FA">
        <w:rPr>
          <w:noProof/>
          <w:sz w:val="32"/>
        </w:rPr>
      </w:r>
      <w:r w:rsidRPr="002062FA">
        <w:rPr>
          <w:noProof/>
          <w:sz w:val="32"/>
        </w:rPr>
        <w:fldChar w:fldCharType="separate"/>
      </w:r>
      <w:r w:rsidR="00F64315">
        <w:rPr>
          <w:noProof/>
          <w:sz w:val="32"/>
          <w:cs/>
        </w:rPr>
        <w:t>66</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25</w:t>
      </w:r>
      <w:r w:rsidRPr="002062FA">
        <w:rPr>
          <w:noProof/>
          <w:color w:val="000000" w:themeColor="text1"/>
          <w:sz w:val="32"/>
          <w:cs/>
        </w:rPr>
        <w:t xml:space="preserve"> แผนภาพลำดับการทำงานของการดูกำหนดการสำหรับแบบประเมิน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_Toc515231902 \h </w:instrText>
      </w:r>
      <w:r w:rsidRPr="002062FA">
        <w:rPr>
          <w:noProof/>
          <w:sz w:val="32"/>
        </w:rPr>
      </w:r>
      <w:r w:rsidRPr="002062FA">
        <w:rPr>
          <w:noProof/>
          <w:sz w:val="32"/>
        </w:rPr>
        <w:fldChar w:fldCharType="separate"/>
      </w:r>
      <w:r w:rsidR="00F64315">
        <w:rPr>
          <w:noProof/>
          <w:sz w:val="32"/>
          <w:cs/>
        </w:rPr>
        <w:t>66</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26</w:t>
      </w:r>
      <w:r w:rsidRPr="002062FA">
        <w:rPr>
          <w:noProof/>
          <w:color w:val="000000" w:themeColor="text1"/>
          <w:sz w:val="32"/>
          <w:cs/>
        </w:rPr>
        <w:t xml:space="preserve"> แผนภาพลำดับการทำงานของการเพิ่มกำหนดการสำหรับแบบประเมิน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_Toc515231903 \h </w:instrText>
      </w:r>
      <w:r w:rsidRPr="002062FA">
        <w:rPr>
          <w:noProof/>
          <w:sz w:val="32"/>
        </w:rPr>
      </w:r>
      <w:r w:rsidRPr="002062FA">
        <w:rPr>
          <w:noProof/>
          <w:sz w:val="32"/>
        </w:rPr>
        <w:fldChar w:fldCharType="separate"/>
      </w:r>
      <w:r w:rsidR="00F64315">
        <w:rPr>
          <w:noProof/>
          <w:sz w:val="32"/>
          <w:cs/>
        </w:rPr>
        <w:t>67</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27</w:t>
      </w:r>
      <w:r w:rsidRPr="002062FA">
        <w:rPr>
          <w:noProof/>
          <w:color w:val="000000" w:themeColor="text1"/>
          <w:sz w:val="32"/>
          <w:cs/>
        </w:rPr>
        <w:t xml:space="preserve"> แผนภาพลำดับการทำงานของการแก้ไขกำหนดการสำหรับแบบประเมิน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_Toc515231904 \h </w:instrText>
      </w:r>
      <w:r w:rsidRPr="002062FA">
        <w:rPr>
          <w:noProof/>
          <w:sz w:val="32"/>
        </w:rPr>
      </w:r>
      <w:r w:rsidRPr="002062FA">
        <w:rPr>
          <w:noProof/>
          <w:sz w:val="32"/>
        </w:rPr>
        <w:fldChar w:fldCharType="separate"/>
      </w:r>
      <w:r w:rsidR="00F64315">
        <w:rPr>
          <w:noProof/>
          <w:sz w:val="32"/>
          <w:cs/>
        </w:rPr>
        <w:t>67</w:t>
      </w:r>
      <w:r w:rsidRPr="002062FA">
        <w:rPr>
          <w:noProof/>
          <w:sz w:val="32"/>
        </w:rPr>
        <w:fldChar w:fldCharType="end"/>
      </w:r>
    </w:p>
    <w:p w:rsidR="002062FA" w:rsidRDefault="002062FA" w:rsidP="00D5111B">
      <w:pPr>
        <w:pStyle w:val="af5"/>
        <w:tabs>
          <w:tab w:val="right" w:leader="dot" w:pos="8296"/>
        </w:tabs>
        <w:ind w:hanging="460"/>
        <w:rPr>
          <w:noProof/>
          <w:sz w:val="32"/>
        </w:rPr>
      </w:pPr>
      <w:r w:rsidRPr="002062FA">
        <w:rPr>
          <w:noProof/>
          <w:color w:val="000000" w:themeColor="text1"/>
          <w:sz w:val="32"/>
        </w:rPr>
        <w:lastRenderedPageBreak/>
        <w:t>3</w:t>
      </w:r>
      <w:r w:rsidRPr="002062FA">
        <w:rPr>
          <w:noProof/>
          <w:color w:val="000000" w:themeColor="text1"/>
          <w:sz w:val="32"/>
          <w:cs/>
        </w:rPr>
        <w:noBreakHyphen/>
      </w:r>
      <w:r w:rsidRPr="002062FA">
        <w:rPr>
          <w:noProof/>
          <w:color w:val="000000" w:themeColor="text1"/>
          <w:sz w:val="32"/>
        </w:rPr>
        <w:t>28</w:t>
      </w:r>
      <w:r w:rsidRPr="002062FA">
        <w:rPr>
          <w:noProof/>
          <w:color w:val="000000" w:themeColor="text1"/>
          <w:sz w:val="32"/>
          <w:cs/>
        </w:rPr>
        <w:t xml:space="preserve"> แผนภาพลำดับการทำงานของการลบกำหนดการสำหรับแบบประเมิน</w:t>
      </w:r>
      <w:r w:rsidRPr="002062FA">
        <w:rPr>
          <w:noProof/>
          <w:sz w:val="32"/>
        </w:rPr>
        <w:tab/>
      </w:r>
      <w:r w:rsidRPr="002062FA">
        <w:rPr>
          <w:noProof/>
          <w:sz w:val="32"/>
        </w:rPr>
        <w:fldChar w:fldCharType="begin"/>
      </w:r>
      <w:r w:rsidRPr="002062FA">
        <w:rPr>
          <w:noProof/>
          <w:sz w:val="32"/>
        </w:rPr>
        <w:instrText xml:space="preserve"> PAGEREF _Toc515231905 \h </w:instrText>
      </w:r>
      <w:r w:rsidRPr="002062FA">
        <w:rPr>
          <w:noProof/>
          <w:sz w:val="32"/>
        </w:rPr>
      </w:r>
      <w:r w:rsidRPr="002062FA">
        <w:rPr>
          <w:noProof/>
          <w:sz w:val="32"/>
        </w:rPr>
        <w:fldChar w:fldCharType="separate"/>
      </w:r>
      <w:r w:rsidR="00F64315">
        <w:rPr>
          <w:noProof/>
          <w:sz w:val="32"/>
          <w:cs/>
        </w:rPr>
        <w:t>67</w:t>
      </w:r>
      <w:r w:rsidRPr="002062FA">
        <w:rPr>
          <w:noProof/>
          <w:sz w:val="32"/>
        </w:rPr>
        <w:fldChar w:fldCharType="end"/>
      </w:r>
    </w:p>
    <w:p w:rsidR="00D50DD2" w:rsidRDefault="00D50DD2" w:rsidP="00D5111B">
      <w:pPr>
        <w:ind w:hanging="460"/>
        <w:jc w:val="center"/>
        <w:rPr>
          <w:b/>
          <w:bCs/>
          <w:sz w:val="40"/>
          <w:szCs w:val="40"/>
        </w:rPr>
      </w:pPr>
    </w:p>
    <w:p w:rsidR="00CB09F4" w:rsidRPr="002062FA" w:rsidRDefault="00CB09F4" w:rsidP="00D5111B">
      <w:pPr>
        <w:ind w:hanging="460"/>
        <w:jc w:val="center"/>
        <w:rPr>
          <w:b/>
          <w:bCs/>
          <w:sz w:val="40"/>
          <w:szCs w:val="40"/>
        </w:rPr>
      </w:pPr>
      <w:r w:rsidRPr="002062FA">
        <w:rPr>
          <w:rFonts w:hint="cs"/>
          <w:b/>
          <w:bCs/>
          <w:sz w:val="40"/>
          <w:szCs w:val="40"/>
          <w:cs/>
        </w:rPr>
        <w:t>สารบัญ</w:t>
      </w:r>
      <w:r>
        <w:rPr>
          <w:rFonts w:hint="cs"/>
          <w:b/>
          <w:bCs/>
          <w:sz w:val="40"/>
          <w:szCs w:val="40"/>
          <w:cs/>
        </w:rPr>
        <w:t>รูปภาพ</w:t>
      </w:r>
      <w:r w:rsidRPr="002062FA">
        <w:rPr>
          <w:rFonts w:hint="cs"/>
          <w:b/>
          <w:bCs/>
          <w:sz w:val="40"/>
          <w:szCs w:val="40"/>
          <w:cs/>
        </w:rPr>
        <w:t xml:space="preserve"> (</w:t>
      </w:r>
      <w:r>
        <w:rPr>
          <w:rFonts w:hint="cs"/>
          <w:b/>
          <w:bCs/>
          <w:sz w:val="40"/>
          <w:szCs w:val="40"/>
          <w:cs/>
        </w:rPr>
        <w:t>3</w:t>
      </w:r>
      <w:r w:rsidRPr="002062FA">
        <w:rPr>
          <w:rFonts w:hint="cs"/>
          <w:b/>
          <w:bCs/>
          <w:sz w:val="40"/>
          <w:szCs w:val="40"/>
          <w:cs/>
        </w:rPr>
        <w:t>)</w:t>
      </w:r>
    </w:p>
    <w:p w:rsidR="00CB09F4" w:rsidRDefault="00CB09F4" w:rsidP="00D5111B">
      <w:pPr>
        <w:ind w:hanging="460"/>
      </w:pPr>
    </w:p>
    <w:p w:rsidR="00CB09F4" w:rsidRPr="00CB09F4" w:rsidRDefault="00CB09F4" w:rsidP="00D5111B">
      <w:r>
        <w:rPr>
          <w:rFonts w:hint="cs"/>
          <w:cs/>
        </w:rPr>
        <w:t>ภาพที่</w:t>
      </w:r>
      <w:r>
        <w:rPr>
          <w:cs/>
        </w:rPr>
        <w:tab/>
      </w:r>
      <w:r>
        <w:rPr>
          <w:cs/>
        </w:rPr>
        <w:tab/>
      </w:r>
      <w:r>
        <w:rPr>
          <w:cs/>
        </w:rPr>
        <w:tab/>
      </w:r>
      <w:r>
        <w:rPr>
          <w:cs/>
        </w:rPr>
        <w:tab/>
      </w:r>
      <w:r>
        <w:rPr>
          <w:cs/>
        </w:rPr>
        <w:tab/>
      </w:r>
      <w:r>
        <w:rPr>
          <w:cs/>
        </w:rPr>
        <w:tab/>
      </w:r>
      <w:r>
        <w:rPr>
          <w:cs/>
        </w:rPr>
        <w:tab/>
      </w:r>
      <w:r>
        <w:rPr>
          <w:cs/>
        </w:rPr>
        <w:tab/>
      </w:r>
      <w:r>
        <w:rPr>
          <w:cs/>
        </w:rPr>
        <w:tab/>
      </w:r>
      <w:r>
        <w:rPr>
          <w:cs/>
        </w:rPr>
        <w:tab/>
      </w:r>
      <w:r>
        <w:rPr>
          <w:cs/>
        </w:rPr>
        <w:tab/>
      </w:r>
      <w:r>
        <w:rPr>
          <w:rFonts w:hint="cs"/>
          <w:cs/>
        </w:rPr>
        <w:t>หน้า</w:t>
      </w:r>
    </w:p>
    <w:p w:rsidR="002062FA" w:rsidRPr="002062FA" w:rsidRDefault="002062FA" w:rsidP="00D5111B">
      <w:pPr>
        <w:pStyle w:val="af5"/>
        <w:tabs>
          <w:tab w:val="right" w:leader="dot" w:pos="8296"/>
        </w:tabs>
        <w:ind w:left="270" w:hanging="9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29</w:t>
      </w:r>
      <w:r w:rsidRPr="002062FA">
        <w:rPr>
          <w:noProof/>
          <w:color w:val="000000" w:themeColor="text1"/>
          <w:sz w:val="32"/>
          <w:cs/>
        </w:rPr>
        <w:t xml:space="preserve"> แผนภาพลำดับการทำงานของการประเมินด้านสมรรถนะของบุคลากร</w:t>
      </w:r>
      <w:r w:rsidRPr="002062FA">
        <w:rPr>
          <w:noProof/>
          <w:sz w:val="32"/>
        </w:rPr>
        <w:tab/>
      </w:r>
      <w:r w:rsidRPr="002062FA">
        <w:rPr>
          <w:noProof/>
          <w:sz w:val="32"/>
        </w:rPr>
        <w:fldChar w:fldCharType="begin"/>
      </w:r>
      <w:r w:rsidRPr="002062FA">
        <w:rPr>
          <w:noProof/>
          <w:sz w:val="32"/>
        </w:rPr>
        <w:instrText xml:space="preserve"> PAGEREF _Toc515231906 \h </w:instrText>
      </w:r>
      <w:r w:rsidRPr="002062FA">
        <w:rPr>
          <w:noProof/>
          <w:sz w:val="32"/>
        </w:rPr>
      </w:r>
      <w:r w:rsidRPr="002062FA">
        <w:rPr>
          <w:noProof/>
          <w:sz w:val="32"/>
        </w:rPr>
        <w:fldChar w:fldCharType="separate"/>
      </w:r>
      <w:r w:rsidR="00F64315">
        <w:rPr>
          <w:noProof/>
          <w:sz w:val="32"/>
          <w:cs/>
        </w:rPr>
        <w:t>68</w:t>
      </w:r>
      <w:r w:rsidRPr="002062FA">
        <w:rPr>
          <w:noProof/>
          <w:sz w:val="32"/>
        </w:rPr>
        <w:fldChar w:fldCharType="end"/>
      </w:r>
    </w:p>
    <w:p w:rsidR="002062FA" w:rsidRPr="002062FA" w:rsidRDefault="002062FA" w:rsidP="00D5111B">
      <w:pPr>
        <w:pStyle w:val="af5"/>
        <w:tabs>
          <w:tab w:val="right" w:leader="dot" w:pos="8296"/>
        </w:tabs>
        <w:ind w:left="180" w:firstLine="0"/>
        <w:rPr>
          <w:rFonts w:eastAsiaTheme="minorEastAsia"/>
          <w:smallCaps w:val="0"/>
          <w:noProof/>
          <w:sz w:val="32"/>
        </w:rPr>
      </w:pPr>
      <w:r w:rsidRPr="002062FA">
        <w:rPr>
          <w:noProof/>
          <w:color w:val="000000" w:themeColor="text1"/>
          <w:sz w:val="32"/>
        </w:rPr>
        <w:t>3</w:t>
      </w:r>
      <w:r w:rsidRPr="002062FA">
        <w:rPr>
          <w:noProof/>
          <w:color w:val="000000" w:themeColor="text1"/>
          <w:sz w:val="32"/>
          <w:cs/>
        </w:rPr>
        <w:noBreakHyphen/>
      </w:r>
      <w:r w:rsidRPr="002062FA">
        <w:rPr>
          <w:noProof/>
          <w:color w:val="000000" w:themeColor="text1"/>
          <w:sz w:val="32"/>
        </w:rPr>
        <w:t>30</w:t>
      </w:r>
      <w:r w:rsidRPr="002062FA">
        <w:rPr>
          <w:noProof/>
          <w:color w:val="000000" w:themeColor="text1"/>
          <w:sz w:val="32"/>
          <w:cs/>
        </w:rPr>
        <w:t xml:space="preserve"> แผนภาพความสัมพันธ์ของระบบประเมินผลปฏิบัติงานของบุคลากร ในหน่วยงานอุดมศึกษาในส่วนของด้านการประเมินสมรร</w:t>
      </w:r>
      <w:r w:rsidR="00FA07ED">
        <w:rPr>
          <w:rFonts w:hint="cs"/>
          <w:noProof/>
          <w:color w:val="000000" w:themeColor="text1"/>
          <w:sz w:val="32"/>
          <w:cs/>
        </w:rPr>
        <w:t>ถ</w:t>
      </w:r>
      <w:r w:rsidRPr="002062FA">
        <w:rPr>
          <w:noProof/>
          <w:color w:val="000000" w:themeColor="text1"/>
          <w:sz w:val="32"/>
          <w:cs/>
        </w:rPr>
        <w:t>นะ</w:t>
      </w:r>
      <w:r w:rsidRPr="002062FA">
        <w:rPr>
          <w:noProof/>
          <w:sz w:val="32"/>
        </w:rPr>
        <w:tab/>
      </w:r>
      <w:r w:rsidRPr="002062FA">
        <w:rPr>
          <w:noProof/>
          <w:sz w:val="32"/>
        </w:rPr>
        <w:fldChar w:fldCharType="begin"/>
      </w:r>
      <w:r w:rsidRPr="002062FA">
        <w:rPr>
          <w:noProof/>
          <w:sz w:val="32"/>
        </w:rPr>
        <w:instrText xml:space="preserve"> PAGEREF _Toc515231907 \h </w:instrText>
      </w:r>
      <w:r w:rsidRPr="002062FA">
        <w:rPr>
          <w:noProof/>
          <w:sz w:val="32"/>
        </w:rPr>
      </w:r>
      <w:r w:rsidRPr="002062FA">
        <w:rPr>
          <w:noProof/>
          <w:sz w:val="32"/>
        </w:rPr>
        <w:fldChar w:fldCharType="separate"/>
      </w:r>
      <w:r w:rsidR="00F64315">
        <w:rPr>
          <w:noProof/>
          <w:sz w:val="32"/>
          <w:cs/>
        </w:rPr>
        <w:t>69</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w:t>
      </w:r>
      <w:r w:rsidRPr="002062FA">
        <w:rPr>
          <w:noProof/>
          <w:color w:val="000000" w:themeColor="text1"/>
          <w:sz w:val="32"/>
          <w:cs/>
        </w:rPr>
        <w:t xml:space="preserve"> </w:t>
      </w:r>
      <w:r w:rsidRPr="002062FA">
        <w:rPr>
          <w:noProof/>
          <w:sz w:val="32"/>
          <w:cs/>
        </w:rPr>
        <w:t>เข้าสู่ระบบ</w:t>
      </w:r>
      <w:r w:rsidRPr="002062FA">
        <w:rPr>
          <w:noProof/>
          <w:sz w:val="32"/>
        </w:rPr>
        <w:tab/>
      </w:r>
      <w:r w:rsidRPr="002062FA">
        <w:rPr>
          <w:noProof/>
          <w:sz w:val="32"/>
        </w:rPr>
        <w:fldChar w:fldCharType="begin"/>
      </w:r>
      <w:r w:rsidRPr="002062FA">
        <w:rPr>
          <w:noProof/>
          <w:sz w:val="32"/>
        </w:rPr>
        <w:instrText xml:space="preserve"> PAGEREF _Toc515231908 \h </w:instrText>
      </w:r>
      <w:r w:rsidRPr="002062FA">
        <w:rPr>
          <w:noProof/>
          <w:sz w:val="32"/>
        </w:rPr>
      </w:r>
      <w:r w:rsidRPr="002062FA">
        <w:rPr>
          <w:noProof/>
          <w:sz w:val="32"/>
        </w:rPr>
        <w:fldChar w:fldCharType="separate"/>
      </w:r>
      <w:r w:rsidR="00F64315">
        <w:rPr>
          <w:noProof/>
          <w:sz w:val="32"/>
          <w:cs/>
        </w:rPr>
        <w:t>71</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2</w:t>
      </w:r>
      <w:r w:rsidRPr="002062FA">
        <w:rPr>
          <w:noProof/>
          <w:color w:val="000000" w:themeColor="text1"/>
          <w:sz w:val="32"/>
          <w:cs/>
        </w:rPr>
        <w:t xml:space="preserve"> </w:t>
      </w:r>
      <w:r w:rsidRPr="002062FA">
        <w:rPr>
          <w:noProof/>
          <w:sz w:val="32"/>
          <w:cs/>
        </w:rPr>
        <w:t>เมนูของเจ้าหน้าที่ดูแลระบบ</w:t>
      </w:r>
      <w:r w:rsidRPr="002062FA">
        <w:rPr>
          <w:noProof/>
          <w:sz w:val="32"/>
        </w:rPr>
        <w:tab/>
      </w:r>
      <w:r w:rsidRPr="002062FA">
        <w:rPr>
          <w:noProof/>
          <w:sz w:val="32"/>
        </w:rPr>
        <w:fldChar w:fldCharType="begin"/>
      </w:r>
      <w:r w:rsidRPr="002062FA">
        <w:rPr>
          <w:noProof/>
          <w:sz w:val="32"/>
        </w:rPr>
        <w:instrText xml:space="preserve"> PAGEREF _Toc515231909 \h </w:instrText>
      </w:r>
      <w:r w:rsidRPr="002062FA">
        <w:rPr>
          <w:noProof/>
          <w:sz w:val="32"/>
        </w:rPr>
      </w:r>
      <w:r w:rsidRPr="002062FA">
        <w:rPr>
          <w:noProof/>
          <w:sz w:val="32"/>
        </w:rPr>
        <w:fldChar w:fldCharType="separate"/>
      </w:r>
      <w:r w:rsidR="00F64315">
        <w:rPr>
          <w:noProof/>
          <w:sz w:val="32"/>
          <w:cs/>
        </w:rPr>
        <w:t>71</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3</w:t>
      </w:r>
      <w:r w:rsidRPr="002062FA">
        <w:rPr>
          <w:noProof/>
          <w:color w:val="000000" w:themeColor="text1"/>
          <w:sz w:val="32"/>
          <w:cs/>
        </w:rPr>
        <w:t xml:space="preserve"> เมนู</w:t>
      </w:r>
      <w:r w:rsidRPr="002062FA">
        <w:rPr>
          <w:noProof/>
          <w:sz w:val="32"/>
          <w:cs/>
        </w:rPr>
        <w:t>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_Toc515231910 \h </w:instrText>
      </w:r>
      <w:r w:rsidRPr="002062FA">
        <w:rPr>
          <w:noProof/>
          <w:sz w:val="32"/>
        </w:rPr>
      </w:r>
      <w:r w:rsidRPr="002062FA">
        <w:rPr>
          <w:noProof/>
          <w:sz w:val="32"/>
        </w:rPr>
        <w:fldChar w:fldCharType="separate"/>
      </w:r>
      <w:r w:rsidR="00F64315">
        <w:rPr>
          <w:noProof/>
          <w:sz w:val="32"/>
          <w:cs/>
        </w:rPr>
        <w:t>72</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4</w:t>
      </w:r>
      <w:r w:rsidRPr="002062FA">
        <w:rPr>
          <w:noProof/>
          <w:color w:val="000000" w:themeColor="text1"/>
          <w:sz w:val="32"/>
          <w:cs/>
        </w:rPr>
        <w:t xml:space="preserve"> </w:t>
      </w:r>
      <w:r w:rsidRPr="002062FA">
        <w:rPr>
          <w:noProof/>
          <w:sz w:val="32"/>
          <w:cs/>
        </w:rPr>
        <w:t>การเพิ่มข้อมูลพื้นฐานด้านสมรรถนะ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_Toc515231911 \h </w:instrText>
      </w:r>
      <w:r w:rsidRPr="002062FA">
        <w:rPr>
          <w:noProof/>
          <w:sz w:val="32"/>
        </w:rPr>
      </w:r>
      <w:r w:rsidRPr="002062FA">
        <w:rPr>
          <w:noProof/>
          <w:sz w:val="32"/>
        </w:rPr>
        <w:fldChar w:fldCharType="separate"/>
      </w:r>
      <w:r w:rsidR="00F64315">
        <w:rPr>
          <w:noProof/>
          <w:sz w:val="32"/>
          <w:cs/>
        </w:rPr>
        <w:t>72</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5</w:t>
      </w:r>
      <w:r w:rsidRPr="002062FA">
        <w:rPr>
          <w:noProof/>
          <w:color w:val="000000" w:themeColor="text1"/>
          <w:sz w:val="32"/>
          <w:cs/>
        </w:rPr>
        <w:t xml:space="preserve"> </w:t>
      </w:r>
      <w:r w:rsidRPr="002062FA">
        <w:rPr>
          <w:noProof/>
          <w:sz w:val="32"/>
          <w:cs/>
        </w:rPr>
        <w:t>การแก้ไขข้อมูลพื้นฐานด้านสมรรถนะ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_Toc515231912 \h </w:instrText>
      </w:r>
      <w:r w:rsidRPr="002062FA">
        <w:rPr>
          <w:noProof/>
          <w:sz w:val="32"/>
        </w:rPr>
      </w:r>
      <w:r w:rsidRPr="002062FA">
        <w:rPr>
          <w:noProof/>
          <w:sz w:val="32"/>
        </w:rPr>
        <w:fldChar w:fldCharType="separate"/>
      </w:r>
      <w:r w:rsidR="00F64315">
        <w:rPr>
          <w:noProof/>
          <w:sz w:val="32"/>
          <w:cs/>
        </w:rPr>
        <w:t>73</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6</w:t>
      </w:r>
      <w:r w:rsidRPr="002062FA">
        <w:rPr>
          <w:noProof/>
          <w:color w:val="000000" w:themeColor="text1"/>
          <w:sz w:val="32"/>
          <w:cs/>
        </w:rPr>
        <w:t xml:space="preserve"> </w:t>
      </w:r>
      <w:r w:rsidRPr="002062FA">
        <w:rPr>
          <w:noProof/>
          <w:sz w:val="32"/>
          <w:cs/>
        </w:rPr>
        <w:t>การลบข้อมูลพื้นฐานด้านสมรรถนะ</w:t>
      </w:r>
      <w:r w:rsidRPr="002062FA">
        <w:rPr>
          <w:noProof/>
          <w:sz w:val="32"/>
        </w:rPr>
        <w:tab/>
      </w:r>
      <w:r w:rsidRPr="002062FA">
        <w:rPr>
          <w:noProof/>
          <w:sz w:val="32"/>
        </w:rPr>
        <w:fldChar w:fldCharType="begin"/>
      </w:r>
      <w:r w:rsidRPr="002062FA">
        <w:rPr>
          <w:noProof/>
          <w:sz w:val="32"/>
        </w:rPr>
        <w:instrText xml:space="preserve"> PAGEREF _Toc515231913 \h </w:instrText>
      </w:r>
      <w:r w:rsidRPr="002062FA">
        <w:rPr>
          <w:noProof/>
          <w:sz w:val="32"/>
        </w:rPr>
      </w:r>
      <w:r w:rsidRPr="002062FA">
        <w:rPr>
          <w:noProof/>
          <w:sz w:val="32"/>
        </w:rPr>
        <w:fldChar w:fldCharType="separate"/>
      </w:r>
      <w:r w:rsidR="00F64315">
        <w:rPr>
          <w:noProof/>
          <w:sz w:val="32"/>
          <w:cs/>
        </w:rPr>
        <w:t>73</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7</w:t>
      </w:r>
      <w:r w:rsidRPr="002062FA">
        <w:rPr>
          <w:noProof/>
          <w:color w:val="000000" w:themeColor="text1"/>
          <w:sz w:val="32"/>
          <w:cs/>
        </w:rPr>
        <w:t xml:space="preserve"> </w:t>
      </w:r>
      <w:r w:rsidRPr="002062FA">
        <w:rPr>
          <w:noProof/>
          <w:sz w:val="32"/>
          <w:cs/>
        </w:rPr>
        <w:t>การเพิ่มข้อมูลการสร้างแบบประเมิน</w:t>
      </w:r>
      <w:r w:rsidRPr="002062FA">
        <w:rPr>
          <w:noProof/>
          <w:sz w:val="32"/>
        </w:rPr>
        <w:tab/>
      </w:r>
      <w:r w:rsidRPr="002062FA">
        <w:rPr>
          <w:noProof/>
          <w:sz w:val="32"/>
        </w:rPr>
        <w:fldChar w:fldCharType="begin"/>
      </w:r>
      <w:r w:rsidRPr="002062FA">
        <w:rPr>
          <w:noProof/>
          <w:sz w:val="32"/>
        </w:rPr>
        <w:instrText xml:space="preserve"> PAGEREF _Toc515231914 \h </w:instrText>
      </w:r>
      <w:r w:rsidRPr="002062FA">
        <w:rPr>
          <w:noProof/>
          <w:sz w:val="32"/>
        </w:rPr>
      </w:r>
      <w:r w:rsidRPr="002062FA">
        <w:rPr>
          <w:noProof/>
          <w:sz w:val="32"/>
        </w:rPr>
        <w:fldChar w:fldCharType="separate"/>
      </w:r>
      <w:r w:rsidR="00F64315">
        <w:rPr>
          <w:noProof/>
          <w:sz w:val="32"/>
          <w:cs/>
        </w:rPr>
        <w:t>74</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8</w:t>
      </w:r>
      <w:r w:rsidRPr="002062FA">
        <w:rPr>
          <w:noProof/>
          <w:color w:val="000000" w:themeColor="text1"/>
          <w:sz w:val="32"/>
          <w:cs/>
        </w:rPr>
        <w:t xml:space="preserve"> </w:t>
      </w:r>
      <w:r w:rsidRPr="002062FA">
        <w:rPr>
          <w:noProof/>
          <w:sz w:val="32"/>
          <w:cs/>
        </w:rPr>
        <w:t>การแก้ไขข้อมูลการสร้างแบบประเมิน</w:t>
      </w:r>
      <w:r w:rsidRPr="002062FA">
        <w:rPr>
          <w:noProof/>
          <w:sz w:val="32"/>
        </w:rPr>
        <w:tab/>
      </w:r>
      <w:r w:rsidRPr="002062FA">
        <w:rPr>
          <w:noProof/>
          <w:sz w:val="32"/>
        </w:rPr>
        <w:fldChar w:fldCharType="begin"/>
      </w:r>
      <w:r w:rsidRPr="002062FA">
        <w:rPr>
          <w:noProof/>
          <w:sz w:val="32"/>
        </w:rPr>
        <w:instrText xml:space="preserve"> PAGEREF _Toc515231915 \h </w:instrText>
      </w:r>
      <w:r w:rsidRPr="002062FA">
        <w:rPr>
          <w:noProof/>
          <w:sz w:val="32"/>
        </w:rPr>
      </w:r>
      <w:r w:rsidRPr="002062FA">
        <w:rPr>
          <w:noProof/>
          <w:sz w:val="32"/>
        </w:rPr>
        <w:fldChar w:fldCharType="separate"/>
      </w:r>
      <w:r w:rsidR="00F64315">
        <w:rPr>
          <w:noProof/>
          <w:sz w:val="32"/>
          <w:cs/>
        </w:rPr>
        <w:t>74</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9</w:t>
      </w:r>
      <w:r w:rsidRPr="002062FA">
        <w:rPr>
          <w:noProof/>
          <w:color w:val="000000" w:themeColor="text1"/>
          <w:sz w:val="32"/>
          <w:cs/>
        </w:rPr>
        <w:t xml:space="preserve"> </w:t>
      </w:r>
      <w:r w:rsidRPr="002062FA">
        <w:rPr>
          <w:noProof/>
          <w:sz w:val="32"/>
          <w:cs/>
        </w:rPr>
        <w:t>การดูข้อมูลการสร้างแบบประเมิน</w:t>
      </w:r>
      <w:r w:rsidRPr="002062FA">
        <w:rPr>
          <w:noProof/>
          <w:sz w:val="32"/>
        </w:rPr>
        <w:tab/>
      </w:r>
      <w:r w:rsidRPr="002062FA">
        <w:rPr>
          <w:noProof/>
          <w:sz w:val="32"/>
        </w:rPr>
        <w:fldChar w:fldCharType="begin"/>
      </w:r>
      <w:r w:rsidRPr="002062FA">
        <w:rPr>
          <w:noProof/>
          <w:sz w:val="32"/>
        </w:rPr>
        <w:instrText xml:space="preserve"> PAGEREF _Toc515231916 \h </w:instrText>
      </w:r>
      <w:r w:rsidRPr="002062FA">
        <w:rPr>
          <w:noProof/>
          <w:sz w:val="32"/>
        </w:rPr>
      </w:r>
      <w:r w:rsidRPr="002062FA">
        <w:rPr>
          <w:noProof/>
          <w:sz w:val="32"/>
        </w:rPr>
        <w:fldChar w:fldCharType="separate"/>
      </w:r>
      <w:r w:rsidR="00F64315">
        <w:rPr>
          <w:noProof/>
          <w:sz w:val="32"/>
          <w:cs/>
        </w:rPr>
        <w:t>75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10</w:t>
      </w:r>
      <w:r w:rsidRPr="002062FA">
        <w:rPr>
          <w:noProof/>
          <w:color w:val="000000" w:themeColor="text1"/>
          <w:sz w:val="32"/>
          <w:cs/>
        </w:rPr>
        <w:t xml:space="preserve"> </w:t>
      </w:r>
      <w:r w:rsidRPr="002062FA">
        <w:rPr>
          <w:noProof/>
          <w:sz w:val="32"/>
          <w:cs/>
        </w:rPr>
        <w:t>การจัดการข้อมูลการสร้างแบบประเมิน</w:t>
      </w:r>
      <w:r w:rsidRPr="002062FA">
        <w:rPr>
          <w:noProof/>
          <w:sz w:val="32"/>
        </w:rPr>
        <w:tab/>
      </w:r>
      <w:r w:rsidRPr="002062FA">
        <w:rPr>
          <w:noProof/>
          <w:sz w:val="32"/>
        </w:rPr>
        <w:fldChar w:fldCharType="begin"/>
      </w:r>
      <w:r w:rsidRPr="002062FA">
        <w:rPr>
          <w:noProof/>
          <w:sz w:val="32"/>
        </w:rPr>
        <w:instrText xml:space="preserve"> PAGEREF _Toc515231917 \h </w:instrText>
      </w:r>
      <w:r w:rsidRPr="002062FA">
        <w:rPr>
          <w:noProof/>
          <w:sz w:val="32"/>
        </w:rPr>
      </w:r>
      <w:r w:rsidRPr="002062FA">
        <w:rPr>
          <w:noProof/>
          <w:sz w:val="32"/>
        </w:rPr>
        <w:fldChar w:fldCharType="separate"/>
      </w:r>
      <w:r w:rsidR="00F64315">
        <w:rPr>
          <w:noProof/>
          <w:sz w:val="32"/>
          <w:cs/>
        </w:rPr>
        <w:t>75</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11</w:t>
      </w:r>
      <w:r w:rsidRPr="002062FA">
        <w:rPr>
          <w:noProof/>
          <w:color w:val="000000" w:themeColor="text1"/>
          <w:sz w:val="32"/>
          <w:cs/>
        </w:rPr>
        <w:t xml:space="preserve"> </w:t>
      </w:r>
      <w:r w:rsidRPr="002062FA">
        <w:rPr>
          <w:noProof/>
          <w:sz w:val="32"/>
          <w:cs/>
        </w:rPr>
        <w:t>การจัดการข้อมูลการสร้างแบบประเมิน</w:t>
      </w:r>
      <w:r w:rsidRPr="002062FA">
        <w:rPr>
          <w:noProof/>
          <w:sz w:val="32"/>
        </w:rPr>
        <w:tab/>
      </w:r>
      <w:r w:rsidRPr="002062FA">
        <w:rPr>
          <w:noProof/>
          <w:sz w:val="32"/>
        </w:rPr>
        <w:fldChar w:fldCharType="begin"/>
      </w:r>
      <w:r w:rsidRPr="002062FA">
        <w:rPr>
          <w:noProof/>
          <w:sz w:val="32"/>
        </w:rPr>
        <w:instrText xml:space="preserve"> PAGEREF _Toc515231918 \h </w:instrText>
      </w:r>
      <w:r w:rsidRPr="002062FA">
        <w:rPr>
          <w:noProof/>
          <w:sz w:val="32"/>
        </w:rPr>
      </w:r>
      <w:r w:rsidRPr="002062FA">
        <w:rPr>
          <w:noProof/>
          <w:sz w:val="32"/>
        </w:rPr>
        <w:fldChar w:fldCharType="separate"/>
      </w:r>
      <w:r w:rsidR="00F64315">
        <w:rPr>
          <w:noProof/>
          <w:sz w:val="32"/>
          <w:cs/>
        </w:rPr>
        <w:t>76</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12</w:t>
      </w:r>
      <w:r w:rsidRPr="002062FA">
        <w:rPr>
          <w:noProof/>
          <w:color w:val="000000" w:themeColor="text1"/>
          <w:sz w:val="32"/>
          <w:cs/>
        </w:rPr>
        <w:t xml:space="preserve"> </w:t>
      </w:r>
      <w:r w:rsidRPr="002062FA">
        <w:rPr>
          <w:noProof/>
          <w:sz w:val="32"/>
          <w:cs/>
        </w:rPr>
        <w:t>การจัดการกำหนดการประเมิน</w:t>
      </w:r>
      <w:r w:rsidRPr="002062FA">
        <w:rPr>
          <w:noProof/>
          <w:sz w:val="32"/>
        </w:rPr>
        <w:tab/>
      </w:r>
      <w:r w:rsidRPr="002062FA">
        <w:rPr>
          <w:noProof/>
          <w:sz w:val="32"/>
        </w:rPr>
        <w:fldChar w:fldCharType="begin"/>
      </w:r>
      <w:r w:rsidRPr="002062FA">
        <w:rPr>
          <w:noProof/>
          <w:sz w:val="32"/>
        </w:rPr>
        <w:instrText xml:space="preserve"> PAGEREF _Toc515231919 \h </w:instrText>
      </w:r>
      <w:r w:rsidRPr="002062FA">
        <w:rPr>
          <w:noProof/>
          <w:sz w:val="32"/>
        </w:rPr>
      </w:r>
      <w:r w:rsidRPr="002062FA">
        <w:rPr>
          <w:noProof/>
          <w:sz w:val="32"/>
        </w:rPr>
        <w:fldChar w:fldCharType="separate"/>
      </w:r>
      <w:r w:rsidR="00F64315">
        <w:rPr>
          <w:noProof/>
          <w:sz w:val="32"/>
          <w:cs/>
        </w:rPr>
        <w:t>77</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lastRenderedPageBreak/>
        <w:t>4</w:t>
      </w:r>
      <w:r w:rsidRPr="002062FA">
        <w:rPr>
          <w:noProof/>
          <w:color w:val="000000" w:themeColor="text1"/>
          <w:sz w:val="32"/>
          <w:cs/>
        </w:rPr>
        <w:noBreakHyphen/>
      </w:r>
      <w:r w:rsidRPr="002062FA">
        <w:rPr>
          <w:noProof/>
          <w:color w:val="000000" w:themeColor="text1"/>
          <w:sz w:val="32"/>
        </w:rPr>
        <w:t>13</w:t>
      </w:r>
      <w:r w:rsidRPr="002062FA">
        <w:rPr>
          <w:noProof/>
          <w:color w:val="000000" w:themeColor="text1"/>
          <w:sz w:val="32"/>
          <w:cs/>
        </w:rPr>
        <w:t xml:space="preserve"> </w:t>
      </w:r>
      <w:r w:rsidRPr="002062FA">
        <w:rPr>
          <w:noProof/>
          <w:sz w:val="32"/>
          <w:cs/>
        </w:rPr>
        <w:t>การจัดการกำหนดการประเมิน</w:t>
      </w:r>
      <w:r w:rsidRPr="002062FA">
        <w:rPr>
          <w:noProof/>
          <w:sz w:val="32"/>
        </w:rPr>
        <w:tab/>
      </w:r>
      <w:r w:rsidRPr="002062FA">
        <w:rPr>
          <w:noProof/>
          <w:sz w:val="32"/>
        </w:rPr>
        <w:fldChar w:fldCharType="begin"/>
      </w:r>
      <w:r w:rsidRPr="002062FA">
        <w:rPr>
          <w:noProof/>
          <w:sz w:val="32"/>
        </w:rPr>
        <w:instrText xml:space="preserve"> PAGEREF _Toc515231920 \h </w:instrText>
      </w:r>
      <w:r w:rsidRPr="002062FA">
        <w:rPr>
          <w:noProof/>
          <w:sz w:val="32"/>
        </w:rPr>
      </w:r>
      <w:r w:rsidRPr="002062FA">
        <w:rPr>
          <w:noProof/>
          <w:sz w:val="32"/>
        </w:rPr>
        <w:fldChar w:fldCharType="separate"/>
      </w:r>
      <w:r w:rsidR="00F64315">
        <w:rPr>
          <w:noProof/>
          <w:sz w:val="32"/>
          <w:cs/>
        </w:rPr>
        <w:t>77</w:t>
      </w:r>
      <w:r w:rsidRPr="002062FA">
        <w:rPr>
          <w:noProof/>
          <w:sz w:val="32"/>
        </w:rPr>
        <w:fldChar w:fldCharType="end"/>
      </w:r>
    </w:p>
    <w:p w:rsidR="002062FA" w:rsidRDefault="002062FA" w:rsidP="00D5111B">
      <w:pPr>
        <w:pStyle w:val="af5"/>
        <w:tabs>
          <w:tab w:val="right" w:leader="dot" w:pos="8296"/>
        </w:tabs>
        <w:ind w:hanging="460"/>
        <w:rPr>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14</w:t>
      </w:r>
      <w:r w:rsidRPr="002062FA">
        <w:rPr>
          <w:noProof/>
          <w:color w:val="000000" w:themeColor="text1"/>
          <w:sz w:val="32"/>
          <w:cs/>
        </w:rPr>
        <w:t xml:space="preserve"> </w:t>
      </w:r>
      <w:r w:rsidRPr="002062FA">
        <w:rPr>
          <w:noProof/>
          <w:sz w:val="32"/>
          <w:cs/>
        </w:rPr>
        <w:t>ตารางกำหนดการประเมินของปีงบประมาณ</w:t>
      </w:r>
      <w:r w:rsidRPr="002062FA">
        <w:rPr>
          <w:noProof/>
          <w:sz w:val="32"/>
        </w:rPr>
        <w:tab/>
      </w:r>
      <w:r w:rsidRPr="002062FA">
        <w:rPr>
          <w:noProof/>
          <w:sz w:val="32"/>
        </w:rPr>
        <w:fldChar w:fldCharType="begin"/>
      </w:r>
      <w:r w:rsidRPr="002062FA">
        <w:rPr>
          <w:noProof/>
          <w:sz w:val="32"/>
        </w:rPr>
        <w:instrText xml:space="preserve"> PAGEREF _Toc515231921 \h </w:instrText>
      </w:r>
      <w:r w:rsidRPr="002062FA">
        <w:rPr>
          <w:noProof/>
          <w:sz w:val="32"/>
        </w:rPr>
      </w:r>
      <w:r w:rsidRPr="002062FA">
        <w:rPr>
          <w:noProof/>
          <w:sz w:val="32"/>
        </w:rPr>
        <w:fldChar w:fldCharType="separate"/>
      </w:r>
      <w:r w:rsidR="00F64315">
        <w:rPr>
          <w:noProof/>
          <w:sz w:val="32"/>
          <w:cs/>
        </w:rPr>
        <w:t>78</w:t>
      </w:r>
      <w:r w:rsidRPr="002062FA">
        <w:rPr>
          <w:noProof/>
          <w:sz w:val="32"/>
        </w:rPr>
        <w:fldChar w:fldCharType="end"/>
      </w:r>
    </w:p>
    <w:p w:rsidR="00D50DD2" w:rsidRDefault="00D50DD2" w:rsidP="00D5111B">
      <w:pPr>
        <w:ind w:hanging="460"/>
        <w:jc w:val="center"/>
        <w:rPr>
          <w:b/>
          <w:bCs/>
          <w:sz w:val="40"/>
          <w:szCs w:val="40"/>
        </w:rPr>
      </w:pPr>
    </w:p>
    <w:p w:rsidR="00CB09F4" w:rsidRPr="002062FA" w:rsidRDefault="00CB09F4" w:rsidP="00D5111B">
      <w:pPr>
        <w:ind w:hanging="460"/>
        <w:jc w:val="center"/>
        <w:rPr>
          <w:b/>
          <w:bCs/>
          <w:sz w:val="40"/>
          <w:szCs w:val="40"/>
        </w:rPr>
      </w:pPr>
      <w:r w:rsidRPr="002062FA">
        <w:rPr>
          <w:rFonts w:hint="cs"/>
          <w:b/>
          <w:bCs/>
          <w:sz w:val="40"/>
          <w:szCs w:val="40"/>
          <w:cs/>
        </w:rPr>
        <w:t>สารบัญ</w:t>
      </w:r>
      <w:r>
        <w:rPr>
          <w:rFonts w:hint="cs"/>
          <w:b/>
          <w:bCs/>
          <w:sz w:val="40"/>
          <w:szCs w:val="40"/>
          <w:cs/>
        </w:rPr>
        <w:t>รูปภาพ</w:t>
      </w:r>
      <w:r w:rsidRPr="002062FA">
        <w:rPr>
          <w:rFonts w:hint="cs"/>
          <w:b/>
          <w:bCs/>
          <w:sz w:val="40"/>
          <w:szCs w:val="40"/>
          <w:cs/>
        </w:rPr>
        <w:t xml:space="preserve"> (</w:t>
      </w:r>
      <w:r>
        <w:rPr>
          <w:rFonts w:hint="cs"/>
          <w:b/>
          <w:bCs/>
          <w:sz w:val="40"/>
          <w:szCs w:val="40"/>
          <w:cs/>
        </w:rPr>
        <w:t>4</w:t>
      </w:r>
      <w:r w:rsidRPr="002062FA">
        <w:rPr>
          <w:rFonts w:hint="cs"/>
          <w:b/>
          <w:bCs/>
          <w:sz w:val="40"/>
          <w:szCs w:val="40"/>
          <w:cs/>
        </w:rPr>
        <w:t>)</w:t>
      </w:r>
    </w:p>
    <w:p w:rsidR="00CB09F4" w:rsidRDefault="00CB09F4" w:rsidP="00D5111B">
      <w:pPr>
        <w:ind w:hanging="460"/>
      </w:pPr>
    </w:p>
    <w:p w:rsidR="00CB09F4" w:rsidRPr="00CB09F4" w:rsidRDefault="00CB09F4" w:rsidP="00D5111B">
      <w:r>
        <w:rPr>
          <w:rFonts w:hint="cs"/>
          <w:cs/>
        </w:rPr>
        <w:t>ภาพที่</w:t>
      </w:r>
      <w:r>
        <w:rPr>
          <w:cs/>
        </w:rPr>
        <w:tab/>
      </w:r>
      <w:r>
        <w:rPr>
          <w:cs/>
        </w:rPr>
        <w:tab/>
      </w:r>
      <w:r>
        <w:rPr>
          <w:cs/>
        </w:rPr>
        <w:tab/>
      </w:r>
      <w:r>
        <w:rPr>
          <w:cs/>
        </w:rPr>
        <w:tab/>
      </w:r>
      <w:r>
        <w:rPr>
          <w:cs/>
        </w:rPr>
        <w:tab/>
      </w:r>
      <w:r>
        <w:rPr>
          <w:cs/>
        </w:rPr>
        <w:tab/>
      </w:r>
      <w:r>
        <w:rPr>
          <w:cs/>
        </w:rPr>
        <w:tab/>
      </w:r>
      <w:r>
        <w:rPr>
          <w:cs/>
        </w:rPr>
        <w:tab/>
      </w:r>
      <w:r>
        <w:rPr>
          <w:cs/>
        </w:rPr>
        <w:tab/>
      </w:r>
      <w:r>
        <w:rPr>
          <w:cs/>
        </w:rPr>
        <w:tab/>
      </w:r>
      <w:r>
        <w:rPr>
          <w:cs/>
        </w:rPr>
        <w:tab/>
      </w:r>
      <w:r>
        <w:rPr>
          <w:rFonts w:hint="cs"/>
          <w:cs/>
        </w:rPr>
        <w:t>หน้า</w:t>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15</w:t>
      </w:r>
      <w:r w:rsidRPr="002062FA">
        <w:rPr>
          <w:noProof/>
          <w:color w:val="000000" w:themeColor="text1"/>
          <w:sz w:val="32"/>
          <w:cs/>
        </w:rPr>
        <w:t xml:space="preserve"> </w:t>
      </w:r>
      <w:r w:rsidRPr="002062FA">
        <w:rPr>
          <w:noProof/>
          <w:sz w:val="32"/>
          <w:cs/>
        </w:rPr>
        <w:t>ประเภทบุคลากร คณะวิทยาการสารสนเทศ มหาวิทยาลัยบูรพา</w:t>
      </w:r>
      <w:r w:rsidRPr="002062FA">
        <w:rPr>
          <w:noProof/>
          <w:sz w:val="32"/>
        </w:rPr>
        <w:tab/>
      </w:r>
      <w:r w:rsidRPr="002062FA">
        <w:rPr>
          <w:noProof/>
          <w:sz w:val="32"/>
        </w:rPr>
        <w:fldChar w:fldCharType="begin"/>
      </w:r>
      <w:r w:rsidRPr="002062FA">
        <w:rPr>
          <w:noProof/>
          <w:sz w:val="32"/>
        </w:rPr>
        <w:instrText xml:space="preserve"> PAGEREF _Toc515231922 \h </w:instrText>
      </w:r>
      <w:r w:rsidRPr="002062FA">
        <w:rPr>
          <w:noProof/>
          <w:sz w:val="32"/>
        </w:rPr>
      </w:r>
      <w:r w:rsidRPr="002062FA">
        <w:rPr>
          <w:noProof/>
          <w:sz w:val="32"/>
        </w:rPr>
        <w:fldChar w:fldCharType="separate"/>
      </w:r>
      <w:r w:rsidR="00F64315">
        <w:rPr>
          <w:noProof/>
          <w:sz w:val="32"/>
          <w:cs/>
        </w:rPr>
        <w:t>79</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16</w:t>
      </w:r>
      <w:r w:rsidRPr="002062FA">
        <w:rPr>
          <w:noProof/>
          <w:color w:val="000000" w:themeColor="text1"/>
          <w:sz w:val="32"/>
          <w:cs/>
        </w:rPr>
        <w:t xml:space="preserve"> </w:t>
      </w:r>
      <w:r w:rsidRPr="002062FA">
        <w:rPr>
          <w:noProof/>
          <w:sz w:val="32"/>
          <w:cs/>
        </w:rPr>
        <w:t>รายชื่อบุคลากรตามประเภทบุคลากร</w:t>
      </w:r>
      <w:r w:rsidRPr="002062FA">
        <w:rPr>
          <w:noProof/>
          <w:sz w:val="32"/>
        </w:rPr>
        <w:tab/>
      </w:r>
      <w:r w:rsidRPr="002062FA">
        <w:rPr>
          <w:noProof/>
          <w:sz w:val="32"/>
        </w:rPr>
        <w:fldChar w:fldCharType="begin"/>
      </w:r>
      <w:r w:rsidRPr="002062FA">
        <w:rPr>
          <w:noProof/>
          <w:sz w:val="32"/>
        </w:rPr>
        <w:instrText xml:space="preserve"> PAGEREF _Toc515231923 \h </w:instrText>
      </w:r>
      <w:r w:rsidRPr="002062FA">
        <w:rPr>
          <w:noProof/>
          <w:sz w:val="32"/>
        </w:rPr>
      </w:r>
      <w:r w:rsidRPr="002062FA">
        <w:rPr>
          <w:noProof/>
          <w:sz w:val="32"/>
        </w:rPr>
        <w:fldChar w:fldCharType="separate"/>
      </w:r>
      <w:r w:rsidR="00F64315">
        <w:rPr>
          <w:noProof/>
          <w:sz w:val="32"/>
          <w:cs/>
        </w:rPr>
        <w:t>79</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17</w:t>
      </w:r>
      <w:r w:rsidRPr="002062FA">
        <w:rPr>
          <w:noProof/>
          <w:color w:val="000000" w:themeColor="text1"/>
          <w:sz w:val="32"/>
          <w:cs/>
        </w:rPr>
        <w:t xml:space="preserve"> </w:t>
      </w:r>
      <w:r w:rsidRPr="002062FA">
        <w:rPr>
          <w:noProof/>
          <w:sz w:val="32"/>
          <w:cs/>
        </w:rPr>
        <w:t>แบบฟอร์มการประเมินคะแนน</w:t>
      </w:r>
      <w:r w:rsidRPr="002062FA">
        <w:rPr>
          <w:noProof/>
          <w:sz w:val="32"/>
        </w:rPr>
        <w:tab/>
      </w:r>
      <w:r w:rsidRPr="002062FA">
        <w:rPr>
          <w:noProof/>
          <w:sz w:val="32"/>
        </w:rPr>
        <w:fldChar w:fldCharType="begin"/>
      </w:r>
      <w:r w:rsidRPr="002062FA">
        <w:rPr>
          <w:noProof/>
          <w:sz w:val="32"/>
        </w:rPr>
        <w:instrText xml:space="preserve"> PAGEREF _Toc515231924 \h </w:instrText>
      </w:r>
      <w:r w:rsidRPr="002062FA">
        <w:rPr>
          <w:noProof/>
          <w:sz w:val="32"/>
        </w:rPr>
      </w:r>
      <w:r w:rsidRPr="002062FA">
        <w:rPr>
          <w:noProof/>
          <w:sz w:val="32"/>
        </w:rPr>
        <w:fldChar w:fldCharType="separate"/>
      </w:r>
      <w:r w:rsidR="00F64315">
        <w:rPr>
          <w:noProof/>
          <w:sz w:val="32"/>
          <w:cs/>
        </w:rPr>
        <w:t>80</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18</w:t>
      </w:r>
      <w:r w:rsidRPr="002062FA">
        <w:rPr>
          <w:noProof/>
          <w:color w:val="000000" w:themeColor="text1"/>
          <w:sz w:val="32"/>
          <w:cs/>
        </w:rPr>
        <w:t xml:space="preserve"> </w:t>
      </w:r>
      <w:r w:rsidRPr="002062FA">
        <w:rPr>
          <w:noProof/>
          <w:sz w:val="32"/>
          <w:cs/>
        </w:rPr>
        <w:t>คำนวณคะแนนการประเมิน</w:t>
      </w:r>
      <w:r w:rsidRPr="002062FA">
        <w:rPr>
          <w:noProof/>
          <w:sz w:val="32"/>
        </w:rPr>
        <w:tab/>
      </w:r>
      <w:r w:rsidRPr="002062FA">
        <w:rPr>
          <w:noProof/>
          <w:sz w:val="32"/>
        </w:rPr>
        <w:fldChar w:fldCharType="begin"/>
      </w:r>
      <w:r w:rsidRPr="002062FA">
        <w:rPr>
          <w:noProof/>
          <w:sz w:val="32"/>
        </w:rPr>
        <w:instrText xml:space="preserve"> PAGEREF _Toc515231925 \h </w:instrText>
      </w:r>
      <w:r w:rsidRPr="002062FA">
        <w:rPr>
          <w:noProof/>
          <w:sz w:val="32"/>
        </w:rPr>
      </w:r>
      <w:r w:rsidRPr="002062FA">
        <w:rPr>
          <w:noProof/>
          <w:sz w:val="32"/>
        </w:rPr>
        <w:fldChar w:fldCharType="separate"/>
      </w:r>
      <w:r w:rsidR="00F64315">
        <w:rPr>
          <w:noProof/>
          <w:sz w:val="32"/>
          <w:cs/>
        </w:rPr>
        <w:t>80</w:t>
      </w:r>
      <w:r w:rsidRPr="002062FA">
        <w:rPr>
          <w:noProof/>
          <w:sz w:val="32"/>
        </w:rPr>
        <w:fldChar w:fldCharType="end"/>
      </w:r>
    </w:p>
    <w:p w:rsidR="002062FA" w:rsidRPr="002062FA" w:rsidRDefault="002062FA" w:rsidP="00D5111B">
      <w:pPr>
        <w:pStyle w:val="af5"/>
        <w:tabs>
          <w:tab w:val="right" w:leader="dot" w:pos="8296"/>
        </w:tabs>
        <w:ind w:hanging="460"/>
        <w:rPr>
          <w:rFonts w:eastAsiaTheme="minorEastAsia"/>
          <w:smallCaps w:val="0"/>
          <w:noProof/>
          <w:sz w:val="32"/>
        </w:rPr>
      </w:pPr>
      <w:r w:rsidRPr="002062FA">
        <w:rPr>
          <w:noProof/>
          <w:color w:val="000000" w:themeColor="text1"/>
          <w:sz w:val="32"/>
        </w:rPr>
        <w:t>4</w:t>
      </w:r>
      <w:r w:rsidRPr="002062FA">
        <w:rPr>
          <w:noProof/>
          <w:color w:val="000000" w:themeColor="text1"/>
          <w:sz w:val="32"/>
          <w:cs/>
        </w:rPr>
        <w:noBreakHyphen/>
      </w:r>
      <w:r w:rsidRPr="002062FA">
        <w:rPr>
          <w:noProof/>
          <w:color w:val="000000" w:themeColor="text1"/>
          <w:sz w:val="32"/>
        </w:rPr>
        <w:t>19</w:t>
      </w:r>
      <w:r w:rsidRPr="002062FA">
        <w:rPr>
          <w:noProof/>
          <w:color w:val="000000" w:themeColor="text1"/>
          <w:sz w:val="32"/>
          <w:cs/>
        </w:rPr>
        <w:t xml:space="preserve"> </w:t>
      </w:r>
      <w:r w:rsidRPr="002062FA">
        <w:rPr>
          <w:noProof/>
          <w:sz w:val="32"/>
          <w:cs/>
        </w:rPr>
        <w:t>รายงานสรุปคะแนนการประเมินด้านสมรรถนะของแต่ละบุคลากร</w:t>
      </w:r>
      <w:r w:rsidRPr="002062FA">
        <w:rPr>
          <w:noProof/>
          <w:sz w:val="32"/>
        </w:rPr>
        <w:tab/>
      </w:r>
      <w:r w:rsidRPr="002062FA">
        <w:rPr>
          <w:noProof/>
          <w:sz w:val="32"/>
        </w:rPr>
        <w:fldChar w:fldCharType="begin"/>
      </w:r>
      <w:r w:rsidRPr="002062FA">
        <w:rPr>
          <w:noProof/>
          <w:sz w:val="32"/>
        </w:rPr>
        <w:instrText xml:space="preserve"> PAGEREF _Toc515231926 \h </w:instrText>
      </w:r>
      <w:r w:rsidRPr="002062FA">
        <w:rPr>
          <w:noProof/>
          <w:sz w:val="32"/>
        </w:rPr>
      </w:r>
      <w:r w:rsidRPr="002062FA">
        <w:rPr>
          <w:noProof/>
          <w:sz w:val="32"/>
        </w:rPr>
        <w:fldChar w:fldCharType="separate"/>
      </w:r>
      <w:r w:rsidR="00F64315">
        <w:rPr>
          <w:noProof/>
          <w:sz w:val="32"/>
          <w:cs/>
        </w:rPr>
        <w:t>81</w:t>
      </w:r>
      <w:r w:rsidRPr="002062FA">
        <w:rPr>
          <w:noProof/>
          <w:sz w:val="32"/>
        </w:rPr>
        <w:fldChar w:fldCharType="end"/>
      </w:r>
    </w:p>
    <w:p w:rsidR="00CB09F4" w:rsidRPr="00CB09F4" w:rsidRDefault="00397FEB" w:rsidP="00CB09F4">
      <w:r w:rsidRPr="002062FA">
        <w:rPr>
          <w:cs/>
        </w:rPr>
        <w:fldChar w:fldCharType="end"/>
      </w:r>
    </w:p>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Pr="00CB09F4" w:rsidRDefault="00CB09F4" w:rsidP="00CB09F4"/>
    <w:p w:rsidR="00CB09F4" w:rsidRDefault="00CB09F4" w:rsidP="00CB09F4"/>
    <w:p w:rsidR="00D50DD2" w:rsidRDefault="00D50DD2" w:rsidP="00CB09F4"/>
    <w:p w:rsidR="00D50DD2" w:rsidRPr="00CB09F4" w:rsidRDefault="00D50DD2" w:rsidP="00CB09F4"/>
    <w:p w:rsidR="00CB09F4" w:rsidRPr="00CB09F4" w:rsidRDefault="00CB09F4" w:rsidP="00CB09F4"/>
    <w:p w:rsidR="00CB09F4" w:rsidRPr="00CB09F4" w:rsidRDefault="00CB09F4" w:rsidP="00CB09F4"/>
    <w:p w:rsidR="00A7426E" w:rsidRPr="007E1804" w:rsidRDefault="00A7426E" w:rsidP="00397FEB">
      <w:pPr>
        <w:pStyle w:val="10"/>
        <w:numPr>
          <w:ilvl w:val="0"/>
          <w:numId w:val="0"/>
        </w:numPr>
        <w:ind w:left="180" w:hanging="180"/>
        <w:rPr>
          <w:color w:val="000000" w:themeColor="text1"/>
        </w:rPr>
      </w:pPr>
      <w:bookmarkStart w:id="11" w:name="_Toc515323158"/>
      <w:r w:rsidRPr="007E1804">
        <w:rPr>
          <w:color w:val="000000" w:themeColor="text1"/>
          <w:cs/>
        </w:rPr>
        <w:t>สารบัญตาราง</w:t>
      </w:r>
      <w:bookmarkEnd w:id="11"/>
    </w:p>
    <w:p w:rsidR="00594AB8" w:rsidRPr="007E1804" w:rsidRDefault="00594AB8" w:rsidP="00594AB8"/>
    <w:p w:rsidR="00A7426E" w:rsidRPr="002062FA" w:rsidRDefault="00A7426E" w:rsidP="00EC7759">
      <w:pPr>
        <w:spacing w:after="0"/>
        <w:jc w:val="both"/>
        <w:rPr>
          <w:color w:val="000000" w:themeColor="text1"/>
        </w:rPr>
      </w:pPr>
      <w:r w:rsidRPr="002062FA">
        <w:rPr>
          <w:color w:val="000000" w:themeColor="text1"/>
          <w:cs/>
        </w:rPr>
        <w:t>ตารางที่</w:t>
      </w:r>
      <w:r w:rsidRPr="002062FA">
        <w:rPr>
          <w:color w:val="000000" w:themeColor="text1"/>
          <w:cs/>
        </w:rPr>
        <w:tab/>
      </w:r>
      <w:r w:rsidRPr="002062FA">
        <w:rPr>
          <w:color w:val="000000" w:themeColor="text1"/>
          <w:cs/>
        </w:rPr>
        <w:tab/>
      </w:r>
      <w:r w:rsidRPr="002062FA">
        <w:rPr>
          <w:color w:val="000000" w:themeColor="text1"/>
          <w:cs/>
        </w:rPr>
        <w:tab/>
      </w:r>
      <w:r w:rsidRPr="002062FA">
        <w:rPr>
          <w:color w:val="000000" w:themeColor="text1"/>
          <w:cs/>
        </w:rPr>
        <w:tab/>
      </w:r>
      <w:r w:rsidRPr="002062FA">
        <w:rPr>
          <w:color w:val="000000" w:themeColor="text1"/>
          <w:cs/>
        </w:rPr>
        <w:tab/>
      </w:r>
      <w:r w:rsidR="00FF6277" w:rsidRPr="002062FA">
        <w:rPr>
          <w:color w:val="000000" w:themeColor="text1"/>
          <w:cs/>
        </w:rPr>
        <w:tab/>
      </w:r>
      <w:r w:rsidR="00EC7759" w:rsidRPr="002062FA">
        <w:rPr>
          <w:color w:val="000000" w:themeColor="text1"/>
          <w:cs/>
        </w:rPr>
        <w:t xml:space="preserve">          </w:t>
      </w:r>
      <w:r w:rsidR="00594AB8" w:rsidRPr="002062FA">
        <w:rPr>
          <w:color w:val="000000" w:themeColor="text1"/>
          <w:cs/>
        </w:rPr>
        <w:tab/>
      </w:r>
      <w:r w:rsidR="00594AB8" w:rsidRPr="002062FA">
        <w:rPr>
          <w:color w:val="000000" w:themeColor="text1"/>
          <w:cs/>
        </w:rPr>
        <w:tab/>
      </w:r>
      <w:r w:rsidR="00594AB8" w:rsidRPr="002062FA">
        <w:rPr>
          <w:color w:val="000000" w:themeColor="text1"/>
          <w:cs/>
        </w:rPr>
        <w:tab/>
      </w:r>
      <w:r w:rsidR="00EC7759" w:rsidRPr="002062FA">
        <w:rPr>
          <w:color w:val="000000" w:themeColor="text1"/>
          <w:cs/>
        </w:rPr>
        <w:t xml:space="preserve">    </w:t>
      </w:r>
      <w:r w:rsidR="00554DB6" w:rsidRPr="002062FA">
        <w:rPr>
          <w:color w:val="000000" w:themeColor="text1"/>
          <w:cs/>
        </w:rPr>
        <w:t xml:space="preserve"> </w:t>
      </w:r>
      <w:r w:rsidR="007974DE" w:rsidRPr="002062FA">
        <w:rPr>
          <w:color w:val="000000" w:themeColor="text1"/>
        </w:rPr>
        <w:tab/>
      </w:r>
      <w:r w:rsidR="007974DE" w:rsidRPr="002062FA">
        <w:rPr>
          <w:color w:val="000000" w:themeColor="text1"/>
          <w:cs/>
        </w:rPr>
        <w:t xml:space="preserve"> </w:t>
      </w:r>
      <w:r w:rsidR="009A371E" w:rsidRPr="002062FA">
        <w:rPr>
          <w:color w:val="000000" w:themeColor="text1"/>
          <w:cs/>
        </w:rPr>
        <w:t xml:space="preserve"> </w:t>
      </w:r>
      <w:r w:rsidR="00594AB8" w:rsidRPr="002062FA">
        <w:rPr>
          <w:color w:val="000000" w:themeColor="text1"/>
          <w:cs/>
        </w:rPr>
        <w:tab/>
        <w:t>หน้า</w:t>
      </w:r>
    </w:p>
    <w:p w:rsidR="002062FA" w:rsidRPr="002062FA" w:rsidRDefault="00FA39AA" w:rsidP="00D5111B">
      <w:pPr>
        <w:pStyle w:val="af5"/>
        <w:tabs>
          <w:tab w:val="right" w:leader="dot" w:pos="8296"/>
        </w:tabs>
        <w:ind w:hanging="460"/>
        <w:rPr>
          <w:rFonts w:eastAsiaTheme="minorEastAsia"/>
          <w:smallCaps w:val="0"/>
          <w:noProof/>
          <w:sz w:val="32"/>
        </w:rPr>
      </w:pPr>
      <w:r w:rsidRPr="002062FA">
        <w:rPr>
          <w:color w:val="000000" w:themeColor="text1"/>
          <w:sz w:val="32"/>
          <w:cs/>
        </w:rPr>
        <w:fldChar w:fldCharType="begin"/>
      </w:r>
      <w:r w:rsidRPr="002062FA">
        <w:rPr>
          <w:color w:val="000000" w:themeColor="text1"/>
          <w:sz w:val="32"/>
          <w:cs/>
        </w:rPr>
        <w:instrText xml:space="preserve"> </w:instrText>
      </w:r>
      <w:r w:rsidRPr="002062FA">
        <w:rPr>
          <w:color w:val="000000" w:themeColor="text1"/>
          <w:sz w:val="32"/>
        </w:rPr>
        <w:instrText xml:space="preserve">TOC \h \z \c </w:instrText>
      </w:r>
      <w:r w:rsidRPr="002062FA">
        <w:rPr>
          <w:color w:val="000000" w:themeColor="text1"/>
          <w:sz w:val="32"/>
          <w:cs/>
        </w:rPr>
        <w:instrText xml:space="preserve">"ตารางที่" </w:instrText>
      </w:r>
      <w:r w:rsidRPr="002062FA">
        <w:rPr>
          <w:color w:val="000000" w:themeColor="text1"/>
          <w:sz w:val="32"/>
          <w:cs/>
        </w:rPr>
        <w:fldChar w:fldCharType="separate"/>
      </w:r>
      <w:hyperlink w:anchor="_Toc515231927" w:history="1">
        <w:r w:rsidR="002062FA" w:rsidRPr="002062FA">
          <w:rPr>
            <w:rStyle w:val="af2"/>
            <w:noProof/>
            <w:sz w:val="32"/>
            <w:cs/>
          </w:rPr>
          <w:t xml:space="preserve"> 1</w:t>
        </w:r>
        <w:r w:rsidR="002062FA" w:rsidRPr="002062FA">
          <w:rPr>
            <w:rStyle w:val="af2"/>
            <w:noProof/>
            <w:sz w:val="32"/>
            <w:cs/>
          </w:rPr>
          <w:noBreakHyphen/>
          <w:t>1  แผนการดำเนินโครงงาน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_Toc515231927 \h </w:instrText>
        </w:r>
        <w:r w:rsidR="002062FA" w:rsidRPr="002062FA">
          <w:rPr>
            <w:noProof/>
            <w:webHidden/>
            <w:sz w:val="32"/>
          </w:rPr>
        </w:r>
        <w:r w:rsidR="002062FA" w:rsidRPr="002062FA">
          <w:rPr>
            <w:noProof/>
            <w:webHidden/>
            <w:sz w:val="32"/>
          </w:rPr>
          <w:fldChar w:fldCharType="separate"/>
        </w:r>
        <w:r w:rsidR="009923BB">
          <w:rPr>
            <w:noProof/>
            <w:webHidden/>
            <w:sz w:val="32"/>
            <w:cs/>
          </w:rPr>
          <w:t>9</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28" w:history="1">
        <w:r w:rsidR="002062FA" w:rsidRPr="002062FA">
          <w:rPr>
            <w:rStyle w:val="af2"/>
            <w:noProof/>
            <w:sz w:val="32"/>
            <w:cs/>
          </w:rPr>
          <w:t xml:space="preserve"> 2</w:t>
        </w:r>
        <w:r w:rsidR="002062FA" w:rsidRPr="002062FA">
          <w:rPr>
            <w:rStyle w:val="af2"/>
            <w:noProof/>
            <w:sz w:val="32"/>
            <w:cs/>
          </w:rPr>
          <w:noBreakHyphen/>
          <w:t>1  คำศัพท์เฉพาะ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_Toc515231928 \h </w:instrText>
        </w:r>
        <w:r w:rsidR="002062FA" w:rsidRPr="002062FA">
          <w:rPr>
            <w:noProof/>
            <w:webHidden/>
            <w:sz w:val="32"/>
          </w:rPr>
        </w:r>
        <w:r w:rsidR="002062FA" w:rsidRPr="002062FA">
          <w:rPr>
            <w:noProof/>
            <w:webHidden/>
            <w:sz w:val="32"/>
          </w:rPr>
          <w:fldChar w:fldCharType="separate"/>
        </w:r>
        <w:r w:rsidR="009923BB">
          <w:rPr>
            <w:noProof/>
            <w:webHidden/>
            <w:sz w:val="32"/>
            <w:cs/>
          </w:rPr>
          <w:t>12</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29" w:history="1">
        <w:r w:rsidR="002062FA" w:rsidRPr="002062FA">
          <w:rPr>
            <w:rStyle w:val="af2"/>
            <w:noProof/>
            <w:sz w:val="32"/>
            <w:cs/>
          </w:rPr>
          <w:t xml:space="preserve"> </w:t>
        </w:r>
        <w:r w:rsidR="002062FA" w:rsidRPr="002062FA">
          <w:rPr>
            <w:rStyle w:val="af2"/>
            <w:noProof/>
            <w:sz w:val="32"/>
          </w:rPr>
          <w:t>2</w:t>
        </w:r>
        <w:r w:rsidR="002062FA" w:rsidRPr="002062FA">
          <w:rPr>
            <w:rStyle w:val="af2"/>
            <w:noProof/>
            <w:sz w:val="32"/>
            <w:cs/>
          </w:rPr>
          <w:noBreakHyphen/>
        </w:r>
        <w:r w:rsidR="002062FA" w:rsidRPr="002062FA">
          <w:rPr>
            <w:rStyle w:val="af2"/>
            <w:noProof/>
            <w:sz w:val="32"/>
          </w:rPr>
          <w:t>2</w:t>
        </w:r>
        <w:r w:rsidR="002062FA" w:rsidRPr="002062FA">
          <w:rPr>
            <w:rStyle w:val="af2"/>
            <w:noProof/>
            <w:sz w:val="32"/>
            <w:cs/>
          </w:rPr>
          <w:t xml:space="preserve"> ประโยชน์ของประเมินผลปฏิบัติงาน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_Toc515231929 \h </w:instrText>
        </w:r>
        <w:r w:rsidR="002062FA" w:rsidRPr="002062FA">
          <w:rPr>
            <w:noProof/>
            <w:webHidden/>
            <w:sz w:val="32"/>
          </w:rPr>
        </w:r>
        <w:r w:rsidR="002062FA" w:rsidRPr="002062FA">
          <w:rPr>
            <w:noProof/>
            <w:webHidden/>
            <w:sz w:val="32"/>
          </w:rPr>
          <w:fldChar w:fldCharType="separate"/>
        </w:r>
        <w:r w:rsidR="009923BB">
          <w:rPr>
            <w:noProof/>
            <w:webHidden/>
            <w:sz w:val="32"/>
            <w:cs/>
          </w:rPr>
          <w:t>15</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0"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w:t>
        </w:r>
        <w:r w:rsidR="002062FA" w:rsidRPr="002062FA">
          <w:rPr>
            <w:rStyle w:val="af2"/>
            <w:noProof/>
            <w:sz w:val="32"/>
            <w:cs/>
          </w:rPr>
          <w:t xml:space="preserve"> คำอธิบายยูสเคส </w:t>
        </w:r>
        <w:r w:rsidR="002062FA" w:rsidRPr="002062FA">
          <w:rPr>
            <w:rStyle w:val="af2"/>
            <w:rFonts w:eastAsia="Times New Roman"/>
            <w:noProof/>
            <w:sz w:val="32"/>
          </w:rPr>
          <w:t xml:space="preserve">KPIS01 </w:t>
        </w:r>
        <w:r w:rsidR="002062FA" w:rsidRPr="002062FA">
          <w:rPr>
            <w:rStyle w:val="af2"/>
            <w:rFonts w:eastAsia="Times New Roman"/>
            <w:noProof/>
            <w:sz w:val="32"/>
            <w:cs/>
          </w:rPr>
          <w:t>จัดการข้อมูลพื้นฐานด้านสมรรถนะ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_Toc515231930 \h </w:instrText>
        </w:r>
        <w:r w:rsidR="002062FA" w:rsidRPr="002062FA">
          <w:rPr>
            <w:noProof/>
            <w:webHidden/>
            <w:sz w:val="32"/>
          </w:rPr>
        </w:r>
        <w:r w:rsidR="002062FA" w:rsidRPr="002062FA">
          <w:rPr>
            <w:noProof/>
            <w:webHidden/>
            <w:sz w:val="32"/>
          </w:rPr>
          <w:fldChar w:fldCharType="separate"/>
        </w:r>
        <w:r w:rsidR="009923BB">
          <w:rPr>
            <w:noProof/>
            <w:webHidden/>
            <w:sz w:val="32"/>
            <w:cs/>
          </w:rPr>
          <w:t>26</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1"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2</w:t>
        </w:r>
        <w:r w:rsidR="002062FA" w:rsidRPr="002062FA">
          <w:rPr>
            <w:rStyle w:val="af2"/>
            <w:noProof/>
            <w:sz w:val="32"/>
            <w:cs/>
          </w:rPr>
          <w:t xml:space="preserve"> คำอธิบายยูสเคส </w:t>
        </w:r>
        <w:r w:rsidR="002062FA" w:rsidRPr="002062FA">
          <w:rPr>
            <w:rStyle w:val="af2"/>
            <w:rFonts w:eastAsia="Times New Roman"/>
            <w:noProof/>
            <w:sz w:val="32"/>
          </w:rPr>
          <w:t>KPIS01</w:t>
        </w:r>
        <w:r w:rsidR="002062FA" w:rsidRPr="002062FA">
          <w:rPr>
            <w:rStyle w:val="af2"/>
            <w:rFonts w:eastAsia="Times New Roman"/>
            <w:noProof/>
            <w:sz w:val="32"/>
            <w:cs/>
          </w:rPr>
          <w:t>-1</w:t>
        </w:r>
        <w:r w:rsidR="002062FA" w:rsidRPr="002062FA">
          <w:rPr>
            <w:rStyle w:val="af2"/>
            <w:rFonts w:eastAsia="Times New Roman"/>
            <w:noProof/>
            <w:sz w:val="32"/>
          </w:rPr>
          <w:t xml:space="preserve"> </w:t>
        </w:r>
        <w:r w:rsidR="002062FA" w:rsidRPr="002062FA">
          <w:rPr>
            <w:rStyle w:val="af2"/>
            <w:rFonts w:eastAsia="Times New Roman"/>
            <w:noProof/>
            <w:sz w:val="32"/>
            <w:cs/>
          </w:rPr>
          <w:t>เพิ่มข้อมูลพื้นฐานด้านสมรรถนะ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_Toc515231931 \h </w:instrText>
        </w:r>
        <w:r w:rsidR="002062FA" w:rsidRPr="002062FA">
          <w:rPr>
            <w:noProof/>
            <w:webHidden/>
            <w:sz w:val="32"/>
          </w:rPr>
        </w:r>
        <w:r w:rsidR="002062FA" w:rsidRPr="002062FA">
          <w:rPr>
            <w:noProof/>
            <w:webHidden/>
            <w:sz w:val="32"/>
          </w:rPr>
          <w:fldChar w:fldCharType="separate"/>
        </w:r>
        <w:r w:rsidR="009923BB">
          <w:rPr>
            <w:noProof/>
            <w:webHidden/>
            <w:sz w:val="32"/>
            <w:cs/>
          </w:rPr>
          <w:t>27</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2"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3</w:t>
        </w:r>
        <w:r w:rsidR="002062FA" w:rsidRPr="002062FA">
          <w:rPr>
            <w:rStyle w:val="af2"/>
            <w:noProof/>
            <w:sz w:val="32"/>
            <w:cs/>
          </w:rPr>
          <w:t xml:space="preserve"> คำอธิบายยูสเคส </w:t>
        </w:r>
        <w:r w:rsidR="002062FA" w:rsidRPr="002062FA">
          <w:rPr>
            <w:rStyle w:val="af2"/>
            <w:rFonts w:eastAsia="Times New Roman"/>
            <w:noProof/>
            <w:sz w:val="32"/>
          </w:rPr>
          <w:t>KPIS01</w:t>
        </w:r>
        <w:r w:rsidR="002062FA" w:rsidRPr="002062FA">
          <w:rPr>
            <w:rStyle w:val="af2"/>
            <w:rFonts w:eastAsia="Times New Roman"/>
            <w:noProof/>
            <w:sz w:val="32"/>
            <w:cs/>
          </w:rPr>
          <w:t>-2 แก้ไขข้อมูลพื้นฐานด้านสมรรถนะ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_Toc515231932 \h </w:instrText>
        </w:r>
        <w:r w:rsidR="002062FA" w:rsidRPr="002062FA">
          <w:rPr>
            <w:noProof/>
            <w:webHidden/>
            <w:sz w:val="32"/>
          </w:rPr>
        </w:r>
        <w:r w:rsidR="002062FA" w:rsidRPr="002062FA">
          <w:rPr>
            <w:noProof/>
            <w:webHidden/>
            <w:sz w:val="32"/>
          </w:rPr>
          <w:fldChar w:fldCharType="separate"/>
        </w:r>
        <w:r w:rsidR="009923BB">
          <w:rPr>
            <w:noProof/>
            <w:webHidden/>
            <w:sz w:val="32"/>
            <w:cs/>
          </w:rPr>
          <w:t>29</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3"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4</w:t>
        </w:r>
        <w:r w:rsidR="002062FA" w:rsidRPr="002062FA">
          <w:rPr>
            <w:rStyle w:val="af2"/>
            <w:noProof/>
            <w:sz w:val="32"/>
            <w:cs/>
          </w:rPr>
          <w:t xml:space="preserve"> คำอธิบายยูสเคส </w:t>
        </w:r>
        <w:r w:rsidR="002062FA" w:rsidRPr="002062FA">
          <w:rPr>
            <w:rStyle w:val="af2"/>
            <w:rFonts w:eastAsia="Times New Roman"/>
            <w:noProof/>
            <w:sz w:val="32"/>
          </w:rPr>
          <w:t>KPIS01</w:t>
        </w:r>
        <w:r w:rsidR="002062FA" w:rsidRPr="002062FA">
          <w:rPr>
            <w:rStyle w:val="af2"/>
            <w:rFonts w:eastAsia="Times New Roman"/>
            <w:noProof/>
            <w:sz w:val="32"/>
            <w:cs/>
          </w:rPr>
          <w:t>-3</w:t>
        </w:r>
        <w:r w:rsidR="002062FA" w:rsidRPr="002062FA">
          <w:rPr>
            <w:rStyle w:val="af2"/>
            <w:rFonts w:eastAsia="Times New Roman"/>
            <w:noProof/>
            <w:sz w:val="32"/>
          </w:rPr>
          <w:t xml:space="preserve"> </w:t>
        </w:r>
        <w:r w:rsidR="002062FA" w:rsidRPr="002062FA">
          <w:rPr>
            <w:rStyle w:val="af2"/>
            <w:rFonts w:eastAsia="Times New Roman"/>
            <w:noProof/>
            <w:sz w:val="32"/>
            <w:cs/>
          </w:rPr>
          <w:t>ลบข้อมูลพื้นฐานด้านสมรรถนะ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_Toc515231933 \h </w:instrText>
        </w:r>
        <w:r w:rsidR="002062FA" w:rsidRPr="002062FA">
          <w:rPr>
            <w:noProof/>
            <w:webHidden/>
            <w:sz w:val="32"/>
          </w:rPr>
        </w:r>
        <w:r w:rsidR="002062FA" w:rsidRPr="002062FA">
          <w:rPr>
            <w:noProof/>
            <w:webHidden/>
            <w:sz w:val="32"/>
          </w:rPr>
          <w:fldChar w:fldCharType="separate"/>
        </w:r>
        <w:r w:rsidR="009923BB">
          <w:rPr>
            <w:noProof/>
            <w:webHidden/>
            <w:sz w:val="32"/>
            <w:cs/>
          </w:rPr>
          <w:t>30</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4"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5</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2</w:t>
        </w:r>
        <w:r w:rsidR="002062FA" w:rsidRPr="002062FA">
          <w:rPr>
            <w:rStyle w:val="af2"/>
            <w:rFonts w:eastAsia="Times New Roman"/>
            <w:noProof/>
            <w:sz w:val="32"/>
          </w:rPr>
          <w:t xml:space="preserve"> </w:t>
        </w:r>
        <w:r w:rsidR="002062FA" w:rsidRPr="002062FA">
          <w:rPr>
            <w:rStyle w:val="af2"/>
            <w:rFonts w:eastAsia="Times New Roman"/>
            <w:noProof/>
            <w:sz w:val="32"/>
            <w:cs/>
          </w:rPr>
          <w:t>จัดการแบบฟอร์มการประเมิน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_Toc515231934 \h </w:instrText>
        </w:r>
        <w:r w:rsidR="002062FA" w:rsidRPr="002062FA">
          <w:rPr>
            <w:noProof/>
            <w:webHidden/>
            <w:sz w:val="32"/>
          </w:rPr>
        </w:r>
        <w:r w:rsidR="002062FA" w:rsidRPr="002062FA">
          <w:rPr>
            <w:noProof/>
            <w:webHidden/>
            <w:sz w:val="32"/>
          </w:rPr>
          <w:fldChar w:fldCharType="separate"/>
        </w:r>
        <w:r w:rsidR="009923BB">
          <w:rPr>
            <w:noProof/>
            <w:webHidden/>
            <w:sz w:val="32"/>
            <w:cs/>
          </w:rPr>
          <w:t>31</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5"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6</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2-1</w:t>
        </w:r>
        <w:r w:rsidR="002062FA" w:rsidRPr="002062FA">
          <w:rPr>
            <w:rStyle w:val="af2"/>
            <w:rFonts w:eastAsia="Times New Roman"/>
            <w:noProof/>
            <w:sz w:val="32"/>
          </w:rPr>
          <w:t xml:space="preserve"> </w:t>
        </w:r>
        <w:r w:rsidR="002062FA" w:rsidRPr="002062FA">
          <w:rPr>
            <w:rStyle w:val="af2"/>
            <w:rFonts w:eastAsia="Times New Roman"/>
            <w:noProof/>
            <w:sz w:val="32"/>
            <w:cs/>
          </w:rPr>
          <w:t>ดูแบบฟอร์มการประเมิน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_Toc515231935 \h </w:instrText>
        </w:r>
        <w:r w:rsidR="002062FA" w:rsidRPr="002062FA">
          <w:rPr>
            <w:noProof/>
            <w:webHidden/>
            <w:sz w:val="32"/>
          </w:rPr>
        </w:r>
        <w:r w:rsidR="002062FA" w:rsidRPr="002062FA">
          <w:rPr>
            <w:noProof/>
            <w:webHidden/>
            <w:sz w:val="32"/>
          </w:rPr>
          <w:fldChar w:fldCharType="separate"/>
        </w:r>
        <w:r w:rsidR="009923BB">
          <w:rPr>
            <w:noProof/>
            <w:webHidden/>
            <w:sz w:val="32"/>
            <w:cs/>
          </w:rPr>
          <w:t>33</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7"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7</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2-2</w:t>
        </w:r>
        <w:r w:rsidR="002062FA" w:rsidRPr="002062FA">
          <w:rPr>
            <w:rStyle w:val="af2"/>
            <w:rFonts w:eastAsia="Times New Roman"/>
            <w:noProof/>
            <w:sz w:val="32"/>
          </w:rPr>
          <w:t xml:space="preserve"> </w:t>
        </w:r>
        <w:r w:rsidR="002062FA" w:rsidRPr="002062FA">
          <w:rPr>
            <w:rStyle w:val="af2"/>
            <w:rFonts w:eastAsia="Times New Roman"/>
            <w:noProof/>
            <w:sz w:val="32"/>
            <w:cs/>
          </w:rPr>
          <w:t>เพิ่มแบบฟอร์มการประเมิน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_Toc515231937 \h </w:instrText>
        </w:r>
        <w:r w:rsidR="002062FA" w:rsidRPr="002062FA">
          <w:rPr>
            <w:noProof/>
            <w:webHidden/>
            <w:sz w:val="32"/>
          </w:rPr>
        </w:r>
        <w:r w:rsidR="002062FA" w:rsidRPr="002062FA">
          <w:rPr>
            <w:noProof/>
            <w:webHidden/>
            <w:sz w:val="32"/>
          </w:rPr>
          <w:fldChar w:fldCharType="separate"/>
        </w:r>
        <w:r w:rsidR="009923BB">
          <w:rPr>
            <w:noProof/>
            <w:webHidden/>
            <w:sz w:val="32"/>
            <w:cs/>
          </w:rPr>
          <w:t>34</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8"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8</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2-3 แก้ไขแบบฟอร์มการประเมิน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_Toc515231938 \h </w:instrText>
        </w:r>
        <w:r w:rsidR="002062FA" w:rsidRPr="002062FA">
          <w:rPr>
            <w:noProof/>
            <w:webHidden/>
            <w:sz w:val="32"/>
          </w:rPr>
        </w:r>
        <w:r w:rsidR="002062FA" w:rsidRPr="002062FA">
          <w:rPr>
            <w:noProof/>
            <w:webHidden/>
            <w:sz w:val="32"/>
          </w:rPr>
          <w:fldChar w:fldCharType="separate"/>
        </w:r>
        <w:r w:rsidR="009923BB">
          <w:rPr>
            <w:noProof/>
            <w:webHidden/>
            <w:sz w:val="32"/>
            <w:cs/>
          </w:rPr>
          <w:t>36</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39"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9</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2-4</w:t>
        </w:r>
        <w:r w:rsidR="002062FA" w:rsidRPr="002062FA">
          <w:rPr>
            <w:rStyle w:val="af2"/>
            <w:rFonts w:eastAsia="Times New Roman"/>
            <w:noProof/>
            <w:sz w:val="32"/>
          </w:rPr>
          <w:t xml:space="preserve"> </w:t>
        </w:r>
        <w:r w:rsidR="002062FA" w:rsidRPr="002062FA">
          <w:rPr>
            <w:rStyle w:val="af2"/>
            <w:rFonts w:eastAsia="Times New Roman"/>
            <w:noProof/>
            <w:sz w:val="32"/>
            <w:cs/>
          </w:rPr>
          <w:t>ลบแบบฟอร์มการประเมิน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_Toc515231939 \h </w:instrText>
        </w:r>
        <w:r w:rsidR="002062FA" w:rsidRPr="002062FA">
          <w:rPr>
            <w:noProof/>
            <w:webHidden/>
            <w:sz w:val="32"/>
          </w:rPr>
        </w:r>
        <w:r w:rsidR="002062FA" w:rsidRPr="002062FA">
          <w:rPr>
            <w:noProof/>
            <w:webHidden/>
            <w:sz w:val="32"/>
          </w:rPr>
          <w:fldChar w:fldCharType="separate"/>
        </w:r>
        <w:r w:rsidR="009923BB">
          <w:rPr>
            <w:noProof/>
            <w:webHidden/>
            <w:sz w:val="32"/>
            <w:cs/>
          </w:rPr>
          <w:t>37</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0"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10</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3</w:t>
        </w:r>
        <w:r w:rsidR="002062FA" w:rsidRPr="002062FA">
          <w:rPr>
            <w:rStyle w:val="af2"/>
            <w:rFonts w:eastAsia="Times New Roman"/>
            <w:noProof/>
            <w:sz w:val="32"/>
          </w:rPr>
          <w:t xml:space="preserve"> </w:t>
        </w:r>
        <w:r w:rsidR="002062FA" w:rsidRPr="002062FA">
          <w:rPr>
            <w:rStyle w:val="af2"/>
            <w:rFonts w:eastAsia="Times New Roman"/>
            <w:noProof/>
            <w:sz w:val="32"/>
            <w:cs/>
          </w:rPr>
          <w:t>จัดการกำหนดการสำหรับแบบประเมิน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_Toc515231940 \h </w:instrText>
        </w:r>
        <w:r w:rsidR="002062FA" w:rsidRPr="002062FA">
          <w:rPr>
            <w:noProof/>
            <w:webHidden/>
            <w:sz w:val="32"/>
          </w:rPr>
        </w:r>
        <w:r w:rsidR="002062FA" w:rsidRPr="002062FA">
          <w:rPr>
            <w:noProof/>
            <w:webHidden/>
            <w:sz w:val="32"/>
          </w:rPr>
          <w:fldChar w:fldCharType="separate"/>
        </w:r>
        <w:r w:rsidR="009923BB">
          <w:rPr>
            <w:noProof/>
            <w:webHidden/>
            <w:sz w:val="32"/>
            <w:cs/>
          </w:rPr>
          <w:t>39</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1"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11</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3-1</w:t>
        </w:r>
        <w:r w:rsidR="002062FA" w:rsidRPr="002062FA">
          <w:rPr>
            <w:rStyle w:val="af2"/>
            <w:rFonts w:eastAsia="Times New Roman"/>
            <w:noProof/>
            <w:sz w:val="32"/>
          </w:rPr>
          <w:t xml:space="preserve"> </w:t>
        </w:r>
        <w:r w:rsidR="002062FA" w:rsidRPr="002062FA">
          <w:rPr>
            <w:rStyle w:val="af2"/>
            <w:rFonts w:eastAsia="Times New Roman"/>
            <w:noProof/>
            <w:sz w:val="32"/>
            <w:cs/>
          </w:rPr>
          <w:t>ดูกำหนดการสำหรับแบบประเมิน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_Toc515231941 \h </w:instrText>
        </w:r>
        <w:r w:rsidR="002062FA" w:rsidRPr="002062FA">
          <w:rPr>
            <w:noProof/>
            <w:webHidden/>
            <w:sz w:val="32"/>
          </w:rPr>
        </w:r>
        <w:r w:rsidR="002062FA" w:rsidRPr="002062FA">
          <w:rPr>
            <w:noProof/>
            <w:webHidden/>
            <w:sz w:val="32"/>
          </w:rPr>
          <w:fldChar w:fldCharType="separate"/>
        </w:r>
        <w:r w:rsidR="009923BB">
          <w:rPr>
            <w:noProof/>
            <w:webHidden/>
            <w:sz w:val="32"/>
            <w:cs/>
          </w:rPr>
          <w:t>41</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2"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12</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3-2</w:t>
        </w:r>
        <w:r w:rsidR="002062FA" w:rsidRPr="002062FA">
          <w:rPr>
            <w:rStyle w:val="af2"/>
            <w:rFonts w:eastAsia="Times New Roman"/>
            <w:noProof/>
            <w:sz w:val="32"/>
          </w:rPr>
          <w:t xml:space="preserve"> </w:t>
        </w:r>
        <w:r w:rsidR="002062FA" w:rsidRPr="002062FA">
          <w:rPr>
            <w:rStyle w:val="af2"/>
            <w:rFonts w:eastAsia="Times New Roman"/>
            <w:noProof/>
            <w:sz w:val="32"/>
            <w:cs/>
          </w:rPr>
          <w:t>เพิ่มกำหนดการสำหรับแบบประเมิน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_Toc515231942 \h </w:instrText>
        </w:r>
        <w:r w:rsidR="002062FA" w:rsidRPr="002062FA">
          <w:rPr>
            <w:noProof/>
            <w:webHidden/>
            <w:sz w:val="32"/>
          </w:rPr>
        </w:r>
        <w:r w:rsidR="002062FA" w:rsidRPr="002062FA">
          <w:rPr>
            <w:noProof/>
            <w:webHidden/>
            <w:sz w:val="32"/>
          </w:rPr>
          <w:fldChar w:fldCharType="separate"/>
        </w:r>
        <w:r w:rsidR="009923BB">
          <w:rPr>
            <w:noProof/>
            <w:webHidden/>
            <w:sz w:val="32"/>
            <w:cs/>
          </w:rPr>
          <w:t>42</w:t>
        </w:r>
        <w:r w:rsidR="002062FA" w:rsidRPr="002062FA">
          <w:rPr>
            <w:noProof/>
            <w:webHidden/>
            <w:sz w:val="32"/>
          </w:rPr>
          <w:fldChar w:fldCharType="end"/>
        </w:r>
      </w:hyperlink>
    </w:p>
    <w:p w:rsidR="00CB09F4" w:rsidRPr="00D50DD2" w:rsidRDefault="005A39D9" w:rsidP="00D50DD2">
      <w:pPr>
        <w:pStyle w:val="af5"/>
        <w:tabs>
          <w:tab w:val="right" w:leader="dot" w:pos="8296"/>
        </w:tabs>
        <w:ind w:hanging="460"/>
        <w:rPr>
          <w:noProof/>
          <w:color w:val="0000FF"/>
          <w:sz w:val="32"/>
          <w:u w:val="single"/>
        </w:rPr>
      </w:pPr>
      <w:hyperlink w:anchor="_Toc515231943"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13</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3-3 แก้ไขกำหนดการสำหรับแบบประเมิน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_Toc515231943 \h </w:instrText>
        </w:r>
        <w:r w:rsidR="002062FA" w:rsidRPr="002062FA">
          <w:rPr>
            <w:noProof/>
            <w:webHidden/>
            <w:sz w:val="32"/>
          </w:rPr>
        </w:r>
        <w:r w:rsidR="002062FA" w:rsidRPr="002062FA">
          <w:rPr>
            <w:noProof/>
            <w:webHidden/>
            <w:sz w:val="32"/>
          </w:rPr>
          <w:fldChar w:fldCharType="separate"/>
        </w:r>
        <w:r w:rsidR="009923BB">
          <w:rPr>
            <w:noProof/>
            <w:webHidden/>
            <w:sz w:val="32"/>
            <w:cs/>
          </w:rPr>
          <w:t>44</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4"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14</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3-4</w:t>
        </w:r>
        <w:r w:rsidR="002062FA" w:rsidRPr="002062FA">
          <w:rPr>
            <w:rStyle w:val="af2"/>
            <w:rFonts w:eastAsia="Times New Roman"/>
            <w:noProof/>
            <w:sz w:val="32"/>
          </w:rPr>
          <w:t xml:space="preserve"> </w:t>
        </w:r>
        <w:r w:rsidR="002062FA" w:rsidRPr="002062FA">
          <w:rPr>
            <w:rStyle w:val="af2"/>
            <w:rFonts w:eastAsia="Times New Roman"/>
            <w:noProof/>
            <w:sz w:val="32"/>
            <w:cs/>
          </w:rPr>
          <w:t>ลบกำหนดการสำหรับแบบประเมิน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_Toc515231944 \h </w:instrText>
        </w:r>
        <w:r w:rsidR="002062FA" w:rsidRPr="002062FA">
          <w:rPr>
            <w:noProof/>
            <w:webHidden/>
            <w:sz w:val="32"/>
          </w:rPr>
        </w:r>
        <w:r w:rsidR="002062FA" w:rsidRPr="002062FA">
          <w:rPr>
            <w:noProof/>
            <w:webHidden/>
            <w:sz w:val="32"/>
          </w:rPr>
          <w:fldChar w:fldCharType="separate"/>
        </w:r>
        <w:r w:rsidR="009923BB">
          <w:rPr>
            <w:noProof/>
            <w:webHidden/>
            <w:sz w:val="32"/>
            <w:cs/>
          </w:rPr>
          <w:t>45</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5"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15</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4</w:t>
        </w:r>
        <w:r w:rsidR="002062FA" w:rsidRPr="002062FA">
          <w:rPr>
            <w:rStyle w:val="af2"/>
            <w:rFonts w:eastAsia="Times New Roman"/>
            <w:noProof/>
            <w:sz w:val="32"/>
          </w:rPr>
          <w:t xml:space="preserve"> </w:t>
        </w:r>
        <w:r w:rsidR="002062FA" w:rsidRPr="002062FA">
          <w:rPr>
            <w:rStyle w:val="af2"/>
            <w:rFonts w:eastAsia="Times New Roman"/>
            <w:noProof/>
            <w:sz w:val="32"/>
            <w:cs/>
          </w:rPr>
          <w:t>ประเมินผลด้านสมรรถนะของบุคลากร</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_Toc515231945 \h </w:instrText>
        </w:r>
        <w:r w:rsidR="002062FA" w:rsidRPr="002062FA">
          <w:rPr>
            <w:noProof/>
            <w:webHidden/>
            <w:sz w:val="32"/>
          </w:rPr>
        </w:r>
        <w:r w:rsidR="002062FA" w:rsidRPr="002062FA">
          <w:rPr>
            <w:noProof/>
            <w:webHidden/>
            <w:sz w:val="32"/>
          </w:rPr>
          <w:fldChar w:fldCharType="separate"/>
        </w:r>
        <w:r w:rsidR="009923BB">
          <w:rPr>
            <w:noProof/>
            <w:webHidden/>
            <w:sz w:val="32"/>
            <w:cs/>
          </w:rPr>
          <w:t>47</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6"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16</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5</w:t>
        </w:r>
        <w:r w:rsidR="002062FA" w:rsidRPr="002062FA">
          <w:rPr>
            <w:rStyle w:val="af2"/>
            <w:noProof/>
            <w:sz w:val="32"/>
            <w:cs/>
          </w:rPr>
          <w:t xml:space="preserve"> </w:t>
        </w:r>
        <w:r w:rsidR="002062FA" w:rsidRPr="002062FA">
          <w:rPr>
            <w:rStyle w:val="af2"/>
            <w:rFonts w:eastAsia="Times New Roman"/>
            <w:noProof/>
            <w:sz w:val="32"/>
            <w:cs/>
          </w:rPr>
          <w:t>ดูรายงานผลการประเมินด้านสมรรถนะ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_Toc515231946 \h </w:instrText>
        </w:r>
        <w:r w:rsidR="002062FA" w:rsidRPr="002062FA">
          <w:rPr>
            <w:noProof/>
            <w:webHidden/>
            <w:sz w:val="32"/>
          </w:rPr>
        </w:r>
        <w:r w:rsidR="002062FA" w:rsidRPr="002062FA">
          <w:rPr>
            <w:noProof/>
            <w:webHidden/>
            <w:sz w:val="32"/>
          </w:rPr>
          <w:fldChar w:fldCharType="separate"/>
        </w:r>
        <w:r w:rsidR="009923BB">
          <w:rPr>
            <w:noProof/>
            <w:webHidden/>
            <w:sz w:val="32"/>
            <w:cs/>
          </w:rPr>
          <w:t>49</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7" w:history="1">
        <w:r w:rsidR="002062FA" w:rsidRPr="002062FA">
          <w:rPr>
            <w:rStyle w:val="af2"/>
            <w:noProof/>
            <w:sz w:val="32"/>
            <w:cs/>
          </w:rPr>
          <w:t xml:space="preserve"> </w:t>
        </w:r>
        <w:r w:rsidR="002062FA" w:rsidRPr="002062FA">
          <w:rPr>
            <w:rStyle w:val="af2"/>
            <w:noProof/>
            <w:sz w:val="32"/>
          </w:rPr>
          <w:t>3</w:t>
        </w:r>
        <w:r w:rsidR="002062FA" w:rsidRPr="002062FA">
          <w:rPr>
            <w:rStyle w:val="af2"/>
            <w:noProof/>
            <w:sz w:val="32"/>
          </w:rPr>
          <w:noBreakHyphen/>
          <w:t>17</w:t>
        </w:r>
        <w:r w:rsidR="002062FA" w:rsidRPr="002062FA">
          <w:rPr>
            <w:rStyle w:val="af2"/>
            <w:noProof/>
            <w:sz w:val="32"/>
            <w:cs/>
          </w:rPr>
          <w:t xml:space="preserve"> คำอธิบายยูสเคส </w:t>
        </w:r>
        <w:r w:rsidR="002062FA" w:rsidRPr="002062FA">
          <w:rPr>
            <w:rStyle w:val="af2"/>
            <w:rFonts w:eastAsia="Times New Roman"/>
            <w:noProof/>
            <w:sz w:val="32"/>
          </w:rPr>
          <w:t>KPIS0</w:t>
        </w:r>
        <w:r w:rsidR="002062FA" w:rsidRPr="002062FA">
          <w:rPr>
            <w:rStyle w:val="af2"/>
            <w:rFonts w:eastAsia="Times New Roman"/>
            <w:noProof/>
            <w:sz w:val="32"/>
            <w:cs/>
          </w:rPr>
          <w:t>6</w:t>
        </w:r>
        <w:r w:rsidR="002062FA" w:rsidRPr="002062FA">
          <w:rPr>
            <w:rStyle w:val="af2"/>
            <w:rFonts w:eastAsia="Times New Roman"/>
            <w:noProof/>
            <w:sz w:val="32"/>
          </w:rPr>
          <w:t xml:space="preserve"> </w:t>
        </w:r>
        <w:r w:rsidR="002062FA" w:rsidRPr="002062FA">
          <w:rPr>
            <w:rStyle w:val="af2"/>
            <w:rFonts w:eastAsia="Times New Roman"/>
            <w:noProof/>
            <w:sz w:val="32"/>
            <w:cs/>
          </w:rPr>
          <w:t>ดูสรุปการประเมินผลการปฏิบัติงาน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_Toc515231947 \h </w:instrText>
        </w:r>
        <w:r w:rsidR="002062FA" w:rsidRPr="002062FA">
          <w:rPr>
            <w:noProof/>
            <w:webHidden/>
            <w:sz w:val="32"/>
          </w:rPr>
        </w:r>
        <w:r w:rsidR="002062FA" w:rsidRPr="002062FA">
          <w:rPr>
            <w:noProof/>
            <w:webHidden/>
            <w:sz w:val="32"/>
          </w:rPr>
          <w:fldChar w:fldCharType="separate"/>
        </w:r>
        <w:r w:rsidR="009923BB">
          <w:rPr>
            <w:noProof/>
            <w:webHidden/>
            <w:sz w:val="32"/>
            <w:cs/>
          </w:rPr>
          <w:t>50</w:t>
        </w:r>
        <w:r w:rsidR="002062FA" w:rsidRPr="002062FA">
          <w:rPr>
            <w:noProof/>
            <w:webHidden/>
            <w:sz w:val="32"/>
          </w:rPr>
          <w:fldChar w:fldCharType="end"/>
        </w:r>
      </w:hyperlink>
    </w:p>
    <w:p w:rsidR="00D50DD2" w:rsidRPr="002062FA" w:rsidRDefault="00D50DD2" w:rsidP="00D50DD2">
      <w:pPr>
        <w:jc w:val="center"/>
        <w:rPr>
          <w:b/>
          <w:bCs/>
          <w:noProof/>
          <w:sz w:val="40"/>
          <w:szCs w:val="40"/>
        </w:rPr>
      </w:pPr>
      <w:r w:rsidRPr="002062FA">
        <w:rPr>
          <w:rFonts w:hint="cs"/>
          <w:b/>
          <w:bCs/>
          <w:noProof/>
          <w:sz w:val="40"/>
          <w:szCs w:val="40"/>
          <w:cs/>
        </w:rPr>
        <w:t>สารบัญ</w:t>
      </w:r>
      <w:r>
        <w:rPr>
          <w:rFonts w:hint="cs"/>
          <w:b/>
          <w:bCs/>
          <w:noProof/>
          <w:sz w:val="40"/>
          <w:szCs w:val="40"/>
          <w:cs/>
        </w:rPr>
        <w:t>ตาราง</w:t>
      </w:r>
      <w:r w:rsidRPr="002062FA">
        <w:rPr>
          <w:rFonts w:hint="cs"/>
          <w:b/>
          <w:bCs/>
          <w:noProof/>
          <w:sz w:val="40"/>
          <w:szCs w:val="40"/>
          <w:cs/>
        </w:rPr>
        <w:t xml:space="preserve"> (</w:t>
      </w:r>
      <w:r>
        <w:rPr>
          <w:rFonts w:hint="cs"/>
          <w:b/>
          <w:bCs/>
          <w:noProof/>
          <w:sz w:val="40"/>
          <w:szCs w:val="40"/>
          <w:cs/>
        </w:rPr>
        <w:t>ต่อ</w:t>
      </w:r>
      <w:r w:rsidRPr="002062FA">
        <w:rPr>
          <w:rFonts w:hint="cs"/>
          <w:b/>
          <w:bCs/>
          <w:noProof/>
          <w:sz w:val="40"/>
          <w:szCs w:val="40"/>
          <w:cs/>
        </w:rPr>
        <w:t>)</w:t>
      </w:r>
    </w:p>
    <w:p w:rsidR="00D50DD2" w:rsidRDefault="00D50DD2" w:rsidP="00D50DD2">
      <w:pPr>
        <w:rPr>
          <w:noProof/>
        </w:rPr>
      </w:pPr>
    </w:p>
    <w:p w:rsidR="00D50DD2" w:rsidRPr="00CB09F4" w:rsidRDefault="00D50DD2" w:rsidP="00D50DD2">
      <w:pPr>
        <w:rPr>
          <w:noProof/>
        </w:rPr>
      </w:pPr>
      <w:r>
        <w:rPr>
          <w:rFonts w:hint="cs"/>
          <w:noProof/>
          <w:cs/>
        </w:rPr>
        <w:t>ตารางที่</w:t>
      </w:r>
      <w:r>
        <w:rPr>
          <w:noProof/>
          <w:cs/>
        </w:rPr>
        <w:tab/>
      </w:r>
      <w:r>
        <w:rPr>
          <w:noProof/>
          <w:cs/>
        </w:rPr>
        <w:tab/>
      </w:r>
      <w:r>
        <w:rPr>
          <w:noProof/>
          <w:cs/>
        </w:rPr>
        <w:tab/>
      </w:r>
      <w:r>
        <w:rPr>
          <w:noProof/>
          <w:cs/>
        </w:rPr>
        <w:tab/>
      </w:r>
      <w:r>
        <w:rPr>
          <w:noProof/>
          <w:cs/>
        </w:rPr>
        <w:tab/>
      </w:r>
      <w:r>
        <w:rPr>
          <w:noProof/>
          <w:cs/>
        </w:rPr>
        <w:tab/>
      </w:r>
      <w:r>
        <w:rPr>
          <w:noProof/>
          <w:cs/>
        </w:rPr>
        <w:tab/>
      </w:r>
      <w:r>
        <w:rPr>
          <w:noProof/>
          <w:cs/>
        </w:rPr>
        <w:tab/>
      </w:r>
      <w:r>
        <w:rPr>
          <w:noProof/>
          <w:cs/>
        </w:rPr>
        <w:tab/>
      </w:r>
      <w:r>
        <w:rPr>
          <w:noProof/>
          <w:cs/>
        </w:rPr>
        <w:tab/>
      </w:r>
      <w:r>
        <w:rPr>
          <w:noProof/>
          <w:cs/>
        </w:rPr>
        <w:tab/>
      </w:r>
      <w:r>
        <w:rPr>
          <w:rFonts w:hint="cs"/>
          <w:noProof/>
          <w:cs/>
        </w:rPr>
        <w:t>หน้า</w:t>
      </w:r>
    </w:p>
    <w:p w:rsidR="002062FA" w:rsidRPr="002062FA" w:rsidRDefault="005A39D9" w:rsidP="00D5111B">
      <w:pPr>
        <w:pStyle w:val="af5"/>
        <w:tabs>
          <w:tab w:val="right" w:leader="dot" w:pos="8296"/>
        </w:tabs>
        <w:ind w:hanging="460"/>
        <w:rPr>
          <w:rFonts w:eastAsiaTheme="minorEastAsia"/>
          <w:smallCaps w:val="0"/>
          <w:noProof/>
          <w:sz w:val="32"/>
        </w:rPr>
      </w:pPr>
      <w:hyperlink w:anchor="_Toc515231948"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w:t>
        </w:r>
        <w:r w:rsidR="002062FA" w:rsidRPr="002062FA">
          <w:rPr>
            <w:rStyle w:val="af2"/>
            <w:noProof/>
            <w:sz w:val="32"/>
            <w:cs/>
          </w:rPr>
          <w:t xml:space="preserve"> ตารางแสดงเกณฑ์ด้านประสิทธิภาพ</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_Toc515231948 \h </w:instrText>
        </w:r>
        <w:r w:rsidR="002062FA" w:rsidRPr="002062FA">
          <w:rPr>
            <w:noProof/>
            <w:webHidden/>
            <w:sz w:val="32"/>
          </w:rPr>
        </w:r>
        <w:r w:rsidR="002062FA" w:rsidRPr="002062FA">
          <w:rPr>
            <w:noProof/>
            <w:webHidden/>
            <w:sz w:val="32"/>
          </w:rPr>
          <w:fldChar w:fldCharType="separate"/>
        </w:r>
        <w:r w:rsidR="009923BB">
          <w:rPr>
            <w:noProof/>
            <w:webHidden/>
            <w:sz w:val="32"/>
            <w:cs/>
          </w:rPr>
          <w:t>87</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49"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2</w:t>
        </w:r>
        <w:r w:rsidR="002062FA" w:rsidRPr="002062FA">
          <w:rPr>
            <w:rStyle w:val="af2"/>
            <w:noProof/>
            <w:sz w:val="32"/>
            <w:cs/>
          </w:rPr>
          <w:t xml:space="preserve"> ตารางแสดงด้านประสิทธิภาพ</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_Toc515231949 \h </w:instrText>
        </w:r>
        <w:r w:rsidR="002062FA" w:rsidRPr="002062FA">
          <w:rPr>
            <w:noProof/>
            <w:webHidden/>
            <w:sz w:val="32"/>
          </w:rPr>
        </w:r>
        <w:r w:rsidR="002062FA" w:rsidRPr="002062FA">
          <w:rPr>
            <w:noProof/>
            <w:webHidden/>
            <w:sz w:val="32"/>
          </w:rPr>
          <w:fldChar w:fldCharType="separate"/>
        </w:r>
        <w:r w:rsidR="009923BB">
          <w:rPr>
            <w:noProof/>
            <w:webHidden/>
            <w:sz w:val="32"/>
            <w:cs/>
          </w:rPr>
          <w:t>88</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0"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3</w:t>
        </w:r>
        <w:r w:rsidR="002062FA" w:rsidRPr="002062FA">
          <w:rPr>
            <w:rStyle w:val="af2"/>
            <w:noProof/>
            <w:sz w:val="32"/>
            <w:cs/>
          </w:rPr>
          <w:t xml:space="preserve"> ตาราง</w:t>
        </w:r>
        <w:r w:rsidR="002062FA" w:rsidRPr="002062FA">
          <w:rPr>
            <w:rStyle w:val="af2"/>
            <w:rFonts w:eastAsia="TH Sarabun New"/>
            <w:noProof/>
            <w:sz w:val="32"/>
            <w:cs/>
          </w:rPr>
          <w:t>แสดงข้อมูลระดับด้านประสิทธิภาพ</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_Toc515231950 \h </w:instrText>
        </w:r>
        <w:r w:rsidR="002062FA" w:rsidRPr="002062FA">
          <w:rPr>
            <w:noProof/>
            <w:webHidden/>
            <w:sz w:val="32"/>
          </w:rPr>
        </w:r>
        <w:r w:rsidR="002062FA" w:rsidRPr="002062FA">
          <w:rPr>
            <w:noProof/>
            <w:webHidden/>
            <w:sz w:val="32"/>
          </w:rPr>
          <w:fldChar w:fldCharType="separate"/>
        </w:r>
        <w:r w:rsidR="009923BB">
          <w:rPr>
            <w:noProof/>
            <w:webHidden/>
            <w:sz w:val="32"/>
            <w:cs/>
          </w:rPr>
          <w:t>89</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1"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4</w:t>
        </w:r>
        <w:r w:rsidR="002062FA" w:rsidRPr="002062FA">
          <w:rPr>
            <w:rStyle w:val="af2"/>
            <w:noProof/>
            <w:sz w:val="32"/>
            <w:cs/>
          </w:rPr>
          <w:t xml:space="preserve"> ตาราง</w:t>
        </w:r>
        <w:r w:rsidR="002062FA" w:rsidRPr="002062FA">
          <w:rPr>
            <w:rStyle w:val="af2"/>
            <w:rFonts w:eastAsia="TH Sarabun New"/>
            <w:noProof/>
            <w:sz w:val="32"/>
            <w:cs/>
          </w:rPr>
          <w:t>แสดงข้อมูลประเมินคะแนน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_Toc515231951 \h </w:instrText>
        </w:r>
        <w:r w:rsidR="002062FA" w:rsidRPr="002062FA">
          <w:rPr>
            <w:noProof/>
            <w:webHidden/>
            <w:sz w:val="32"/>
          </w:rPr>
        </w:r>
        <w:r w:rsidR="002062FA" w:rsidRPr="002062FA">
          <w:rPr>
            <w:noProof/>
            <w:webHidden/>
            <w:sz w:val="32"/>
          </w:rPr>
          <w:fldChar w:fldCharType="separate"/>
        </w:r>
        <w:r w:rsidR="009923BB">
          <w:rPr>
            <w:noProof/>
            <w:webHidden/>
            <w:sz w:val="32"/>
            <w:cs/>
          </w:rPr>
          <w:t>90</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2"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5</w:t>
        </w:r>
        <w:r w:rsidR="002062FA" w:rsidRPr="002062FA">
          <w:rPr>
            <w:rStyle w:val="af2"/>
            <w:noProof/>
            <w:sz w:val="32"/>
            <w:cs/>
          </w:rPr>
          <w:t xml:space="preserve"> ตารางแสดงเก็บข้อมูลฝ่ายต่าง ๆ</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_Toc515231952 \h </w:instrText>
        </w:r>
        <w:r w:rsidR="002062FA" w:rsidRPr="002062FA">
          <w:rPr>
            <w:noProof/>
            <w:webHidden/>
            <w:sz w:val="32"/>
          </w:rPr>
        </w:r>
        <w:r w:rsidR="002062FA" w:rsidRPr="002062FA">
          <w:rPr>
            <w:noProof/>
            <w:webHidden/>
            <w:sz w:val="32"/>
          </w:rPr>
          <w:fldChar w:fldCharType="separate"/>
        </w:r>
        <w:r w:rsidR="009923BB">
          <w:rPr>
            <w:noProof/>
            <w:webHidden/>
            <w:sz w:val="32"/>
            <w:cs/>
          </w:rPr>
          <w:t>91</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3"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6</w:t>
        </w:r>
        <w:r w:rsidR="002062FA" w:rsidRPr="002062FA">
          <w:rPr>
            <w:rStyle w:val="af2"/>
            <w:noProof/>
            <w:sz w:val="32"/>
            <w:cs/>
          </w:rPr>
          <w:t xml:space="preserve"> ตารางแสดงเก็บข้อมูลตั้งค่าเป้าหมาย</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_Toc515231953 \h </w:instrText>
        </w:r>
        <w:r w:rsidR="002062FA" w:rsidRPr="002062FA">
          <w:rPr>
            <w:noProof/>
            <w:webHidden/>
            <w:sz w:val="32"/>
          </w:rPr>
        </w:r>
        <w:r w:rsidR="002062FA" w:rsidRPr="002062FA">
          <w:rPr>
            <w:noProof/>
            <w:webHidden/>
            <w:sz w:val="32"/>
          </w:rPr>
          <w:fldChar w:fldCharType="separate"/>
        </w:r>
        <w:r w:rsidR="009923BB">
          <w:rPr>
            <w:noProof/>
            <w:webHidden/>
            <w:sz w:val="32"/>
            <w:cs/>
          </w:rPr>
          <w:t>92</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4"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7</w:t>
        </w:r>
        <w:r w:rsidR="002062FA" w:rsidRPr="002062FA">
          <w:rPr>
            <w:rStyle w:val="af2"/>
            <w:noProof/>
            <w:sz w:val="32"/>
            <w:cs/>
          </w:rPr>
          <w:t xml:space="preserve"> ตารางแสดงเก็บข้อมูลสถานะการประเมิน</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_Toc515231954 \h </w:instrText>
        </w:r>
        <w:r w:rsidR="002062FA" w:rsidRPr="002062FA">
          <w:rPr>
            <w:noProof/>
            <w:webHidden/>
            <w:sz w:val="32"/>
          </w:rPr>
        </w:r>
        <w:r w:rsidR="002062FA" w:rsidRPr="002062FA">
          <w:rPr>
            <w:noProof/>
            <w:webHidden/>
            <w:sz w:val="32"/>
          </w:rPr>
          <w:fldChar w:fldCharType="separate"/>
        </w:r>
        <w:r w:rsidR="009923BB">
          <w:rPr>
            <w:noProof/>
            <w:webHidden/>
            <w:sz w:val="32"/>
            <w:cs/>
          </w:rPr>
          <w:t>93</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5"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8</w:t>
        </w:r>
        <w:r w:rsidR="002062FA" w:rsidRPr="002062FA">
          <w:rPr>
            <w:rStyle w:val="af2"/>
            <w:noProof/>
            <w:sz w:val="32"/>
            <w:cs/>
          </w:rPr>
          <w:t xml:space="preserve"> ตารางแสดงเก็บข้อมูลผู้ใช้งานจำลอง</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_Toc515231955 \h </w:instrText>
        </w:r>
        <w:r w:rsidR="002062FA" w:rsidRPr="002062FA">
          <w:rPr>
            <w:noProof/>
            <w:webHidden/>
            <w:sz w:val="32"/>
          </w:rPr>
        </w:r>
        <w:r w:rsidR="002062FA" w:rsidRPr="002062FA">
          <w:rPr>
            <w:noProof/>
            <w:webHidden/>
            <w:sz w:val="32"/>
          </w:rPr>
          <w:fldChar w:fldCharType="separate"/>
        </w:r>
        <w:r w:rsidR="009923BB">
          <w:rPr>
            <w:noProof/>
            <w:webHidden/>
            <w:sz w:val="32"/>
            <w:cs/>
          </w:rPr>
          <w:t>94</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6"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9</w:t>
        </w:r>
        <w:r w:rsidR="002062FA" w:rsidRPr="002062FA">
          <w:rPr>
            <w:rStyle w:val="af2"/>
            <w:noProof/>
            <w:sz w:val="32"/>
            <w:cs/>
          </w:rPr>
          <w:t xml:space="preserve"> ตารางแสดงเก็บข้อมูลปีงบประมาณ</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_Toc515231956 \h </w:instrText>
        </w:r>
        <w:r w:rsidR="002062FA" w:rsidRPr="002062FA">
          <w:rPr>
            <w:noProof/>
            <w:webHidden/>
            <w:sz w:val="32"/>
          </w:rPr>
        </w:r>
        <w:r w:rsidR="002062FA" w:rsidRPr="002062FA">
          <w:rPr>
            <w:noProof/>
            <w:webHidden/>
            <w:sz w:val="32"/>
          </w:rPr>
          <w:fldChar w:fldCharType="separate"/>
        </w:r>
        <w:r w:rsidR="009923BB">
          <w:rPr>
            <w:noProof/>
            <w:webHidden/>
            <w:sz w:val="32"/>
            <w:cs/>
          </w:rPr>
          <w:t>95</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7"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10</w:t>
        </w:r>
        <w:r w:rsidR="002062FA" w:rsidRPr="002062FA">
          <w:rPr>
            <w:rStyle w:val="af2"/>
            <w:noProof/>
            <w:sz w:val="32"/>
            <w:cs/>
          </w:rPr>
          <w:t xml:space="preserve"> ตารางแสดงเก็บข้อมูลประเภทต่าง ๆ ของสมรรถนะ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_Toc515231957 \h </w:instrText>
        </w:r>
        <w:r w:rsidR="002062FA" w:rsidRPr="002062FA">
          <w:rPr>
            <w:noProof/>
            <w:webHidden/>
            <w:sz w:val="32"/>
          </w:rPr>
        </w:r>
        <w:r w:rsidR="002062FA" w:rsidRPr="002062FA">
          <w:rPr>
            <w:noProof/>
            <w:webHidden/>
            <w:sz w:val="32"/>
          </w:rPr>
          <w:fldChar w:fldCharType="separate"/>
        </w:r>
        <w:r w:rsidR="009923BB">
          <w:rPr>
            <w:noProof/>
            <w:webHidden/>
            <w:sz w:val="32"/>
            <w:cs/>
          </w:rPr>
          <w:t>95</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58"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11</w:t>
        </w:r>
        <w:r w:rsidR="002062FA" w:rsidRPr="002062FA">
          <w:rPr>
            <w:rStyle w:val="af2"/>
            <w:noProof/>
            <w:sz w:val="32"/>
            <w:cs/>
          </w:rPr>
          <w:t xml:space="preserve"> ตารางแสดงเก็บข้อมูลสรุปการประเมินสมรรถนะ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_Toc515231958 \h </w:instrText>
        </w:r>
        <w:r w:rsidR="002062FA" w:rsidRPr="002062FA">
          <w:rPr>
            <w:noProof/>
            <w:webHidden/>
            <w:sz w:val="32"/>
          </w:rPr>
        </w:r>
        <w:r w:rsidR="002062FA" w:rsidRPr="002062FA">
          <w:rPr>
            <w:noProof/>
            <w:webHidden/>
            <w:sz w:val="32"/>
          </w:rPr>
          <w:fldChar w:fldCharType="separate"/>
        </w:r>
        <w:r w:rsidR="009923BB">
          <w:rPr>
            <w:noProof/>
            <w:webHidden/>
            <w:sz w:val="32"/>
            <w:cs/>
          </w:rPr>
          <w:t>96</w:t>
        </w:r>
        <w:r w:rsidR="002062FA" w:rsidRPr="002062FA">
          <w:rPr>
            <w:noProof/>
            <w:webHidden/>
            <w:sz w:val="32"/>
          </w:rPr>
          <w:fldChar w:fldCharType="end"/>
        </w:r>
      </w:hyperlink>
    </w:p>
    <w:p w:rsidR="002062FA" w:rsidRDefault="005A39D9" w:rsidP="00D5111B">
      <w:pPr>
        <w:pStyle w:val="af5"/>
        <w:tabs>
          <w:tab w:val="right" w:leader="dot" w:pos="8296"/>
        </w:tabs>
        <w:ind w:hanging="460"/>
        <w:rPr>
          <w:rStyle w:val="af2"/>
          <w:noProof/>
          <w:sz w:val="32"/>
        </w:rPr>
      </w:pPr>
      <w:hyperlink w:anchor="_Toc515231959"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12</w:t>
        </w:r>
        <w:r w:rsidR="002062FA" w:rsidRPr="002062FA">
          <w:rPr>
            <w:rStyle w:val="af2"/>
            <w:noProof/>
            <w:sz w:val="32"/>
            <w:cs/>
          </w:rPr>
          <w:t xml:space="preserve"> ตารางแสดงเก็บข้อมูลรายละเอียดของด้านสมรรถนะ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_Toc515231959 \h </w:instrText>
        </w:r>
        <w:r w:rsidR="002062FA" w:rsidRPr="002062FA">
          <w:rPr>
            <w:noProof/>
            <w:webHidden/>
            <w:sz w:val="32"/>
          </w:rPr>
        </w:r>
        <w:r w:rsidR="002062FA" w:rsidRPr="002062FA">
          <w:rPr>
            <w:noProof/>
            <w:webHidden/>
            <w:sz w:val="32"/>
          </w:rPr>
          <w:fldChar w:fldCharType="separate"/>
        </w:r>
        <w:r w:rsidR="009923BB">
          <w:rPr>
            <w:noProof/>
            <w:webHidden/>
            <w:sz w:val="32"/>
            <w:cs/>
          </w:rPr>
          <w:t>97</w:t>
        </w:r>
        <w:r w:rsidR="002062FA" w:rsidRPr="002062FA">
          <w:rPr>
            <w:noProof/>
            <w:webHidden/>
            <w:sz w:val="32"/>
          </w:rPr>
          <w:fldChar w:fldCharType="end"/>
        </w:r>
      </w:hyperlink>
    </w:p>
    <w:p w:rsidR="002062FA" w:rsidRPr="002062FA" w:rsidRDefault="005A39D9" w:rsidP="00D5111B">
      <w:pPr>
        <w:pStyle w:val="af5"/>
        <w:tabs>
          <w:tab w:val="right" w:leader="dot" w:pos="8296"/>
        </w:tabs>
        <w:ind w:left="0" w:firstLine="180"/>
        <w:rPr>
          <w:rFonts w:eastAsiaTheme="minorEastAsia"/>
          <w:smallCaps w:val="0"/>
          <w:noProof/>
          <w:sz w:val="32"/>
        </w:rPr>
      </w:pPr>
      <w:hyperlink w:anchor="_Toc515231960"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13</w:t>
        </w:r>
        <w:r w:rsidR="002062FA" w:rsidRPr="002062FA">
          <w:rPr>
            <w:rStyle w:val="af2"/>
            <w:noProof/>
            <w:sz w:val="32"/>
            <w:cs/>
          </w:rPr>
          <w:t xml:space="preserve"> ตารางแสดงเก็บข้อมูลการประเมินการประเมินสมรรถนะ</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_Toc515231960 \h </w:instrText>
        </w:r>
        <w:r w:rsidR="002062FA" w:rsidRPr="002062FA">
          <w:rPr>
            <w:noProof/>
            <w:webHidden/>
            <w:sz w:val="32"/>
          </w:rPr>
        </w:r>
        <w:r w:rsidR="002062FA" w:rsidRPr="002062FA">
          <w:rPr>
            <w:noProof/>
            <w:webHidden/>
            <w:sz w:val="32"/>
          </w:rPr>
          <w:fldChar w:fldCharType="separate"/>
        </w:r>
        <w:r w:rsidR="009923BB">
          <w:rPr>
            <w:noProof/>
            <w:webHidden/>
            <w:sz w:val="32"/>
            <w:cs/>
          </w:rPr>
          <w:t>98</w:t>
        </w:r>
        <w:r w:rsidR="002062FA" w:rsidRPr="002062FA">
          <w:rPr>
            <w:noProof/>
            <w:webHidden/>
            <w:sz w:val="32"/>
          </w:rPr>
          <w:fldChar w:fldCharType="end"/>
        </w:r>
      </w:hyperlink>
    </w:p>
    <w:p w:rsidR="002062FA" w:rsidRPr="002062FA" w:rsidRDefault="005A39D9" w:rsidP="00D5111B">
      <w:pPr>
        <w:pStyle w:val="af5"/>
        <w:tabs>
          <w:tab w:val="right" w:leader="dot" w:pos="8296"/>
        </w:tabs>
        <w:ind w:hanging="460"/>
        <w:rPr>
          <w:rFonts w:eastAsiaTheme="minorEastAsia"/>
          <w:smallCaps w:val="0"/>
          <w:noProof/>
          <w:sz w:val="32"/>
        </w:rPr>
      </w:pPr>
      <w:hyperlink w:anchor="_Toc515231961" w:history="1">
        <w:r w:rsidR="002062FA" w:rsidRPr="002062FA">
          <w:rPr>
            <w:rStyle w:val="af2"/>
            <w:noProof/>
            <w:sz w:val="32"/>
            <w:cs/>
          </w:rPr>
          <w:t xml:space="preserve"> ก</w:t>
        </w:r>
        <w:r w:rsidR="002062FA" w:rsidRPr="002062FA">
          <w:rPr>
            <w:rStyle w:val="af2"/>
            <w:noProof/>
            <w:sz w:val="32"/>
            <w:cs/>
          </w:rPr>
          <w:noBreakHyphen/>
        </w:r>
        <w:r w:rsidR="002062FA" w:rsidRPr="002062FA">
          <w:rPr>
            <w:rStyle w:val="af2"/>
            <w:noProof/>
            <w:sz w:val="32"/>
          </w:rPr>
          <w:t>14</w:t>
        </w:r>
        <w:r w:rsidR="002062FA" w:rsidRPr="002062FA">
          <w:rPr>
            <w:rStyle w:val="af2"/>
            <w:noProof/>
            <w:sz w:val="32"/>
            <w:cs/>
          </w:rPr>
          <w:t xml:space="preserve"> ตารางแสดงเก็บข้อมูลสมรรถนะที่ใช้ประเมินแต่ละปีงบประมาณ</w:t>
        </w:r>
        <w:r w:rsidR="002062FA" w:rsidRPr="002062FA">
          <w:rPr>
            <w:noProof/>
            <w:webHidden/>
            <w:sz w:val="32"/>
          </w:rPr>
          <w:tab/>
        </w:r>
        <w:r w:rsidR="002062FA" w:rsidRPr="002062FA">
          <w:rPr>
            <w:noProof/>
            <w:webHidden/>
            <w:sz w:val="32"/>
          </w:rPr>
          <w:fldChar w:fldCharType="begin"/>
        </w:r>
        <w:r w:rsidR="002062FA" w:rsidRPr="002062FA">
          <w:rPr>
            <w:noProof/>
            <w:webHidden/>
            <w:sz w:val="32"/>
          </w:rPr>
          <w:instrText xml:space="preserve"> PAGEREF _Toc515231961 \h </w:instrText>
        </w:r>
        <w:r w:rsidR="002062FA" w:rsidRPr="002062FA">
          <w:rPr>
            <w:noProof/>
            <w:webHidden/>
            <w:sz w:val="32"/>
          </w:rPr>
        </w:r>
        <w:r w:rsidR="002062FA" w:rsidRPr="002062FA">
          <w:rPr>
            <w:noProof/>
            <w:webHidden/>
            <w:sz w:val="32"/>
          </w:rPr>
          <w:fldChar w:fldCharType="separate"/>
        </w:r>
        <w:r w:rsidR="009923BB">
          <w:rPr>
            <w:noProof/>
            <w:webHidden/>
            <w:sz w:val="32"/>
            <w:cs/>
          </w:rPr>
          <w:t>99</w:t>
        </w:r>
        <w:r w:rsidR="002062FA" w:rsidRPr="002062FA">
          <w:rPr>
            <w:noProof/>
            <w:webHidden/>
            <w:sz w:val="32"/>
          </w:rPr>
          <w:fldChar w:fldCharType="end"/>
        </w:r>
      </w:hyperlink>
    </w:p>
    <w:p w:rsidR="00872923" w:rsidRPr="007E1804" w:rsidRDefault="00FA39AA" w:rsidP="00594AB8">
      <w:pPr>
        <w:pStyle w:val="af5"/>
        <w:tabs>
          <w:tab w:val="right" w:leader="dot" w:pos="8460"/>
        </w:tabs>
        <w:ind w:hanging="460"/>
        <w:rPr>
          <w:color w:val="000000" w:themeColor="text1"/>
          <w:sz w:val="32"/>
          <w:cs/>
        </w:rPr>
        <w:sectPr w:rsidR="00872923" w:rsidRPr="007E1804" w:rsidSect="00461282">
          <w:pgSz w:w="11906" w:h="16838" w:code="9"/>
          <w:pgMar w:top="2160" w:right="1440" w:bottom="2160" w:left="2160" w:header="1008" w:footer="720" w:gutter="0"/>
          <w:pgNumType w:fmt="thaiLetters"/>
          <w:cols w:space="720"/>
          <w:docGrid w:linePitch="435"/>
        </w:sectPr>
      </w:pPr>
      <w:r w:rsidRPr="002062FA">
        <w:rPr>
          <w:color w:val="000000" w:themeColor="text1"/>
          <w:sz w:val="32"/>
          <w:cs/>
        </w:rPr>
        <w:fldChar w:fldCharType="end"/>
      </w:r>
    </w:p>
    <w:p w:rsidR="00543997" w:rsidRPr="007E1804" w:rsidRDefault="00D5111B" w:rsidP="00A87D64">
      <w:pPr>
        <w:pStyle w:val="10"/>
        <w:rPr>
          <w:color w:val="000000" w:themeColor="text1"/>
        </w:rPr>
      </w:pPr>
      <w:bookmarkStart w:id="12" w:name="_Toc515323159"/>
      <w:r>
        <w:rPr>
          <w:noProof/>
          <w:color w:val="000000" w:themeColor="text1"/>
        </w:rPr>
        <w:lastRenderedPageBreak/>
        <mc:AlternateContent>
          <mc:Choice Requires="wps">
            <w:drawing>
              <wp:anchor distT="0" distB="0" distL="114300" distR="114300" simplePos="0" relativeHeight="251918336" behindDoc="0" locked="0" layoutInCell="1" allowOverlap="1">
                <wp:simplePos x="0" y="0"/>
                <wp:positionH relativeFrom="column">
                  <wp:posOffset>4555149</wp:posOffset>
                </wp:positionH>
                <wp:positionV relativeFrom="paragraph">
                  <wp:posOffset>-849620</wp:posOffset>
                </wp:positionV>
                <wp:extent cx="1117600" cy="620889"/>
                <wp:effectExtent l="0" t="0" r="25400" b="27305"/>
                <wp:wrapNone/>
                <wp:docPr id="145" name="Rectangle 145"/>
                <wp:cNvGraphicFramePr/>
                <a:graphic xmlns:a="http://schemas.openxmlformats.org/drawingml/2006/main">
                  <a:graphicData uri="http://schemas.microsoft.com/office/word/2010/wordprocessingShape">
                    <wps:wsp>
                      <wps:cNvSpPr/>
                      <wps:spPr>
                        <a:xfrm>
                          <a:off x="0" y="0"/>
                          <a:ext cx="1117600" cy="620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7689B" id="Rectangle 145" o:spid="_x0000_s1026" style="position:absolute;margin-left:358.65pt;margin-top:-66.9pt;width:88pt;height:48.9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" fillcolor="white [3212]" strokecolor="white [3212]" strokeweight="1pt"/>
            </w:pict>
          </mc:Fallback>
        </mc:AlternateContent>
      </w:r>
      <w:r w:rsidR="00815B76" w:rsidRPr="007E1804">
        <w:rPr>
          <w:color w:val="000000" w:themeColor="text1"/>
          <w:cs/>
        </w:rPr>
        <w:t xml:space="preserve"> </w:t>
      </w:r>
      <w:r w:rsidR="00A87D64" w:rsidRPr="007E1804">
        <w:rPr>
          <w:color w:val="000000" w:themeColor="text1"/>
          <w:cs/>
        </w:rPr>
        <w:br/>
      </w:r>
      <w:r w:rsidR="00A87D64" w:rsidRPr="007E1804">
        <w:rPr>
          <w:color w:val="000000" w:themeColor="text1"/>
          <w:cs/>
        </w:rPr>
        <w:br/>
      </w:r>
      <w:r w:rsidR="00E63E4A" w:rsidRPr="007E1804">
        <w:rPr>
          <w:color w:val="000000" w:themeColor="text1"/>
          <w:cs/>
        </w:rPr>
        <w:t>บทนำ</w:t>
      </w:r>
      <w:bookmarkEnd w:id="12"/>
    </w:p>
    <w:p w:rsidR="0094617B" w:rsidRPr="007E1804" w:rsidRDefault="0094617B" w:rsidP="00E63E4A">
      <w:pPr>
        <w:rPr>
          <w:color w:val="000000" w:themeColor="text1"/>
        </w:rPr>
      </w:pPr>
    </w:p>
    <w:p w:rsidR="00D96272" w:rsidRPr="0067004E" w:rsidRDefault="00D96272" w:rsidP="00D96272">
      <w:pPr>
        <w:tabs>
          <w:tab w:val="left" w:pos="3360"/>
        </w:tabs>
        <w:ind w:firstLine="720"/>
        <w:rPr>
          <w:color w:val="000000" w:themeColor="text1"/>
        </w:rPr>
      </w:pPr>
      <w:r w:rsidRPr="0067004E">
        <w:rPr>
          <w:rFonts w:hint="cs"/>
          <w:color w:val="000000" w:themeColor="text1"/>
          <w:cs/>
        </w:rPr>
        <w:t>ในปัจจุบันเทคโนโลยีได้มีบทบาทสำคัญเป็นอย่างมาก</w:t>
      </w:r>
      <w:r w:rsidR="00AF3FC1">
        <w:rPr>
          <w:color w:val="000000" w:themeColor="text1"/>
        </w:rPr>
        <w:t xml:space="preserve"> </w:t>
      </w:r>
      <w:r w:rsidR="00A57763" w:rsidRPr="0067004E">
        <w:rPr>
          <w:rFonts w:hint="cs"/>
          <w:color w:val="000000" w:themeColor="text1"/>
          <w:cs/>
        </w:rPr>
        <w:t xml:space="preserve">องค์กรต่าง ๆ </w:t>
      </w:r>
      <w:r w:rsidRPr="0067004E">
        <w:rPr>
          <w:rFonts w:hint="cs"/>
          <w:color w:val="000000" w:themeColor="text1"/>
          <w:cs/>
        </w:rPr>
        <w:t>จึงได้มีการนำเทคโนโลยีมาปรับใช้</w:t>
      </w:r>
      <w:r w:rsidR="00A57763">
        <w:rPr>
          <w:rFonts w:hint="cs"/>
          <w:color w:val="000000" w:themeColor="text1"/>
          <w:cs/>
        </w:rPr>
        <w:t xml:space="preserve"> </w:t>
      </w:r>
      <w:r w:rsidRPr="0067004E">
        <w:rPr>
          <w:rFonts w:hint="cs"/>
          <w:color w:val="000000" w:themeColor="text1"/>
          <w:cs/>
        </w:rPr>
        <w:t>เพื่ออำนวยความสะดวกให้กับบุคคลภายในองค์กร ไม่ว่าจะ</w:t>
      </w:r>
      <w:r w:rsidR="00A57763">
        <w:rPr>
          <w:rFonts w:hint="cs"/>
          <w:color w:val="000000" w:themeColor="text1"/>
          <w:cs/>
        </w:rPr>
        <w:t>เป็น</w:t>
      </w:r>
      <w:r w:rsidRPr="0067004E">
        <w:rPr>
          <w:rFonts w:hint="cs"/>
          <w:color w:val="000000" w:themeColor="text1"/>
          <w:cs/>
        </w:rPr>
        <w:t>การบริหารบุคลากร</w:t>
      </w:r>
      <w:r w:rsidR="00A57763">
        <w:rPr>
          <w:color w:val="000000" w:themeColor="text1"/>
        </w:rPr>
        <w:t xml:space="preserve"> </w:t>
      </w:r>
      <w:r w:rsidR="00A57763">
        <w:rPr>
          <w:rFonts w:hint="cs"/>
          <w:color w:val="000000" w:themeColor="text1"/>
          <w:cs/>
        </w:rPr>
        <w:t xml:space="preserve">และการจัดการโครงสร้างภายในองค์กร </w:t>
      </w:r>
      <w:r w:rsidRPr="0067004E">
        <w:rPr>
          <w:rFonts w:hint="cs"/>
          <w:color w:val="000000" w:themeColor="text1"/>
          <w:cs/>
        </w:rPr>
        <w:t>เป็นต้น</w:t>
      </w:r>
      <w:r w:rsidR="00A57763">
        <w:rPr>
          <w:rFonts w:hint="cs"/>
          <w:color w:val="000000" w:themeColor="text1"/>
          <w:cs/>
        </w:rPr>
        <w:t xml:space="preserve"> </w:t>
      </w:r>
      <w:r w:rsidRPr="0067004E">
        <w:rPr>
          <w:rFonts w:hint="cs"/>
          <w:color w:val="000000" w:themeColor="text1"/>
          <w:cs/>
        </w:rPr>
        <w:t>เทคโนโลยี</w:t>
      </w:r>
      <w:r w:rsidR="00A57763">
        <w:rPr>
          <w:rFonts w:hint="cs"/>
          <w:color w:val="000000" w:themeColor="text1"/>
          <w:cs/>
        </w:rPr>
        <w:t>จึง</w:t>
      </w:r>
      <w:r w:rsidRPr="0067004E">
        <w:rPr>
          <w:rFonts w:hint="cs"/>
          <w:color w:val="000000" w:themeColor="text1"/>
          <w:cs/>
        </w:rPr>
        <w:t>ถือเป็นสิ่งที่สำคัญเป็นอย่างมากต่อหน่วยงาน ผู้พัฒนาจึงได้มีการพัฒนาระบบบุคลากร เพื่อลดค่าใช้จ่ายภายในองค์กร และเพิ่มประสิทธิภาพในก</w:t>
      </w:r>
      <w:r>
        <w:rPr>
          <w:rFonts w:hint="cs"/>
          <w:color w:val="000000" w:themeColor="text1"/>
          <w:cs/>
        </w:rPr>
        <w:t>ารเก็บข้อมูลให้ปลอดภัยมากที่สุด</w:t>
      </w:r>
    </w:p>
    <w:p w:rsidR="00C108F1" w:rsidRPr="007E1804" w:rsidRDefault="00D96272" w:rsidP="00D96272">
      <w:pPr>
        <w:ind w:firstLine="720"/>
        <w:rPr>
          <w:color w:val="000000" w:themeColor="text1"/>
        </w:rPr>
      </w:pPr>
      <w:r>
        <w:rPr>
          <w:rFonts w:hint="cs"/>
          <w:color w:val="000000" w:themeColor="text1"/>
          <w:cs/>
        </w:rPr>
        <w:t>ในอดีต</w:t>
      </w:r>
      <w:r w:rsidRPr="0067004E">
        <w:rPr>
          <w:rFonts w:hint="cs"/>
          <w:color w:val="000000" w:themeColor="text1"/>
          <w:cs/>
        </w:rPr>
        <w:t>การจัดการก</w:t>
      </w:r>
      <w:r w:rsidR="00A57763">
        <w:rPr>
          <w:rFonts w:hint="cs"/>
          <w:color w:val="000000" w:themeColor="text1"/>
          <w:cs/>
        </w:rPr>
        <w:t xml:space="preserve">ับข้อมูลของบุคคลในหน่วยงานมีความไม่แน่นอน </w:t>
      </w:r>
      <w:r w:rsidR="00373E6E">
        <w:rPr>
          <w:rFonts w:hint="cs"/>
          <w:color w:val="000000" w:themeColor="text1"/>
          <w:cs/>
        </w:rPr>
        <w:t>และ</w:t>
      </w:r>
      <w:r w:rsidRPr="0067004E">
        <w:rPr>
          <w:rFonts w:hint="cs"/>
          <w:color w:val="000000" w:themeColor="text1"/>
          <w:cs/>
        </w:rPr>
        <w:t>อาจ</w:t>
      </w:r>
      <w:r w:rsidR="00A57763">
        <w:rPr>
          <w:rFonts w:hint="cs"/>
          <w:color w:val="000000" w:themeColor="text1"/>
          <w:cs/>
        </w:rPr>
        <w:t>เกิดความ</w:t>
      </w:r>
      <w:r w:rsidRPr="0067004E">
        <w:rPr>
          <w:rFonts w:hint="cs"/>
          <w:color w:val="000000" w:themeColor="text1"/>
          <w:cs/>
        </w:rPr>
        <w:t>ผิดพลาด</w:t>
      </w:r>
      <w:r w:rsidR="00BF1840">
        <w:rPr>
          <w:rFonts w:hint="cs"/>
          <w:color w:val="000000" w:themeColor="text1"/>
          <w:cs/>
        </w:rPr>
        <w:t xml:space="preserve"> เนื่องจากมีการ</w:t>
      </w:r>
      <w:r w:rsidRPr="0067004E">
        <w:rPr>
          <w:rFonts w:hint="cs"/>
          <w:color w:val="000000" w:themeColor="text1"/>
          <w:cs/>
        </w:rPr>
        <w:t>เปลี่ยนแปลงอยู่เสมอ</w:t>
      </w:r>
      <w:r>
        <w:rPr>
          <w:rFonts w:hint="cs"/>
          <w:color w:val="000000" w:themeColor="text1"/>
          <w:cs/>
        </w:rPr>
        <w:t xml:space="preserve"> </w:t>
      </w:r>
      <w:r w:rsidR="00373E6E">
        <w:rPr>
          <w:rFonts w:hint="cs"/>
          <w:color w:val="000000" w:themeColor="text1"/>
          <w:cs/>
        </w:rPr>
        <w:t>ซึ่ง</w:t>
      </w:r>
      <w:r>
        <w:rPr>
          <w:rFonts w:hint="cs"/>
          <w:color w:val="000000" w:themeColor="text1"/>
          <w:cs/>
        </w:rPr>
        <w:t>สาเหตุมักเกิดจากหลาย ๆ ปัจจัย</w:t>
      </w:r>
      <w:r w:rsidR="00C02C30">
        <w:rPr>
          <w:rFonts w:hint="cs"/>
          <w:color w:val="000000" w:themeColor="text1"/>
          <w:cs/>
        </w:rPr>
        <w:t xml:space="preserve"> </w:t>
      </w:r>
      <w:r>
        <w:rPr>
          <w:rFonts w:hint="cs"/>
          <w:color w:val="000000" w:themeColor="text1"/>
          <w:cs/>
        </w:rPr>
        <w:t xml:space="preserve">ได้แก่ แฟ้มเอกสารหาย ชำรุด </w:t>
      </w:r>
      <w:r w:rsidR="00373E6E">
        <w:rPr>
          <w:rFonts w:hint="cs"/>
          <w:color w:val="000000" w:themeColor="text1"/>
          <w:cs/>
        </w:rPr>
        <w:t>หรือ</w:t>
      </w:r>
      <w:r>
        <w:rPr>
          <w:rFonts w:hint="cs"/>
          <w:color w:val="000000" w:themeColor="text1"/>
          <w:cs/>
        </w:rPr>
        <w:t>ขาด เป็นต้น ทำให้ต้องมีการจัดสรร</w:t>
      </w:r>
      <w:r w:rsidR="00373E6E">
        <w:rPr>
          <w:rFonts w:hint="cs"/>
          <w:color w:val="000000" w:themeColor="text1"/>
          <w:cs/>
        </w:rPr>
        <w:t xml:space="preserve"> </w:t>
      </w:r>
      <w:r>
        <w:rPr>
          <w:rFonts w:hint="cs"/>
          <w:color w:val="000000" w:themeColor="text1"/>
          <w:cs/>
        </w:rPr>
        <w:t>และจัดหาสิ่งที่สามารถเก็บข้อมูล</w:t>
      </w:r>
      <w:r w:rsidR="00373E6E">
        <w:rPr>
          <w:rFonts w:hint="cs"/>
          <w:color w:val="000000" w:themeColor="text1"/>
          <w:cs/>
        </w:rPr>
        <w:t>ได้อย่าง</w:t>
      </w:r>
      <w:r w:rsidRPr="00F56EFC">
        <w:rPr>
          <w:rFonts w:hint="cs"/>
          <w:color w:val="000000" w:themeColor="text1"/>
          <w:cs/>
        </w:rPr>
        <w:t>ไม่เปลืองพื้นที่</w:t>
      </w:r>
      <w:r>
        <w:rPr>
          <w:rFonts w:hint="cs"/>
          <w:color w:val="000000" w:themeColor="text1"/>
          <w:cs/>
        </w:rPr>
        <w:t xml:space="preserve"> </w:t>
      </w:r>
      <w:r w:rsidR="00373E6E">
        <w:rPr>
          <w:rFonts w:hint="cs"/>
          <w:color w:val="000000" w:themeColor="text1"/>
          <w:cs/>
        </w:rPr>
        <w:t>และ</w:t>
      </w:r>
      <w:r w:rsidR="00A84238">
        <w:rPr>
          <w:rFonts w:hint="cs"/>
          <w:color w:val="000000" w:themeColor="text1"/>
          <w:cs/>
        </w:rPr>
        <w:t>สามารถ</w:t>
      </w:r>
      <w:r>
        <w:rPr>
          <w:rFonts w:hint="cs"/>
          <w:color w:val="000000" w:themeColor="text1"/>
          <w:cs/>
        </w:rPr>
        <w:t>อำนวยความสะดวกให้กับบุคคลภายในองค์กร</w:t>
      </w:r>
      <w:r w:rsidR="00A84238">
        <w:rPr>
          <w:rFonts w:hint="cs"/>
          <w:color w:val="000000" w:themeColor="text1"/>
          <w:cs/>
        </w:rPr>
        <w:t>ได้</w:t>
      </w:r>
      <w:r w:rsidR="00373E6E">
        <w:rPr>
          <w:rFonts w:hint="cs"/>
          <w:color w:val="000000" w:themeColor="text1"/>
          <w:cs/>
        </w:rPr>
        <w:t>อย่าง</w:t>
      </w:r>
      <w:r>
        <w:rPr>
          <w:rFonts w:hint="cs"/>
          <w:color w:val="000000" w:themeColor="text1"/>
          <w:cs/>
        </w:rPr>
        <w:t>ครอบคลุมในทุกส่วนขององค์กร ในบทนี้จะอธิบายถึงภาพรวมของการทำโครงงานระบบบุคลากรของ</w:t>
      </w:r>
      <w:r w:rsidR="008D489D" w:rsidRPr="008D489D">
        <w:rPr>
          <w:color w:val="000000" w:themeColor="text1"/>
          <w:cs/>
        </w:rPr>
        <w:t>สำนักงานป้องกันควบคุมโรคที่ 6 จังหวัดชลบุรี</w:t>
      </w:r>
      <w:r>
        <w:rPr>
          <w:color w:val="000000" w:themeColor="text1"/>
        </w:rPr>
        <w:t xml:space="preserve"> </w:t>
      </w:r>
      <w:r>
        <w:rPr>
          <w:rFonts w:hint="cs"/>
          <w:color w:val="000000" w:themeColor="text1"/>
          <w:cs/>
        </w:rPr>
        <w:t>อธิบายข้อมูลที่มาและความสำคัญของโครงงาน วัตถุประสงค์ของโครงงาน ขอบเขตรายละเอียดการดำเนินโครงงาน เครื่องมือทรัพย</w:t>
      </w:r>
      <w:r w:rsidR="00A84238">
        <w:rPr>
          <w:rFonts w:hint="cs"/>
          <w:color w:val="000000" w:themeColor="text1"/>
          <w:cs/>
        </w:rPr>
        <w:t>ากรที่ใช้ในการพัฒนาดำเนินโครงงาน</w:t>
      </w:r>
      <w:r>
        <w:rPr>
          <w:rFonts w:hint="cs"/>
          <w:color w:val="000000" w:themeColor="text1"/>
          <w:cs/>
        </w:rPr>
        <w:t xml:space="preserve"> ขั้นตอนในการดำเนินโครงงาน แผนในการดำเนินโครงงาน และดัชนี้ตัวชี้วัดความสำเร็จของการดำเนินโครงงาน </w:t>
      </w:r>
      <w:r>
        <w:rPr>
          <w:color w:val="000000" w:themeColor="text1"/>
        </w:rPr>
        <w:t xml:space="preserve"> </w:t>
      </w:r>
      <w:r w:rsidR="00A84238">
        <w:rPr>
          <w:rFonts w:hint="cs"/>
          <w:color w:val="000000" w:themeColor="text1"/>
          <w:cs/>
        </w:rPr>
        <w:t>ซึ่งกล่าวในลำ</w:t>
      </w:r>
      <w:r>
        <w:rPr>
          <w:rFonts w:hint="cs"/>
          <w:color w:val="000000" w:themeColor="text1"/>
          <w:cs/>
        </w:rPr>
        <w:t>ดับถัดไป</w:t>
      </w:r>
    </w:p>
    <w:p w:rsidR="00B07E1F" w:rsidRPr="007E1804" w:rsidRDefault="00B07E1F" w:rsidP="00B07E1F">
      <w:pPr>
        <w:pStyle w:val="2"/>
        <w:rPr>
          <w:color w:val="000000" w:themeColor="text1"/>
        </w:rPr>
      </w:pPr>
      <w:bookmarkStart w:id="13" w:name="_Toc515323160"/>
      <w:bookmarkStart w:id="14" w:name="_Toc399842558"/>
      <w:r w:rsidRPr="007E1804">
        <w:rPr>
          <w:color w:val="000000" w:themeColor="text1"/>
          <w:cs/>
        </w:rPr>
        <w:t>ที่มาและความสำคัญของโครงงาน</w:t>
      </w:r>
      <w:bookmarkEnd w:id="13"/>
    </w:p>
    <w:p w:rsidR="006B076F" w:rsidRDefault="006B076F" w:rsidP="00913771">
      <w:pPr>
        <w:ind w:firstLine="720"/>
        <w:rPr>
          <w:color w:val="000000" w:themeColor="text1"/>
          <w:cs/>
        </w:rPr>
      </w:pPr>
      <w:r>
        <w:rPr>
          <w:rFonts w:hint="cs"/>
          <w:color w:val="000000" w:themeColor="text1"/>
          <w:cs/>
        </w:rPr>
        <w:t>ระบบบุคลากรในส่วนทำเนียบบุคลากร ส่วนการเกษียณอายุราชการ</w:t>
      </w:r>
      <w:r w:rsidR="00D17142">
        <w:rPr>
          <w:rFonts w:hint="cs"/>
          <w:color w:val="000000" w:themeColor="text1"/>
          <w:cs/>
        </w:rPr>
        <w:t xml:space="preserve"> </w:t>
      </w:r>
      <w:r>
        <w:rPr>
          <w:rFonts w:hint="cs"/>
          <w:color w:val="000000" w:themeColor="text1"/>
          <w:cs/>
        </w:rPr>
        <w:t>และ</w:t>
      </w:r>
      <w:r w:rsidR="00D17142">
        <w:rPr>
          <w:rFonts w:hint="cs"/>
          <w:color w:val="000000" w:themeColor="text1"/>
          <w:cs/>
        </w:rPr>
        <w:t>ส่วนการ</w:t>
      </w:r>
      <w:r>
        <w:rPr>
          <w:rFonts w:hint="cs"/>
          <w:color w:val="000000" w:themeColor="text1"/>
          <w:cs/>
        </w:rPr>
        <w:t>ออกรายงาน</w:t>
      </w:r>
      <w:r w:rsidR="00D17142">
        <w:rPr>
          <w:rFonts w:hint="cs"/>
          <w:color w:val="000000" w:themeColor="text1"/>
          <w:cs/>
        </w:rPr>
        <w:t xml:space="preserve"> ถือว่า</w:t>
      </w:r>
      <w:r>
        <w:rPr>
          <w:rFonts w:hint="cs"/>
          <w:color w:val="000000" w:themeColor="text1"/>
          <w:cs/>
        </w:rPr>
        <w:t>เป็นส่วนสำคัญของระบบบุคลากร เนื่องจากเป็นส่วนแสดงข้อมูลเพื่อให้เห็นภาพโครงสร้างองค์กรที่ชัดเจน</w:t>
      </w:r>
      <w:r w:rsidR="00D17142">
        <w:rPr>
          <w:rFonts w:hint="cs"/>
          <w:color w:val="000000" w:themeColor="text1"/>
          <w:cs/>
        </w:rPr>
        <w:t xml:space="preserve"> ซึ่งแสดงข้อมูลอยู่ในรูปแบบกราฟ ง่าย</w:t>
      </w:r>
      <w:r>
        <w:rPr>
          <w:rFonts w:hint="cs"/>
          <w:color w:val="000000" w:themeColor="text1"/>
          <w:cs/>
        </w:rPr>
        <w:t>ต่อการเข้าใจ ซึ่งระบบบุคลากรในอดีตม</w:t>
      </w:r>
      <w:r w:rsidR="00190F21">
        <w:rPr>
          <w:rFonts w:hint="cs"/>
          <w:color w:val="000000" w:themeColor="text1"/>
          <w:cs/>
        </w:rPr>
        <w:t>ีความซั</w:t>
      </w:r>
      <w:r>
        <w:rPr>
          <w:rFonts w:hint="cs"/>
          <w:color w:val="000000" w:themeColor="text1"/>
          <w:cs/>
        </w:rPr>
        <w:t>บซ้อนและยุ่งยากในการใช้งาน ข้อมูลในระบบมีมากขึ้นจึงเกิดความล่าช้า กลุ่มบุคลากรมีขนาดใหญ่ขึ้นมีการเพิ่มกลุ่มงาน และอื่น ๆ อีกมาก จึงมีการพัฒนาระบบให้มีความทันสมัย</w:t>
      </w:r>
      <w:r w:rsidR="00190F21">
        <w:rPr>
          <w:rFonts w:hint="cs"/>
          <w:color w:val="000000" w:themeColor="text1"/>
          <w:cs/>
        </w:rPr>
        <w:t xml:space="preserve"> </w:t>
      </w:r>
      <w:r>
        <w:rPr>
          <w:rFonts w:hint="cs"/>
          <w:color w:val="000000" w:themeColor="text1"/>
          <w:cs/>
        </w:rPr>
        <w:t xml:space="preserve">ใช้งานง่าย </w:t>
      </w:r>
      <w:r>
        <w:rPr>
          <w:rFonts w:hint="cs"/>
          <w:color w:val="000000" w:themeColor="text1"/>
          <w:cs/>
        </w:rPr>
        <w:lastRenderedPageBreak/>
        <w:t xml:space="preserve">นอกจากนี้ระบบที่พัฒนาขึ้นยังช่วยลดความสิ้นเปลืองของทรัพยากรเอกสารภายในองค์กรให้น้อยลง ช่วยลดปัญหาความล่าช้าในการจัดเก็บเอกสาร </w:t>
      </w:r>
      <w:r w:rsidR="00FD15AE">
        <w:rPr>
          <w:rFonts w:hint="cs"/>
          <w:color w:val="000000" w:themeColor="text1"/>
          <w:cs/>
        </w:rPr>
        <w:t>และ</w:t>
      </w:r>
      <w:r>
        <w:rPr>
          <w:rFonts w:hint="cs"/>
          <w:color w:val="000000" w:themeColor="text1"/>
          <w:cs/>
        </w:rPr>
        <w:t>ช่วยการจัดการข้อมูลใน</w:t>
      </w:r>
      <w:r w:rsidR="00163501" w:rsidRPr="00163501">
        <w:rPr>
          <w:color w:val="000000" w:themeColor="text1"/>
          <w:cs/>
        </w:rPr>
        <w:t>สำนักงานป้องกันควบคุมโรคที่ 6 จังหวัดชลบุรี</w:t>
      </w:r>
    </w:p>
    <w:p w:rsidR="001C2674" w:rsidRPr="007E1804" w:rsidRDefault="00B07E1F" w:rsidP="00A87D64">
      <w:pPr>
        <w:pStyle w:val="2"/>
        <w:rPr>
          <w:color w:val="000000" w:themeColor="text1"/>
        </w:rPr>
      </w:pPr>
      <w:bookmarkStart w:id="15" w:name="_Toc515323162"/>
      <w:bookmarkEnd w:id="14"/>
      <w:r w:rsidRPr="007E1804">
        <w:rPr>
          <w:color w:val="000000" w:themeColor="text1"/>
          <w:cs/>
        </w:rPr>
        <w:t>วัตถุประสงค์ของโครงงาน</w:t>
      </w:r>
      <w:bookmarkEnd w:id="15"/>
    </w:p>
    <w:p w:rsidR="00B07E1F" w:rsidRPr="007E1804" w:rsidRDefault="00B07E1F" w:rsidP="00B07E1F">
      <w:pPr>
        <w:ind w:firstLine="720"/>
        <w:rPr>
          <w:color w:val="000000" w:themeColor="text1"/>
        </w:rPr>
      </w:pPr>
      <w:bookmarkStart w:id="16" w:name="_Toc399842561"/>
      <w:r w:rsidRPr="007E1804">
        <w:rPr>
          <w:color w:val="000000" w:themeColor="text1"/>
          <w:cs/>
        </w:rPr>
        <w:t>การดำเนินการพัฒนา</w:t>
      </w:r>
      <w:r w:rsidR="00A30921" w:rsidRPr="007E1804">
        <w:rPr>
          <w:color w:val="000000" w:themeColor="text1"/>
          <w:cs/>
        </w:rPr>
        <w:t>ระบบ</w:t>
      </w:r>
      <w:r w:rsidR="006B076F">
        <w:rPr>
          <w:rFonts w:hint="cs"/>
          <w:color w:val="000000" w:themeColor="text1"/>
          <w:cs/>
        </w:rPr>
        <w:t>บุคลากร</w:t>
      </w:r>
      <w:r w:rsidR="00A30921" w:rsidRPr="007E1804">
        <w:rPr>
          <w:color w:val="000000" w:themeColor="text1"/>
          <w:cs/>
        </w:rPr>
        <w:t xml:space="preserve"> </w:t>
      </w:r>
      <w:r w:rsidRPr="007E1804">
        <w:rPr>
          <w:color w:val="000000" w:themeColor="text1"/>
          <w:cs/>
        </w:rPr>
        <w:t>ประกอบด้วยวัตถุประสงค์ ดังต่อไปนี้</w:t>
      </w:r>
    </w:p>
    <w:p w:rsidR="00B07E1F" w:rsidRPr="007E1804" w:rsidRDefault="006B076F" w:rsidP="00410B40">
      <w:pPr>
        <w:pStyle w:val="11"/>
        <w:spacing w:line="276" w:lineRule="auto"/>
        <w:ind w:left="0" w:firstLine="709"/>
        <w:jc w:val="thaiDistribute"/>
        <w:rPr>
          <w:color w:val="000000" w:themeColor="text1"/>
        </w:rPr>
      </w:pPr>
      <w:r w:rsidRPr="006B67F5">
        <w:rPr>
          <w:cs/>
        </w:rPr>
        <w:t>เพื่อลดปัญหาการใช้เอกสารในการจัดเก็บข้อมูลบุคลากร</w:t>
      </w:r>
    </w:p>
    <w:p w:rsidR="00B07E1F" w:rsidRPr="007E1804" w:rsidRDefault="006B076F" w:rsidP="00410B40">
      <w:pPr>
        <w:pStyle w:val="11"/>
        <w:spacing w:line="276" w:lineRule="auto"/>
        <w:ind w:left="0" w:firstLine="709"/>
        <w:jc w:val="thaiDistribute"/>
        <w:rPr>
          <w:color w:val="000000" w:themeColor="text1"/>
        </w:rPr>
      </w:pPr>
      <w:r w:rsidRPr="006B67F5">
        <w:rPr>
          <w:cs/>
        </w:rPr>
        <w:t>เพื่อช่วยในการสำรอง</w:t>
      </w:r>
      <w:r w:rsidR="00146702">
        <w:rPr>
          <w:rFonts w:hint="cs"/>
          <w:cs/>
        </w:rPr>
        <w:t xml:space="preserve"> </w:t>
      </w:r>
      <w:r w:rsidRPr="006B67F5">
        <w:rPr>
          <w:cs/>
        </w:rPr>
        <w:t>และป้องกันข้อมูลไม่ให้สูญหาย</w:t>
      </w:r>
    </w:p>
    <w:p w:rsidR="00410B40" w:rsidRPr="007E1804" w:rsidRDefault="006B076F" w:rsidP="00410B40">
      <w:pPr>
        <w:pStyle w:val="11"/>
        <w:spacing w:line="276" w:lineRule="auto"/>
        <w:ind w:left="0" w:firstLine="709"/>
        <w:jc w:val="thaiDistribute"/>
        <w:rPr>
          <w:color w:val="000000" w:themeColor="text1"/>
        </w:rPr>
      </w:pPr>
      <w:r w:rsidRPr="006B67F5">
        <w:rPr>
          <w:cs/>
        </w:rPr>
        <w:t>เพื่อพัฒนาระบบบุคล</w:t>
      </w:r>
      <w:r w:rsidR="00B526C4">
        <w:rPr>
          <w:rFonts w:hint="cs"/>
          <w:cs/>
        </w:rPr>
        <w:t>า</w:t>
      </w:r>
      <w:r w:rsidRPr="006B67F5">
        <w:rPr>
          <w:cs/>
        </w:rPr>
        <w:t>กรให้มีความทันสมัย และสะดวกต่อการใช้งานในองค์กร</w:t>
      </w:r>
    </w:p>
    <w:p w:rsidR="00410B40" w:rsidRPr="00A320CC" w:rsidRDefault="006B076F" w:rsidP="00410B40">
      <w:pPr>
        <w:pStyle w:val="11"/>
        <w:spacing w:line="276" w:lineRule="auto"/>
        <w:ind w:left="0" w:firstLine="709"/>
        <w:jc w:val="thaiDistribute"/>
        <w:rPr>
          <w:color w:val="000000" w:themeColor="text1"/>
        </w:rPr>
      </w:pPr>
      <w:r w:rsidRPr="006B67F5">
        <w:rPr>
          <w:cs/>
        </w:rPr>
        <w:t>เพื่อช่วยจัดการข้อมูลพื้นฐานที่จำเป็นของบุคลากรภายในองค์กร</w:t>
      </w:r>
    </w:p>
    <w:p w:rsidR="00A320CC" w:rsidRPr="007E1804" w:rsidRDefault="00A320CC" w:rsidP="00410B40">
      <w:pPr>
        <w:pStyle w:val="11"/>
        <w:spacing w:line="276" w:lineRule="auto"/>
        <w:ind w:left="0" w:firstLine="709"/>
        <w:jc w:val="thaiDistribute"/>
        <w:rPr>
          <w:color w:val="000000" w:themeColor="text1"/>
        </w:rPr>
      </w:pPr>
      <w:r>
        <w:rPr>
          <w:rFonts w:hint="cs"/>
          <w:cs/>
        </w:rPr>
        <w:t>เพื่ออำนวยความสะดวกให้กับ</w:t>
      </w:r>
      <w:r w:rsidRPr="006B67F5">
        <w:rPr>
          <w:cs/>
        </w:rPr>
        <w:t>บุคลากรภายในองค์กร</w:t>
      </w:r>
    </w:p>
    <w:p w:rsidR="00410B40" w:rsidRPr="007E1804" w:rsidRDefault="006B076F" w:rsidP="00410B40">
      <w:pPr>
        <w:pStyle w:val="11"/>
        <w:spacing w:line="276" w:lineRule="auto"/>
        <w:ind w:left="0" w:firstLine="709"/>
        <w:jc w:val="thaiDistribute"/>
        <w:rPr>
          <w:color w:val="000000" w:themeColor="text1"/>
        </w:rPr>
      </w:pPr>
      <w:r w:rsidRPr="006B67F5">
        <w:rPr>
          <w:cs/>
        </w:rPr>
        <w:t>ลดความยุ่งยากของการจัดเก็บข้อมูลในรูปแบบเอกสาร</w:t>
      </w:r>
    </w:p>
    <w:p w:rsidR="00C71559" w:rsidRPr="007E1804" w:rsidRDefault="00C71559" w:rsidP="00C71559">
      <w:pPr>
        <w:pStyle w:val="2"/>
        <w:rPr>
          <w:color w:val="000000" w:themeColor="text1"/>
        </w:rPr>
      </w:pPr>
      <w:bookmarkStart w:id="17" w:name="_Toc453666125"/>
      <w:bookmarkStart w:id="18" w:name="_Toc515323163"/>
      <w:r w:rsidRPr="007E1804">
        <w:rPr>
          <w:color w:val="000000" w:themeColor="text1"/>
          <w:cs/>
        </w:rPr>
        <w:t>ขอบเขตและรายละเอียดการดำเนินโครงงาน</w:t>
      </w:r>
      <w:bookmarkEnd w:id="17"/>
      <w:bookmarkEnd w:id="18"/>
    </w:p>
    <w:p w:rsidR="006B076F" w:rsidRPr="007E1804" w:rsidRDefault="006B076F" w:rsidP="00D04491">
      <w:pPr>
        <w:ind w:firstLine="720"/>
        <w:rPr>
          <w:color w:val="000000" w:themeColor="text1"/>
        </w:rPr>
      </w:pPr>
      <w:r>
        <w:rPr>
          <w:rFonts w:hint="cs"/>
          <w:color w:val="000000" w:themeColor="text1"/>
          <w:cs/>
        </w:rPr>
        <w:t>ระบบ</w:t>
      </w:r>
      <w:r w:rsidR="00793ECE">
        <w:rPr>
          <w:rFonts w:hint="cs"/>
          <w:color w:val="000000" w:themeColor="text1"/>
          <w:cs/>
        </w:rPr>
        <w:t>บุคลากรในส่วนของมอดูลทำเนียบบุคลากร มอดูลการเกษียณอายุราชการ และมอดูลการรายงานของ</w:t>
      </w:r>
      <w:r w:rsidR="001D626E" w:rsidRPr="001D626E">
        <w:rPr>
          <w:color w:val="000000" w:themeColor="text1"/>
          <w:cs/>
        </w:rPr>
        <w:t xml:space="preserve">สำนักงานป้องกันควบคุมโรคที่ 6 จังหวัดชลบุรี </w:t>
      </w:r>
      <w:r w:rsidR="00793ECE">
        <w:rPr>
          <w:rFonts w:hint="cs"/>
          <w:color w:val="000000" w:themeColor="text1"/>
          <w:cs/>
        </w:rPr>
        <w:t>ซึ่งเป็นระบบ</w:t>
      </w:r>
      <w:r w:rsidR="00E75494" w:rsidRPr="00D04491">
        <w:rPr>
          <w:color w:val="000000" w:themeColor="text1"/>
          <w:cs/>
        </w:rPr>
        <w:t xml:space="preserve">พัฒนาขึ้นเพื่ออำนวยความสะดวกสบายให้กับผู้ใช้งานภายในองค์กร </w:t>
      </w:r>
      <w:r w:rsidR="009B2325" w:rsidRPr="00D04491">
        <w:rPr>
          <w:rFonts w:hint="cs"/>
          <w:color w:val="000000" w:themeColor="text1"/>
          <w:cs/>
        </w:rPr>
        <w:t>จะ</w:t>
      </w:r>
      <w:r w:rsidR="0061390B" w:rsidRPr="00D04491">
        <w:rPr>
          <w:color w:val="000000" w:themeColor="text1"/>
          <w:cs/>
        </w:rPr>
        <w:t>มีการแบ</w:t>
      </w:r>
      <w:r w:rsidR="00D04491" w:rsidRPr="00D04491">
        <w:rPr>
          <w:color w:val="000000" w:themeColor="text1"/>
          <w:cs/>
        </w:rPr>
        <w:t xml:space="preserve">่งขอบเขตของการดำเนินงานออกเป็น </w:t>
      </w:r>
      <w:r w:rsidR="00D04491" w:rsidRPr="00D04491">
        <w:rPr>
          <w:color w:val="000000" w:themeColor="text1"/>
        </w:rPr>
        <w:t>3</w:t>
      </w:r>
      <w:r w:rsidR="0061390B" w:rsidRPr="00D04491">
        <w:rPr>
          <w:color w:val="000000" w:themeColor="text1"/>
          <w:cs/>
        </w:rPr>
        <w:t xml:space="preserve"> มอดูล </w:t>
      </w:r>
      <w:r w:rsidR="00C108F1" w:rsidRPr="00D04491">
        <w:rPr>
          <w:rFonts w:hint="cs"/>
          <w:color w:val="000000" w:themeColor="text1"/>
          <w:cs/>
        </w:rPr>
        <w:t>ซึ่ง</w:t>
      </w:r>
      <w:r w:rsidR="0061390B" w:rsidRPr="00D04491">
        <w:rPr>
          <w:color w:val="000000" w:themeColor="text1"/>
          <w:cs/>
        </w:rPr>
        <w:t>มีรายละเอียดการทำงาน</w:t>
      </w:r>
      <w:r w:rsidR="002C0B51">
        <w:rPr>
          <w:rFonts w:hint="cs"/>
          <w:color w:val="000000" w:themeColor="text1"/>
          <w:cs/>
        </w:rPr>
        <w:t xml:space="preserve"> </w:t>
      </w:r>
      <w:r w:rsidR="0061390B" w:rsidRPr="00D04491">
        <w:rPr>
          <w:color w:val="000000" w:themeColor="text1"/>
          <w:cs/>
        </w:rPr>
        <w:t>ดังต่อไปนี้</w:t>
      </w:r>
    </w:p>
    <w:p w:rsidR="0043652E" w:rsidRPr="007E1804" w:rsidRDefault="0061390B" w:rsidP="0043652E">
      <w:pPr>
        <w:pStyle w:val="3"/>
        <w:rPr>
          <w:color w:val="000000" w:themeColor="text1"/>
        </w:rPr>
      </w:pPr>
      <w:bookmarkStart w:id="19" w:name="_Toc514752921"/>
      <w:bookmarkStart w:id="20" w:name="_Toc515231758"/>
      <w:bookmarkStart w:id="21" w:name="_Toc515323164"/>
      <w:r w:rsidRPr="007E1804">
        <w:rPr>
          <w:color w:val="000000" w:themeColor="text1"/>
          <w:cs/>
        </w:rPr>
        <w:t>มอดูล</w:t>
      </w:r>
      <w:bookmarkEnd w:id="19"/>
      <w:bookmarkEnd w:id="20"/>
      <w:bookmarkEnd w:id="21"/>
      <w:r w:rsidR="00D04491">
        <w:rPr>
          <w:rFonts w:hint="cs"/>
          <w:color w:val="000000" w:themeColor="text1"/>
          <w:cs/>
        </w:rPr>
        <w:t>ทำเนียบบุคลากร</w:t>
      </w:r>
    </w:p>
    <w:p w:rsidR="0061390B" w:rsidRPr="00BD4919" w:rsidRDefault="0061390B" w:rsidP="00975988">
      <w:pPr>
        <w:ind w:firstLine="720"/>
        <w:rPr>
          <w:color w:val="000000" w:themeColor="text1"/>
        </w:rPr>
      </w:pPr>
      <w:r w:rsidRPr="00BD4919">
        <w:rPr>
          <w:color w:val="000000" w:themeColor="text1"/>
          <w:cs/>
        </w:rPr>
        <w:t>ส่วนของมอดูล</w:t>
      </w:r>
      <w:r w:rsidR="00EB5308" w:rsidRPr="00BD4919">
        <w:rPr>
          <w:rFonts w:hint="cs"/>
          <w:color w:val="000000" w:themeColor="text1"/>
          <w:cs/>
        </w:rPr>
        <w:t>ทำเนียบบุคลากร</w:t>
      </w:r>
      <w:r w:rsidRPr="00BD4919">
        <w:rPr>
          <w:color w:val="000000" w:themeColor="text1"/>
          <w:cs/>
        </w:rPr>
        <w:t xml:space="preserve"> จะเป็นส่วนที่เจ้าหน้าที่ดูแลระบบ</w:t>
      </w:r>
      <w:r w:rsidR="00943D9D">
        <w:rPr>
          <w:rFonts w:hint="cs"/>
          <w:color w:val="000000" w:themeColor="text1"/>
          <w:cs/>
        </w:rPr>
        <w:t xml:space="preserve"> </w:t>
      </w:r>
      <w:r w:rsidR="00EB5308" w:rsidRPr="00BD4919">
        <w:rPr>
          <w:rFonts w:hint="cs"/>
          <w:color w:val="000000" w:themeColor="text1"/>
          <w:cs/>
        </w:rPr>
        <w:t>และผู้ใช้งานทั่วไปสามารถดูรายละเอียดได้</w:t>
      </w:r>
      <w:r w:rsidR="00CF637F" w:rsidRPr="00BD4919">
        <w:rPr>
          <w:rFonts w:hint="cs"/>
          <w:color w:val="000000" w:themeColor="text1"/>
          <w:cs/>
        </w:rPr>
        <w:t xml:space="preserve"> ดังนี้</w:t>
      </w:r>
    </w:p>
    <w:p w:rsidR="0061390B" w:rsidRPr="004866A0" w:rsidRDefault="00BD4919" w:rsidP="0061390B">
      <w:pPr>
        <w:pStyle w:val="a7"/>
        <w:numPr>
          <w:ilvl w:val="0"/>
          <w:numId w:val="679"/>
        </w:numPr>
        <w:tabs>
          <w:tab w:val="left" w:pos="1134"/>
        </w:tabs>
        <w:ind w:left="0" w:firstLine="720"/>
        <w:rPr>
          <w:rFonts w:cs="TH SarabunPSK"/>
          <w:color w:val="000000" w:themeColor="text1"/>
          <w:szCs w:val="32"/>
          <w:cs/>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และผู้ใช้งานทั่วไปสามารถเข้าดูทำเนียบบุคลากรได้</w:t>
      </w:r>
    </w:p>
    <w:p w:rsidR="0061390B" w:rsidRPr="004866A0" w:rsidRDefault="00BD4919" w:rsidP="0061390B">
      <w:pPr>
        <w:pStyle w:val="a7"/>
        <w:numPr>
          <w:ilvl w:val="1"/>
          <w:numId w:val="680"/>
        </w:numPr>
        <w:tabs>
          <w:tab w:val="left" w:pos="993"/>
          <w:tab w:val="left" w:pos="1701"/>
        </w:tabs>
        <w:ind w:left="0" w:firstLine="1134"/>
        <w:rPr>
          <w:rFonts w:cs="TH SarabunPSK"/>
          <w:color w:val="000000" w:themeColor="text1"/>
          <w:szCs w:val="32"/>
        </w:rPr>
      </w:pPr>
      <w:r w:rsidRPr="004866A0">
        <w:rPr>
          <w:rFonts w:cs="TH SarabunPSK"/>
          <w:color w:val="000000" w:themeColor="text1"/>
          <w:szCs w:val="32"/>
          <w:cs/>
        </w:rPr>
        <w:t>เจ้าหน้าที่</w:t>
      </w:r>
      <w:r w:rsidR="0061390B" w:rsidRPr="004866A0">
        <w:rPr>
          <w:rFonts w:cs="TH SarabunPSK"/>
          <w:color w:val="000000" w:themeColor="text1"/>
          <w:szCs w:val="32"/>
          <w:cs/>
        </w:rPr>
        <w:t>แล</w:t>
      </w:r>
      <w:r w:rsidRPr="004866A0">
        <w:rPr>
          <w:rFonts w:cs="TH SarabunPSK" w:hint="cs"/>
          <w:color w:val="000000" w:themeColor="text1"/>
          <w:szCs w:val="32"/>
          <w:cs/>
        </w:rPr>
        <w:t>ะผู้ใช้งานทั่วไปต้องทำการเข้าสู่ระบบ</w:t>
      </w:r>
      <w:r w:rsidRPr="004866A0">
        <w:rPr>
          <w:rFonts w:cs="TH SarabunPSK"/>
          <w:color w:val="000000" w:themeColor="text1"/>
          <w:szCs w:val="32"/>
          <w:cs/>
        </w:rPr>
        <w:t xml:space="preserve"> </w:t>
      </w:r>
      <w:r w:rsidRPr="004866A0">
        <w:rPr>
          <w:rFonts w:cs="TH SarabunPSK" w:hint="cs"/>
          <w:color w:val="000000" w:themeColor="text1"/>
          <w:szCs w:val="32"/>
          <w:cs/>
        </w:rPr>
        <w:t xml:space="preserve">ที่อยู่ในรูปแบบกล่องข้อความ </w:t>
      </w:r>
      <w:r w:rsidRPr="004866A0">
        <w:rPr>
          <w:rFonts w:cs="TH SarabunPSK"/>
          <w:color w:val="000000" w:themeColor="text1"/>
          <w:szCs w:val="32"/>
        </w:rPr>
        <w:t xml:space="preserve">(Text Box) </w:t>
      </w:r>
      <w:r w:rsidRPr="004866A0">
        <w:rPr>
          <w:rFonts w:cs="TH SarabunPSK" w:hint="cs"/>
          <w:color w:val="000000" w:themeColor="text1"/>
          <w:szCs w:val="32"/>
          <w:cs/>
        </w:rPr>
        <w:t>ก่อน</w:t>
      </w:r>
      <w:r w:rsidR="001C3032">
        <w:rPr>
          <w:rFonts w:cs="TH SarabunPSK" w:hint="cs"/>
          <w:color w:val="000000" w:themeColor="text1"/>
          <w:szCs w:val="32"/>
          <w:cs/>
        </w:rPr>
        <w:t xml:space="preserve"> </w:t>
      </w:r>
      <w:r w:rsidRPr="004866A0">
        <w:rPr>
          <w:rFonts w:cs="TH SarabunPSK" w:hint="cs"/>
          <w:color w:val="000000" w:themeColor="text1"/>
          <w:szCs w:val="32"/>
          <w:cs/>
        </w:rPr>
        <w:t>จึงจะสามารถเรียกดูหน้าทำเนียบบุคลากร</w:t>
      </w:r>
      <w:r w:rsidR="001C3032">
        <w:rPr>
          <w:rFonts w:cs="TH SarabunPSK" w:hint="cs"/>
          <w:color w:val="000000" w:themeColor="text1"/>
          <w:szCs w:val="32"/>
          <w:cs/>
        </w:rPr>
        <w:t>ได้</w:t>
      </w:r>
    </w:p>
    <w:p w:rsidR="0061390B" w:rsidRPr="004866A0" w:rsidRDefault="00BD4919" w:rsidP="004866A0">
      <w:pPr>
        <w:pStyle w:val="a7"/>
        <w:numPr>
          <w:ilvl w:val="1"/>
          <w:numId w:val="680"/>
        </w:numPr>
        <w:tabs>
          <w:tab w:val="left" w:pos="993"/>
          <w:tab w:val="left" w:pos="1701"/>
        </w:tabs>
        <w:ind w:left="0" w:firstLine="1134"/>
        <w:rPr>
          <w:rFonts w:cs="TH SarabunPSK"/>
          <w:color w:val="000000" w:themeColor="text1"/>
          <w:szCs w:val="32"/>
        </w:rPr>
      </w:pPr>
      <w:r w:rsidRPr="004866A0">
        <w:rPr>
          <w:rFonts w:cs="TH SarabunPSK"/>
          <w:color w:val="000000" w:themeColor="text1"/>
          <w:szCs w:val="32"/>
          <w:cs/>
        </w:rPr>
        <w:lastRenderedPageBreak/>
        <w:t>เจ้าหน้าที่แล</w:t>
      </w:r>
      <w:r w:rsidRPr="004866A0">
        <w:rPr>
          <w:rFonts w:cs="TH SarabunPSK" w:hint="cs"/>
          <w:color w:val="000000" w:themeColor="text1"/>
          <w:szCs w:val="32"/>
          <w:cs/>
        </w:rPr>
        <w:t>ะผู้ใช้งานทั่วไปสามารถดูโครงสร้างของแต่ละกลุ่มง</w:t>
      </w:r>
      <w:r w:rsidR="001C3032">
        <w:rPr>
          <w:rFonts w:cs="TH SarabunPSK" w:hint="cs"/>
          <w:color w:val="000000" w:themeColor="text1"/>
          <w:szCs w:val="32"/>
          <w:cs/>
        </w:rPr>
        <w:t>านได้ โดยระบบจะแสดงอยู่ในรูปแบบ</w:t>
      </w:r>
      <w:r w:rsidRPr="004866A0">
        <w:rPr>
          <w:rFonts w:cs="TH SarabunPSK" w:hint="cs"/>
          <w:color w:val="000000" w:themeColor="text1"/>
          <w:szCs w:val="32"/>
          <w:cs/>
        </w:rPr>
        <w:t>โครงสร้างองค์กร</w:t>
      </w:r>
      <w:r w:rsidRPr="004866A0">
        <w:rPr>
          <w:rFonts w:cs="TH SarabunPSK"/>
          <w:color w:val="000000" w:themeColor="text1"/>
          <w:szCs w:val="32"/>
          <w:cs/>
        </w:rPr>
        <w:t xml:space="preserve"> </w:t>
      </w:r>
      <w:r w:rsidRPr="004866A0">
        <w:rPr>
          <w:rFonts w:cs="TH SarabunPSK"/>
          <w:color w:val="000000" w:themeColor="text1"/>
          <w:szCs w:val="32"/>
        </w:rPr>
        <w:t>(Organization Chart)</w:t>
      </w:r>
    </w:p>
    <w:p w:rsidR="00D76C32" w:rsidRPr="007E1804" w:rsidRDefault="0061390B" w:rsidP="00D76C32">
      <w:pPr>
        <w:pStyle w:val="3"/>
        <w:rPr>
          <w:color w:val="000000" w:themeColor="text1"/>
        </w:rPr>
      </w:pPr>
      <w:bookmarkStart w:id="22" w:name="_Toc514752922"/>
      <w:bookmarkStart w:id="23" w:name="_Toc515231759"/>
      <w:bookmarkStart w:id="24" w:name="_Toc515323165"/>
      <w:r w:rsidRPr="007E1804">
        <w:rPr>
          <w:color w:val="000000" w:themeColor="text1"/>
          <w:cs/>
        </w:rPr>
        <w:t>มอดูล</w:t>
      </w:r>
      <w:bookmarkEnd w:id="22"/>
      <w:bookmarkEnd w:id="23"/>
      <w:bookmarkEnd w:id="24"/>
      <w:r w:rsidR="004866A0">
        <w:rPr>
          <w:rFonts w:hint="cs"/>
          <w:color w:val="000000" w:themeColor="text1"/>
          <w:cs/>
        </w:rPr>
        <w:t>การเกษียณอายุราชการ</w:t>
      </w:r>
    </w:p>
    <w:p w:rsidR="0061390B" w:rsidRPr="007E1804" w:rsidRDefault="004866A0" w:rsidP="004866A0">
      <w:pPr>
        <w:ind w:firstLine="720"/>
        <w:rPr>
          <w:color w:val="000000" w:themeColor="text1"/>
        </w:rPr>
      </w:pPr>
      <w:r w:rsidRPr="00BD4919">
        <w:rPr>
          <w:color w:val="000000" w:themeColor="text1"/>
          <w:cs/>
        </w:rPr>
        <w:t>ส่วนของมอดูล</w:t>
      </w:r>
      <w:r>
        <w:rPr>
          <w:rFonts w:hint="cs"/>
          <w:color w:val="000000" w:themeColor="text1"/>
          <w:cs/>
        </w:rPr>
        <w:t>การเกษียณอายุราชการ</w:t>
      </w:r>
      <w:r w:rsidRPr="00BD4919">
        <w:rPr>
          <w:color w:val="000000" w:themeColor="text1"/>
          <w:cs/>
        </w:rPr>
        <w:t xml:space="preserve"> จะเป็นส่วนที่เจ้าหน้าที่ดูแลระบบ</w:t>
      </w:r>
      <w:r w:rsidRPr="00BD4919">
        <w:rPr>
          <w:rFonts w:hint="cs"/>
          <w:color w:val="000000" w:themeColor="text1"/>
          <w:cs/>
        </w:rPr>
        <w:t>และผู้ใช้งานทั่วไปสามารถดูรายละเอียดได้ ดังนี้</w:t>
      </w:r>
    </w:p>
    <w:p w:rsidR="0061390B" w:rsidRPr="004866A0" w:rsidRDefault="006969CD" w:rsidP="0061390B">
      <w:pPr>
        <w:pStyle w:val="a7"/>
        <w:numPr>
          <w:ilvl w:val="0"/>
          <w:numId w:val="681"/>
        </w:numPr>
        <w:tabs>
          <w:tab w:val="left" w:pos="1134"/>
        </w:tabs>
        <w:ind w:left="0" w:firstLine="720"/>
        <w:rPr>
          <w:rFonts w:cs="TH SarabunPSK"/>
          <w:color w:val="FF0000"/>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และผู้ใช้งานทั่วไปสามารถ</w:t>
      </w:r>
      <w:r w:rsidR="00F313A3">
        <w:rPr>
          <w:rFonts w:cs="TH SarabunPSK" w:hint="cs"/>
          <w:color w:val="000000" w:themeColor="text1"/>
          <w:szCs w:val="32"/>
          <w:cs/>
        </w:rPr>
        <w:t>เข้าดูการแสดงข้อมูลเกษียณอายุราชการได้</w:t>
      </w:r>
    </w:p>
    <w:p w:rsidR="00004813" w:rsidRPr="00004813" w:rsidRDefault="00F313A3" w:rsidP="0061390B">
      <w:pPr>
        <w:pStyle w:val="a7"/>
        <w:numPr>
          <w:ilvl w:val="1"/>
          <w:numId w:val="682"/>
        </w:numPr>
        <w:tabs>
          <w:tab w:val="left" w:pos="1134"/>
          <w:tab w:val="left" w:pos="1701"/>
        </w:tabs>
        <w:ind w:left="0" w:firstLine="1134"/>
        <w:rPr>
          <w:rFonts w:cs="TH SarabunPSK"/>
          <w:color w:val="FF0000"/>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w:t>
      </w:r>
      <w:r>
        <w:rPr>
          <w:rFonts w:cs="TH SarabunPSK" w:hint="cs"/>
          <w:color w:val="000000" w:themeColor="text1"/>
          <w:szCs w:val="32"/>
          <w:cs/>
        </w:rPr>
        <w:t xml:space="preserve">สามารถดูข้อมูลการเกษียณอายุราชการได้ โดยต้องทำการเข้าสู่ระบบที่อยู่ในกล่องข้อความ </w:t>
      </w:r>
      <w:r>
        <w:rPr>
          <w:rFonts w:cs="TH SarabunPSK"/>
          <w:color w:val="000000" w:themeColor="text1"/>
          <w:szCs w:val="32"/>
        </w:rPr>
        <w:t xml:space="preserve">(Text Box) </w:t>
      </w:r>
      <w:r>
        <w:rPr>
          <w:rFonts w:cs="TH SarabunPSK" w:hint="cs"/>
          <w:color w:val="000000" w:themeColor="text1"/>
          <w:szCs w:val="32"/>
          <w:cs/>
        </w:rPr>
        <w:t>ก่อน</w:t>
      </w:r>
      <w:r w:rsidR="003E6AFF">
        <w:rPr>
          <w:rFonts w:cs="TH SarabunPSK" w:hint="cs"/>
          <w:color w:val="000000" w:themeColor="text1"/>
          <w:szCs w:val="32"/>
          <w:cs/>
        </w:rPr>
        <w:t xml:space="preserve"> </w:t>
      </w:r>
      <w:r>
        <w:rPr>
          <w:rFonts w:cs="TH SarabunPSK" w:hint="cs"/>
          <w:color w:val="000000" w:themeColor="text1"/>
          <w:szCs w:val="32"/>
          <w:cs/>
        </w:rPr>
        <w:t>จึงจะสามารถเข้าดู</w:t>
      </w:r>
      <w:r w:rsidR="00004813">
        <w:rPr>
          <w:rFonts w:cs="TH SarabunPSK" w:hint="cs"/>
          <w:color w:val="000000" w:themeColor="text1"/>
          <w:szCs w:val="32"/>
          <w:cs/>
        </w:rPr>
        <w:t>การเกษียณอายุราชการ</w:t>
      </w:r>
    </w:p>
    <w:p w:rsidR="0061390B" w:rsidRPr="004866A0" w:rsidRDefault="00004813" w:rsidP="0061390B">
      <w:pPr>
        <w:pStyle w:val="a7"/>
        <w:numPr>
          <w:ilvl w:val="1"/>
          <w:numId w:val="682"/>
        </w:numPr>
        <w:tabs>
          <w:tab w:val="left" w:pos="1134"/>
          <w:tab w:val="left" w:pos="1701"/>
        </w:tabs>
        <w:ind w:left="0" w:firstLine="1134"/>
        <w:rPr>
          <w:rFonts w:cs="TH SarabunPSK"/>
          <w:color w:val="FF0000"/>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w:t>
      </w:r>
      <w:r>
        <w:rPr>
          <w:rFonts w:cs="TH SarabunPSK" w:hint="cs"/>
          <w:color w:val="000000" w:themeColor="text1"/>
          <w:szCs w:val="32"/>
          <w:cs/>
        </w:rPr>
        <w:t>สามารถดูข้อมูลได้หลายรูปแบบโดยทำการเลือกปีของผู้เกษียณอายุราชการ</w:t>
      </w:r>
      <w:r w:rsidR="003E6AFF">
        <w:rPr>
          <w:rFonts w:cs="TH SarabunPSK" w:hint="cs"/>
          <w:color w:val="000000" w:themeColor="text1"/>
          <w:szCs w:val="32"/>
          <w:cs/>
        </w:rPr>
        <w:t xml:space="preserve"> </w:t>
      </w:r>
      <w:r>
        <w:rPr>
          <w:rFonts w:cs="TH SarabunPSK" w:hint="cs"/>
          <w:color w:val="000000" w:themeColor="text1"/>
          <w:szCs w:val="32"/>
          <w:cs/>
        </w:rPr>
        <w:t>ระบบ</w:t>
      </w:r>
      <w:r w:rsidR="00A374E1">
        <w:rPr>
          <w:rFonts w:cs="TH SarabunPSK" w:hint="cs"/>
          <w:color w:val="000000" w:themeColor="text1"/>
          <w:szCs w:val="32"/>
          <w:cs/>
        </w:rPr>
        <w:t>จะแสดงรายการว่ามีบุคลากรในองค์กรคน</w:t>
      </w:r>
      <w:r w:rsidR="00760C5B">
        <w:rPr>
          <w:rFonts w:cs="TH SarabunPSK" w:hint="cs"/>
          <w:color w:val="000000" w:themeColor="text1"/>
          <w:szCs w:val="32"/>
          <w:cs/>
        </w:rPr>
        <w:t>ใดเกษียณ ซึ่งอยู่ในรูปแบบของ</w:t>
      </w:r>
      <w:r w:rsidR="003E6AFF">
        <w:rPr>
          <w:rFonts w:cs="TH SarabunPSK" w:hint="cs"/>
          <w:color w:val="000000" w:themeColor="text1"/>
          <w:szCs w:val="32"/>
          <w:cs/>
        </w:rPr>
        <w:t>กราฟ</w:t>
      </w:r>
      <w:r w:rsidR="00760C5B">
        <w:rPr>
          <w:rFonts w:cs="TH SarabunPSK" w:hint="cs"/>
          <w:color w:val="000000" w:themeColor="text1"/>
          <w:szCs w:val="32"/>
          <w:cs/>
        </w:rPr>
        <w:t xml:space="preserve"> </w:t>
      </w:r>
      <w:r w:rsidR="00760C5B">
        <w:rPr>
          <w:rFonts w:cs="TH SarabunPSK"/>
          <w:color w:val="000000" w:themeColor="text1"/>
          <w:szCs w:val="32"/>
        </w:rPr>
        <w:t xml:space="preserve">(Graph) </w:t>
      </w:r>
      <w:r w:rsidR="00760C5B">
        <w:rPr>
          <w:rFonts w:cs="TH SarabunPSK" w:hint="cs"/>
          <w:color w:val="000000" w:themeColor="text1"/>
          <w:szCs w:val="32"/>
          <w:cs/>
        </w:rPr>
        <w:t xml:space="preserve">และรูปแบบของตาราง </w:t>
      </w:r>
      <w:r w:rsidR="00760C5B">
        <w:rPr>
          <w:rFonts w:cs="TH SarabunPSK"/>
          <w:color w:val="000000" w:themeColor="text1"/>
          <w:szCs w:val="32"/>
        </w:rPr>
        <w:t>(Table)</w:t>
      </w:r>
    </w:p>
    <w:p w:rsidR="0061390B" w:rsidRPr="007E1804" w:rsidRDefault="0061390B" w:rsidP="0061390B">
      <w:pPr>
        <w:pStyle w:val="3"/>
        <w:rPr>
          <w:color w:val="000000" w:themeColor="text1"/>
        </w:rPr>
      </w:pPr>
      <w:bookmarkStart w:id="25" w:name="_Toc514752923"/>
      <w:bookmarkStart w:id="26" w:name="_Toc515231760"/>
      <w:bookmarkStart w:id="27" w:name="_Toc515323166"/>
      <w:r w:rsidRPr="007E1804">
        <w:rPr>
          <w:color w:val="000000" w:themeColor="text1"/>
          <w:cs/>
        </w:rPr>
        <w:t>มอดูล</w:t>
      </w:r>
      <w:bookmarkEnd w:id="25"/>
      <w:bookmarkEnd w:id="26"/>
      <w:bookmarkEnd w:id="27"/>
      <w:r w:rsidR="00223EAD">
        <w:rPr>
          <w:rFonts w:hint="cs"/>
          <w:color w:val="000000" w:themeColor="text1"/>
          <w:cs/>
        </w:rPr>
        <w:t>การออกรายงาน</w:t>
      </w:r>
    </w:p>
    <w:p w:rsidR="0061390B" w:rsidRPr="007E1804" w:rsidRDefault="00223EAD" w:rsidP="0061390B">
      <w:pPr>
        <w:ind w:firstLine="720"/>
        <w:rPr>
          <w:color w:val="000000" w:themeColor="text1"/>
        </w:rPr>
      </w:pPr>
      <w:r w:rsidRPr="00BD4919">
        <w:rPr>
          <w:color w:val="000000" w:themeColor="text1"/>
          <w:cs/>
        </w:rPr>
        <w:t>ส่วนของมอดูล</w:t>
      </w:r>
      <w:r>
        <w:rPr>
          <w:rFonts w:hint="cs"/>
          <w:color w:val="000000" w:themeColor="text1"/>
          <w:cs/>
        </w:rPr>
        <w:t>การออกรายงาน</w:t>
      </w:r>
      <w:r w:rsidRPr="00BD4919">
        <w:rPr>
          <w:color w:val="000000" w:themeColor="text1"/>
          <w:cs/>
        </w:rPr>
        <w:t xml:space="preserve"> จะเป็นส่วนที่เจ้าหน้าที่ดูแลระบบ</w:t>
      </w:r>
      <w:r w:rsidRPr="00BD4919">
        <w:rPr>
          <w:rFonts w:hint="cs"/>
          <w:color w:val="000000" w:themeColor="text1"/>
          <w:cs/>
        </w:rPr>
        <w:t>และผู้ใช้งานทั่วไปสามารถดูรายละเอียดได้ ดังนี้</w:t>
      </w:r>
    </w:p>
    <w:p w:rsidR="0061390B" w:rsidRPr="007E1804" w:rsidRDefault="00223EAD" w:rsidP="0061390B">
      <w:pPr>
        <w:pStyle w:val="a7"/>
        <w:numPr>
          <w:ilvl w:val="0"/>
          <w:numId w:val="684"/>
        </w:numPr>
        <w:tabs>
          <w:tab w:val="left" w:pos="1134"/>
        </w:tabs>
        <w:ind w:left="0" w:firstLine="720"/>
        <w:rPr>
          <w:rFonts w:cs="TH SarabunPSK"/>
          <w:color w:val="000000" w:themeColor="text1"/>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และผู้ใช้งานทั่วไปสามารถเข้าดู</w:t>
      </w:r>
      <w:r>
        <w:rPr>
          <w:rFonts w:cs="TH SarabunPSK" w:hint="cs"/>
          <w:color w:val="000000" w:themeColor="text1"/>
          <w:szCs w:val="32"/>
          <w:cs/>
        </w:rPr>
        <w:t>ข้อมูล</w:t>
      </w:r>
      <w:r w:rsidR="006C6086">
        <w:rPr>
          <w:rFonts w:cs="TH SarabunPSK" w:hint="cs"/>
          <w:color w:val="000000" w:themeColor="text1"/>
          <w:szCs w:val="32"/>
          <w:cs/>
        </w:rPr>
        <w:t>การ</w:t>
      </w:r>
      <w:r>
        <w:rPr>
          <w:rFonts w:cs="TH SarabunPSK" w:hint="cs"/>
          <w:color w:val="000000" w:themeColor="text1"/>
          <w:szCs w:val="32"/>
          <w:cs/>
        </w:rPr>
        <w:t>ออกรายงาน</w:t>
      </w:r>
      <w:r w:rsidR="00760C5B">
        <w:rPr>
          <w:rFonts w:cs="TH SarabunPSK" w:hint="cs"/>
          <w:color w:val="000000" w:themeColor="text1"/>
          <w:szCs w:val="32"/>
          <w:cs/>
        </w:rPr>
        <w:t>ได้</w:t>
      </w:r>
    </w:p>
    <w:p w:rsidR="0061390B" w:rsidRPr="00223EAD" w:rsidRDefault="00760C5B" w:rsidP="00C57A08">
      <w:pPr>
        <w:pStyle w:val="a7"/>
        <w:numPr>
          <w:ilvl w:val="1"/>
          <w:numId w:val="685"/>
        </w:numPr>
        <w:tabs>
          <w:tab w:val="left" w:pos="1701"/>
        </w:tabs>
        <w:ind w:left="0" w:firstLine="1134"/>
        <w:rPr>
          <w:rFonts w:cs="TH SarabunPSK"/>
          <w:color w:val="FF0000"/>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w:t>
      </w:r>
      <w:r>
        <w:rPr>
          <w:rFonts w:cs="TH SarabunPSK" w:hint="cs"/>
          <w:color w:val="000000" w:themeColor="text1"/>
          <w:szCs w:val="32"/>
          <w:cs/>
        </w:rPr>
        <w:t xml:space="preserve">ต้องทำการเข้าสู่ระบบที่อยู่ในรูปแบบกล่องข้อความ </w:t>
      </w:r>
      <w:r>
        <w:rPr>
          <w:rFonts w:cs="TH SarabunPSK"/>
          <w:color w:val="000000" w:themeColor="text1"/>
          <w:szCs w:val="32"/>
        </w:rPr>
        <w:t xml:space="preserve">(Text Box) </w:t>
      </w:r>
      <w:r w:rsidR="00572A61">
        <w:rPr>
          <w:rFonts w:cs="TH SarabunPSK" w:hint="cs"/>
          <w:color w:val="000000" w:themeColor="text1"/>
          <w:szCs w:val="32"/>
          <w:cs/>
        </w:rPr>
        <w:t xml:space="preserve">เมื่อเข้าสู่ระบบสำเร็จเลือกข้อมูลที่อยู่ในรูปแบบของตัวเลือกข้อมูลรายการเดียว </w:t>
      </w:r>
      <w:r w:rsidR="00572A61">
        <w:rPr>
          <w:rFonts w:cs="TH SarabunPSK"/>
          <w:color w:val="000000" w:themeColor="text1"/>
          <w:szCs w:val="32"/>
        </w:rPr>
        <w:t>(Dropdow List)</w:t>
      </w:r>
      <w:r w:rsidR="00C57A08" w:rsidRPr="00223EAD">
        <w:rPr>
          <w:rFonts w:cs="TH SarabunPSK" w:hint="cs"/>
          <w:color w:val="FF0000"/>
          <w:szCs w:val="32"/>
          <w:cs/>
        </w:rPr>
        <w:t xml:space="preserve"> </w:t>
      </w:r>
      <w:r w:rsidR="00572A61" w:rsidRPr="00572A61">
        <w:rPr>
          <w:rFonts w:cs="TH SarabunPSK" w:hint="cs"/>
          <w:color w:val="000000" w:themeColor="text1"/>
          <w:szCs w:val="32"/>
          <w:cs/>
        </w:rPr>
        <w:t xml:space="preserve">ระบบจะแสดงหน้าจอรายงานบุคคลในองค์กรที่อยู่ในรูปแบบของตาราง </w:t>
      </w:r>
      <w:r w:rsidR="00572A61" w:rsidRPr="00572A61">
        <w:rPr>
          <w:rFonts w:cs="TH SarabunPSK"/>
          <w:color w:val="000000" w:themeColor="text1"/>
          <w:szCs w:val="32"/>
        </w:rPr>
        <w:t xml:space="preserve">(Table) </w:t>
      </w:r>
      <w:r w:rsidR="00572A61" w:rsidRPr="00572A61">
        <w:rPr>
          <w:rFonts w:cs="TH SarabunPSK" w:hint="cs"/>
          <w:color w:val="000000" w:themeColor="text1"/>
          <w:szCs w:val="32"/>
          <w:cs/>
        </w:rPr>
        <w:t>โดยข้อมูลจะแสดงเป็นกลุ่มงาน</w:t>
      </w:r>
    </w:p>
    <w:p w:rsidR="0061390B" w:rsidRPr="006C6086" w:rsidRDefault="00572A61" w:rsidP="006C6086">
      <w:pPr>
        <w:pStyle w:val="a7"/>
        <w:numPr>
          <w:ilvl w:val="1"/>
          <w:numId w:val="685"/>
        </w:numPr>
        <w:tabs>
          <w:tab w:val="left" w:pos="1701"/>
        </w:tabs>
        <w:ind w:left="0" w:firstLine="1134"/>
        <w:rPr>
          <w:rFonts w:cs="TH SarabunPSK"/>
          <w:color w:val="FF0000"/>
          <w:szCs w:val="32"/>
        </w:rPr>
      </w:pPr>
      <w:r w:rsidRPr="004866A0">
        <w:rPr>
          <w:rFonts w:cs="TH SarabunPSK"/>
          <w:color w:val="000000" w:themeColor="text1"/>
          <w:szCs w:val="32"/>
          <w:cs/>
        </w:rPr>
        <w:t>เจ้าหน้าที่</w:t>
      </w:r>
      <w:r w:rsidRPr="004866A0">
        <w:rPr>
          <w:rFonts w:cs="TH SarabunPSK" w:hint="cs"/>
          <w:color w:val="000000" w:themeColor="text1"/>
          <w:szCs w:val="32"/>
          <w:cs/>
        </w:rPr>
        <w:t>และผู้ใช้งานทั่วไป</w:t>
      </w:r>
      <w:r>
        <w:rPr>
          <w:rFonts w:cs="TH SarabunPSK" w:hint="cs"/>
          <w:color w:val="000000" w:themeColor="text1"/>
          <w:szCs w:val="32"/>
          <w:cs/>
        </w:rPr>
        <w:t>เลือกรายงานตำแหน่ง</w:t>
      </w:r>
      <w:r w:rsidR="00860285">
        <w:rPr>
          <w:rFonts w:cs="TH SarabunPSK" w:hint="cs"/>
          <w:color w:val="000000" w:themeColor="text1"/>
          <w:szCs w:val="32"/>
          <w:cs/>
        </w:rPr>
        <w:t xml:space="preserve"> ระบบจะแสดงหน้าจอ</w:t>
      </w:r>
      <w:r w:rsidR="00860285">
        <w:rPr>
          <w:rFonts w:cs="TH SarabunPSK"/>
          <w:color w:val="000000" w:themeColor="text1"/>
          <w:szCs w:val="32"/>
          <w:cs/>
        </w:rPr>
        <w:br/>
      </w:r>
      <w:r w:rsidR="00860285">
        <w:rPr>
          <w:rFonts w:cs="TH SarabunPSK" w:hint="cs"/>
          <w:color w:val="000000" w:themeColor="text1"/>
          <w:szCs w:val="32"/>
          <w:cs/>
        </w:rPr>
        <w:t xml:space="preserve">รายงานตำแหน่งที่อยู่ในรูปแบบตาราง </w:t>
      </w:r>
      <w:r w:rsidR="00860285">
        <w:rPr>
          <w:rFonts w:cs="TH SarabunPSK"/>
          <w:color w:val="000000" w:themeColor="text1"/>
          <w:szCs w:val="32"/>
        </w:rPr>
        <w:t>(Table)</w:t>
      </w:r>
      <w:r w:rsidR="00860285">
        <w:rPr>
          <w:rFonts w:cs="TH SarabunPSK" w:hint="cs"/>
          <w:color w:val="000000" w:themeColor="text1"/>
          <w:szCs w:val="32"/>
          <w:cs/>
        </w:rPr>
        <w:t xml:space="preserve"> </w:t>
      </w:r>
      <w:r w:rsidR="00860285" w:rsidRPr="004866A0">
        <w:rPr>
          <w:rFonts w:cs="TH SarabunPSK"/>
          <w:color w:val="000000" w:themeColor="text1"/>
          <w:szCs w:val="32"/>
          <w:cs/>
        </w:rPr>
        <w:t>เจ้าหน้าที่</w:t>
      </w:r>
      <w:r w:rsidR="00860285" w:rsidRPr="004866A0">
        <w:rPr>
          <w:rFonts w:cs="TH SarabunPSK" w:hint="cs"/>
          <w:color w:val="000000" w:themeColor="text1"/>
          <w:szCs w:val="32"/>
          <w:cs/>
        </w:rPr>
        <w:t>และผู้ใช้งานทั่วไป</w:t>
      </w:r>
      <w:r w:rsidR="00860285">
        <w:rPr>
          <w:rFonts w:cs="TH SarabunPSK" w:hint="cs"/>
          <w:color w:val="000000" w:themeColor="text1"/>
          <w:szCs w:val="32"/>
          <w:cs/>
        </w:rPr>
        <w:t xml:space="preserve">สามารถเลือกข้อมูลที่จะแสดงหน้าการรายงานตำแหน่งได้ โดยเลือกปี </w:t>
      </w:r>
      <w:r w:rsidR="00860285">
        <w:rPr>
          <w:rFonts w:cs="TH SarabunPSK"/>
          <w:color w:val="000000" w:themeColor="text1"/>
          <w:szCs w:val="32"/>
        </w:rPr>
        <w:t>(Dropdow List)</w:t>
      </w:r>
      <w:r w:rsidR="00860285">
        <w:rPr>
          <w:rFonts w:cs="TH SarabunPSK" w:hint="cs"/>
          <w:color w:val="000000" w:themeColor="text1"/>
          <w:szCs w:val="32"/>
          <w:cs/>
        </w:rPr>
        <w:t xml:space="preserve"> ระบบจะแสดงการรายงานตำแหน่งเฉพาะปีที่ผู้ใช้งานเลือก</w:t>
      </w:r>
    </w:p>
    <w:p w:rsidR="009F7265" w:rsidRPr="009F7265" w:rsidRDefault="00470667" w:rsidP="009F7265">
      <w:pPr>
        <w:pStyle w:val="2"/>
        <w:rPr>
          <w:color w:val="000000" w:themeColor="text1"/>
        </w:rPr>
      </w:pPr>
      <w:bookmarkStart w:id="28" w:name="_Toc453666126"/>
      <w:bookmarkStart w:id="29" w:name="_Toc515323170"/>
      <w:bookmarkStart w:id="30" w:name="_Toc420265807"/>
      <w:bookmarkEnd w:id="16"/>
      <w:r w:rsidRPr="007E1804">
        <w:rPr>
          <w:color w:val="000000" w:themeColor="text1"/>
          <w:cs/>
        </w:rPr>
        <w:lastRenderedPageBreak/>
        <w:t>เครื่องมือและทรัพยากรในการดำเนินโครงงาน</w:t>
      </w:r>
      <w:bookmarkEnd w:id="28"/>
      <w:bookmarkEnd w:id="29"/>
    </w:p>
    <w:p w:rsidR="009F7265" w:rsidRPr="007E1804" w:rsidRDefault="009F7265" w:rsidP="00371AE7">
      <w:pPr>
        <w:ind w:firstLine="720"/>
        <w:rPr>
          <w:color w:val="000000" w:themeColor="text1"/>
        </w:rPr>
      </w:pPr>
      <w:r>
        <w:rPr>
          <w:rFonts w:hint="cs"/>
          <w:cs/>
        </w:rPr>
        <w:t>ในการดำเนินการจัดทำระบบบุคลากร</w:t>
      </w:r>
      <w:r w:rsidRPr="006B67F5">
        <w:rPr>
          <w:rFonts w:hint="cs"/>
          <w:cs/>
        </w:rPr>
        <w:t>ของ</w:t>
      </w:r>
      <w:r w:rsidR="001D626E" w:rsidRPr="00971A19">
        <w:rPr>
          <w:cs/>
        </w:rPr>
        <w:t xml:space="preserve">สำนักงานป้องกันควบคุมโรคที่ </w:t>
      </w:r>
      <w:r w:rsidR="001D626E" w:rsidRPr="00971A19">
        <w:t xml:space="preserve">6 </w:t>
      </w:r>
      <w:r w:rsidR="001D626E" w:rsidRPr="00971A19">
        <w:rPr>
          <w:cs/>
        </w:rPr>
        <w:t>จังหวัดชลบุรี</w:t>
      </w:r>
      <w:r w:rsidRPr="006B67F5">
        <w:rPr>
          <w:rFonts w:hint="cs"/>
          <w:cs/>
        </w:rPr>
        <w:t xml:space="preserve"> </w:t>
      </w:r>
      <w:r w:rsidR="001D626E">
        <w:rPr>
          <w:rFonts w:hint="cs"/>
          <w:cs/>
        </w:rPr>
        <w:br/>
      </w:r>
      <w:r w:rsidRPr="006B67F5">
        <w:rPr>
          <w:rFonts w:hint="cs"/>
          <w:cs/>
        </w:rPr>
        <w:t>ให้เป็นไปตาม</w:t>
      </w:r>
      <w:r>
        <w:rPr>
          <w:rFonts w:hint="cs"/>
          <w:cs/>
        </w:rPr>
        <w:t>เป้าหมายและ</w:t>
      </w:r>
      <w:r w:rsidRPr="006B67F5">
        <w:rPr>
          <w:rFonts w:hint="cs"/>
          <w:cs/>
        </w:rPr>
        <w:t>วัตถุประสงค์</w:t>
      </w:r>
      <w:r w:rsidR="001D626E">
        <w:rPr>
          <w:rFonts w:hint="cs"/>
          <w:cs/>
        </w:rPr>
        <w:t>ของ</w:t>
      </w:r>
      <w:r w:rsidRPr="006B67F5">
        <w:rPr>
          <w:rFonts w:hint="cs"/>
          <w:cs/>
        </w:rPr>
        <w:t>การจัดทำโครงงาน ได้นำเครื่องมือและภาษาที่สามารถรองรับต่อการทำงานของระบบมาใช้ในการพัฒนา เพื่อที่จะทำให้ผู้พัฒนาซอฟต์แวร์สามารถดำเนินงานได้อย่างสะดวก และง่ายต่อการ</w:t>
      </w:r>
      <w:r w:rsidR="001D626E">
        <w:rPr>
          <w:rFonts w:hint="cs"/>
          <w:cs/>
        </w:rPr>
        <w:t>ดำเนินโครงงาน</w:t>
      </w:r>
      <w:r w:rsidRPr="006B67F5">
        <w:rPr>
          <w:rFonts w:hint="cs"/>
          <w:cs/>
        </w:rPr>
        <w:t xml:space="preserve"> ทั้งนี้ได้จำแนกเครื่องมือและทรัพยากรที่ใช้ในการดำเนินโครงงานดังหัวข้อ</w:t>
      </w:r>
      <w:r w:rsidR="001D626E">
        <w:rPr>
          <w:rFonts w:hint="cs"/>
          <w:cs/>
        </w:rPr>
        <w:t xml:space="preserve"> </w:t>
      </w:r>
      <w:r w:rsidRPr="006B67F5">
        <w:rPr>
          <w:rFonts w:hint="cs"/>
          <w:cs/>
        </w:rPr>
        <w:t>ต่อไปนี้</w:t>
      </w:r>
    </w:p>
    <w:p w:rsidR="00371AE7" w:rsidRPr="007E1804" w:rsidRDefault="00371AE7" w:rsidP="00371AE7">
      <w:pPr>
        <w:pStyle w:val="3"/>
        <w:rPr>
          <w:color w:val="000000" w:themeColor="text1"/>
        </w:rPr>
      </w:pPr>
      <w:bookmarkStart w:id="31" w:name="_Toc453666127"/>
      <w:bookmarkStart w:id="32" w:name="_Toc511491846"/>
      <w:bookmarkStart w:id="33" w:name="_Toc512004798"/>
      <w:bookmarkStart w:id="34" w:name="_Toc514334497"/>
      <w:bookmarkStart w:id="35" w:name="_Toc514752928"/>
      <w:bookmarkStart w:id="36" w:name="_Toc515231765"/>
      <w:bookmarkStart w:id="37" w:name="_Toc515323171"/>
      <w:r w:rsidRPr="007E1804">
        <w:rPr>
          <w:color w:val="000000" w:themeColor="text1"/>
          <w:cs/>
        </w:rPr>
        <w:t>ภาษาที่ใช้ในการพัฒนา</w:t>
      </w:r>
      <w:bookmarkEnd w:id="31"/>
      <w:bookmarkEnd w:id="32"/>
      <w:bookmarkEnd w:id="33"/>
      <w:bookmarkEnd w:id="34"/>
      <w:bookmarkEnd w:id="35"/>
      <w:bookmarkEnd w:id="36"/>
      <w:bookmarkEnd w:id="37"/>
    </w:p>
    <w:p w:rsidR="00371AE7" w:rsidRPr="007E1804" w:rsidRDefault="008A74AD" w:rsidP="00371AE7">
      <w:pPr>
        <w:pStyle w:val="11"/>
        <w:numPr>
          <w:ilvl w:val="0"/>
          <w:numId w:val="361"/>
        </w:numPr>
        <w:tabs>
          <w:tab w:val="left" w:pos="1080"/>
        </w:tabs>
        <w:ind w:left="90" w:firstLine="630"/>
        <w:jc w:val="thaiDistribute"/>
        <w:rPr>
          <w:color w:val="000000" w:themeColor="text1"/>
        </w:rPr>
      </w:pPr>
      <w:r>
        <w:rPr>
          <w:rFonts w:hint="cs"/>
          <w:color w:val="000000" w:themeColor="text1"/>
          <w:cs/>
        </w:rPr>
        <w:t xml:space="preserve"> </w:t>
      </w:r>
      <w:r w:rsidR="00371AE7" w:rsidRPr="007E1804">
        <w:rPr>
          <w:color w:val="000000" w:themeColor="text1"/>
        </w:rPr>
        <w:t>HTML5</w:t>
      </w:r>
      <w:r w:rsidR="00371AE7" w:rsidRPr="007E1804">
        <w:rPr>
          <w:color w:val="000000" w:themeColor="text1"/>
          <w:cs/>
        </w:rPr>
        <w:t xml:space="preserve"> เป็นคำที่ถูกย่อมาจากคำว่า</w:t>
      </w:r>
      <w:r w:rsidR="00371AE7" w:rsidRPr="007E1804">
        <w:rPr>
          <w:color w:val="000000" w:themeColor="text1"/>
        </w:rPr>
        <w:t xml:space="preserve"> Hyper Text Markup Lang</w:t>
      </w:r>
      <w:r w:rsidR="001D626E">
        <w:rPr>
          <w:color w:val="000000" w:themeColor="text1"/>
        </w:rPr>
        <w:t>uage</w:t>
      </w:r>
      <w:r w:rsidR="00371AE7" w:rsidRPr="007E1804">
        <w:rPr>
          <w:color w:val="000000" w:themeColor="text1"/>
        </w:rPr>
        <w:t xml:space="preserve"> Version 5</w:t>
      </w:r>
      <w:r w:rsidR="00371AE7" w:rsidRPr="007E1804">
        <w:rPr>
          <w:color w:val="000000" w:themeColor="text1"/>
          <w:cs/>
        </w:rPr>
        <w:t xml:space="preserve"> </w:t>
      </w:r>
      <w:r w:rsidR="008E2E4F">
        <w:rPr>
          <w:rFonts w:hint="cs"/>
          <w:color w:val="000000" w:themeColor="text1"/>
          <w:cs/>
        </w:rPr>
        <w:t xml:space="preserve">                 </w:t>
      </w:r>
      <w:r w:rsidR="00371AE7" w:rsidRPr="007E1804">
        <w:rPr>
          <w:color w:val="000000" w:themeColor="text1"/>
          <w:cs/>
        </w:rPr>
        <w:t xml:space="preserve">ซึ่งเป็นภาษาคอมพิวเตอร์ที่รับการพัฒนามาจากภาษา </w:t>
      </w:r>
      <w:r w:rsidR="00371AE7" w:rsidRPr="007E1804">
        <w:rPr>
          <w:color w:val="000000" w:themeColor="text1"/>
        </w:rPr>
        <w:t xml:space="preserve">HTML </w:t>
      </w:r>
      <w:r w:rsidR="00371AE7" w:rsidRPr="007E1804">
        <w:rPr>
          <w:color w:val="000000" w:themeColor="text1"/>
          <w:cs/>
        </w:rPr>
        <w:t>เป็นภาษาพื้นฐานที่สำคัญ</w:t>
      </w:r>
      <w:r w:rsidR="00371AE7" w:rsidRPr="007E1804">
        <w:rPr>
          <w:color w:val="000000" w:themeColor="text1"/>
        </w:rPr>
        <w:t> </w:t>
      </w:r>
    </w:p>
    <w:p w:rsidR="00371AE7" w:rsidRPr="007E1804" w:rsidRDefault="00371AE7" w:rsidP="00371AE7">
      <w:pPr>
        <w:pStyle w:val="11"/>
        <w:tabs>
          <w:tab w:val="left" w:pos="1080"/>
        </w:tabs>
        <w:ind w:left="0" w:firstLine="720"/>
        <w:jc w:val="thaiDistribute"/>
        <w:rPr>
          <w:color w:val="000000" w:themeColor="text1"/>
        </w:rPr>
      </w:pPr>
      <w:r w:rsidRPr="007E1804">
        <w:rPr>
          <w:color w:val="000000" w:themeColor="text1"/>
        </w:rPr>
        <w:tab/>
        <w:t xml:space="preserve">CSS </w:t>
      </w:r>
      <w:r w:rsidRPr="007E1804">
        <w:rPr>
          <w:color w:val="000000" w:themeColor="text1"/>
          <w:cs/>
        </w:rPr>
        <w:t xml:space="preserve">ย่อมาจาก </w:t>
      </w:r>
      <w:r w:rsidRPr="007E1804">
        <w:rPr>
          <w:color w:val="000000" w:themeColor="text1"/>
        </w:rPr>
        <w:t xml:space="preserve">Cascading Style Sheet </w:t>
      </w:r>
      <w:r w:rsidRPr="007E1804">
        <w:rPr>
          <w:color w:val="000000" w:themeColor="text1"/>
          <w:cs/>
        </w:rPr>
        <w:t>เรียกโดยย่อว่า สไตล์ชีต</w:t>
      </w:r>
      <w:r w:rsidRPr="007E1804">
        <w:rPr>
          <w:color w:val="000000" w:themeColor="text1"/>
        </w:rPr>
        <w:t xml:space="preserve"> </w:t>
      </w:r>
      <w:r w:rsidRPr="007E1804">
        <w:rPr>
          <w:color w:val="000000" w:themeColor="text1"/>
          <w:cs/>
        </w:rPr>
        <w:t>คือ ภาษาที่ใช้</w:t>
      </w:r>
      <w:r w:rsidR="003B1295" w:rsidRPr="007E1804">
        <w:rPr>
          <w:color w:val="000000" w:themeColor="text1"/>
          <w:cs/>
        </w:rPr>
        <w:t>ใน</w:t>
      </w:r>
      <w:r w:rsidR="008E2E4F">
        <w:rPr>
          <w:rFonts w:hint="cs"/>
          <w:color w:val="000000" w:themeColor="text1"/>
          <w:cs/>
        </w:rPr>
        <w:t xml:space="preserve">        </w:t>
      </w:r>
      <w:r w:rsidRPr="007E1804">
        <w:rPr>
          <w:color w:val="000000" w:themeColor="text1"/>
          <w:cs/>
        </w:rPr>
        <w:t>ส่วนของการจัดรูปแบบการแสดงผลของเอกสาร</w:t>
      </w:r>
      <w:r w:rsidRPr="007E1804">
        <w:rPr>
          <w:color w:val="000000" w:themeColor="text1"/>
        </w:rPr>
        <w:t> HTML</w:t>
      </w:r>
    </w:p>
    <w:p w:rsidR="00371AE7" w:rsidRPr="007E1804" w:rsidRDefault="00371AE7" w:rsidP="00371AE7">
      <w:pPr>
        <w:pStyle w:val="11"/>
        <w:tabs>
          <w:tab w:val="left" w:pos="1080"/>
        </w:tabs>
        <w:ind w:left="0" w:firstLine="720"/>
        <w:jc w:val="thaiDistribute"/>
        <w:rPr>
          <w:color w:val="000000" w:themeColor="text1"/>
        </w:rPr>
      </w:pPr>
      <w:r w:rsidRPr="007E1804">
        <w:rPr>
          <w:color w:val="000000" w:themeColor="text1"/>
        </w:rPr>
        <w:tab/>
        <w:t>Bootstrap</w:t>
      </w:r>
      <w:r w:rsidR="001B3907" w:rsidRPr="007E1804">
        <w:rPr>
          <w:color w:val="000000" w:themeColor="text1"/>
          <w:cs/>
        </w:rPr>
        <w:t xml:space="preserve"> 4.0</w:t>
      </w:r>
      <w:r w:rsidRPr="007E1804">
        <w:rPr>
          <w:color w:val="000000" w:themeColor="text1"/>
        </w:rPr>
        <w:t xml:space="preserve"> Framework</w:t>
      </w:r>
      <w:r w:rsidRPr="007E1804">
        <w:rPr>
          <w:color w:val="000000" w:themeColor="text1"/>
          <w:cs/>
        </w:rPr>
        <w:t xml:space="preserve"> เป็น </w:t>
      </w:r>
      <w:r w:rsidRPr="007E1804">
        <w:rPr>
          <w:color w:val="000000" w:themeColor="text1"/>
        </w:rPr>
        <w:t xml:space="preserve">Front-end Framework </w:t>
      </w:r>
      <w:r w:rsidRPr="007E1804">
        <w:rPr>
          <w:color w:val="000000" w:themeColor="text1"/>
          <w:cs/>
        </w:rPr>
        <w:t>ที่ช่วยให้สามารถสร้างหน้า</w:t>
      </w:r>
      <w:r w:rsidR="003B1295" w:rsidRPr="007E1804">
        <w:rPr>
          <w:color w:val="000000" w:themeColor="text1"/>
          <w:cs/>
        </w:rPr>
        <w:t xml:space="preserve">                 </w:t>
      </w:r>
      <w:r w:rsidRPr="007E1804">
        <w:rPr>
          <w:color w:val="000000" w:themeColor="text1"/>
          <w:cs/>
        </w:rPr>
        <w:t>เว็บแอปพลิเคชันได้อย่างรวดเร็ว</w:t>
      </w:r>
      <w:r w:rsidR="008E2E4F">
        <w:rPr>
          <w:rFonts w:hint="cs"/>
          <w:color w:val="000000" w:themeColor="text1"/>
          <w:cs/>
        </w:rPr>
        <w:t xml:space="preserve"> </w:t>
      </w:r>
      <w:r w:rsidRPr="007E1804">
        <w:rPr>
          <w:color w:val="000000" w:themeColor="text1"/>
          <w:cs/>
        </w:rPr>
        <w:t>และสวยงาม</w:t>
      </w:r>
    </w:p>
    <w:p w:rsidR="00371AE7" w:rsidRPr="007E1804" w:rsidRDefault="008A74AD" w:rsidP="00371AE7">
      <w:pPr>
        <w:pStyle w:val="11"/>
        <w:tabs>
          <w:tab w:val="left" w:pos="1080"/>
        </w:tabs>
        <w:ind w:left="0" w:firstLine="720"/>
        <w:jc w:val="thaiDistribute"/>
        <w:rPr>
          <w:color w:val="000000" w:themeColor="text1"/>
        </w:rPr>
      </w:pPr>
      <w:r>
        <w:rPr>
          <w:rFonts w:hint="cs"/>
          <w:color w:val="000000" w:themeColor="text1"/>
          <w:cs/>
        </w:rPr>
        <w:t xml:space="preserve"> </w:t>
      </w:r>
      <w:r w:rsidR="00371AE7" w:rsidRPr="007E1804">
        <w:rPr>
          <w:color w:val="000000" w:themeColor="text1"/>
        </w:rPr>
        <w:t xml:space="preserve">PHP </w:t>
      </w:r>
      <w:r w:rsidR="00371AE7" w:rsidRPr="007E1804">
        <w:rPr>
          <w:color w:val="000000" w:themeColor="text1"/>
          <w:cs/>
        </w:rPr>
        <w:t>คือ ภาษาสําหรับใช้ในการพัฒนาเว็บไซต์</w:t>
      </w:r>
      <w:r w:rsidR="001D626E">
        <w:rPr>
          <w:rFonts w:hint="cs"/>
          <w:color w:val="000000" w:themeColor="text1"/>
          <w:cs/>
        </w:rPr>
        <w:t xml:space="preserve"> </w:t>
      </w:r>
      <w:r w:rsidR="00371AE7" w:rsidRPr="007E1804">
        <w:rPr>
          <w:color w:val="000000" w:themeColor="text1"/>
          <w:cs/>
        </w:rPr>
        <w:t>ได้รั</w:t>
      </w:r>
      <w:r w:rsidR="00DA26BD">
        <w:rPr>
          <w:color w:val="000000" w:themeColor="text1"/>
          <w:cs/>
        </w:rPr>
        <w:t>บการพัฒนา และออกแบบ เพื่อใช้งาน</w:t>
      </w:r>
      <w:r w:rsidR="00371AE7" w:rsidRPr="007E1804">
        <w:rPr>
          <w:color w:val="000000" w:themeColor="text1"/>
          <w:cs/>
        </w:rPr>
        <w:t xml:space="preserve">ในการสร้างเอกสารแบบ </w:t>
      </w:r>
      <w:r w:rsidR="00371AE7" w:rsidRPr="007E1804">
        <w:rPr>
          <w:color w:val="000000" w:themeColor="text1"/>
        </w:rPr>
        <w:t>HTML</w:t>
      </w:r>
    </w:p>
    <w:p w:rsidR="00371AE7" w:rsidRPr="007E1804" w:rsidRDefault="008A74AD" w:rsidP="00371AE7">
      <w:pPr>
        <w:pStyle w:val="11"/>
        <w:tabs>
          <w:tab w:val="left" w:pos="1080"/>
        </w:tabs>
        <w:ind w:left="0" w:firstLine="720"/>
        <w:jc w:val="thaiDistribute"/>
        <w:rPr>
          <w:color w:val="000000" w:themeColor="text1"/>
        </w:rPr>
      </w:pPr>
      <w:r>
        <w:rPr>
          <w:rFonts w:hint="cs"/>
          <w:color w:val="000000" w:themeColor="text1"/>
          <w:cs/>
        </w:rPr>
        <w:t xml:space="preserve"> </w:t>
      </w:r>
      <w:r w:rsidR="00371AE7" w:rsidRPr="007E1804">
        <w:rPr>
          <w:color w:val="000000" w:themeColor="text1"/>
        </w:rPr>
        <w:t xml:space="preserve">AJAX </w:t>
      </w:r>
      <w:r w:rsidR="00371AE7" w:rsidRPr="007E1804">
        <w:rPr>
          <w:color w:val="000000" w:themeColor="text1"/>
          <w:cs/>
        </w:rPr>
        <w:t xml:space="preserve">คือ เทคนิคในการพัฒนาเว็บแอปพลิเคชันที่ผสมผสานการทำงานของภาษา </w:t>
      </w:r>
      <w:r w:rsidR="00371AE7" w:rsidRPr="007E1804">
        <w:rPr>
          <w:color w:val="000000" w:themeColor="text1"/>
        </w:rPr>
        <w:t xml:space="preserve">JavaScript </w:t>
      </w:r>
      <w:r w:rsidR="008E2E4F">
        <w:rPr>
          <w:rFonts w:hint="cs"/>
          <w:color w:val="000000" w:themeColor="text1"/>
          <w:cs/>
        </w:rPr>
        <w:t xml:space="preserve">และ </w:t>
      </w:r>
      <w:r w:rsidR="00371AE7" w:rsidRPr="007E1804">
        <w:rPr>
          <w:color w:val="000000" w:themeColor="text1"/>
        </w:rPr>
        <w:t xml:space="preserve">XML </w:t>
      </w:r>
      <w:r w:rsidR="008E2E4F">
        <w:rPr>
          <w:rFonts w:hint="cs"/>
          <w:color w:val="000000" w:themeColor="text1"/>
          <w:cs/>
        </w:rPr>
        <w:t>อีกทั้งเป็น</w:t>
      </w:r>
      <w:r w:rsidR="00371AE7" w:rsidRPr="007E1804">
        <w:rPr>
          <w:color w:val="000000" w:themeColor="text1"/>
          <w:cs/>
        </w:rPr>
        <w:t xml:space="preserve">ภาษาที่ใช้เชื่อมต่อกับเว็บเซิร์ฟเวอร์ เช่น </w:t>
      </w:r>
      <w:r w:rsidR="00371AE7" w:rsidRPr="007E1804">
        <w:rPr>
          <w:color w:val="000000" w:themeColor="text1"/>
        </w:rPr>
        <w:t xml:space="preserve">PHP </w:t>
      </w:r>
      <w:r w:rsidR="00371AE7" w:rsidRPr="007E1804">
        <w:rPr>
          <w:color w:val="000000" w:themeColor="text1"/>
          <w:cs/>
        </w:rPr>
        <w:t xml:space="preserve">หรือ </w:t>
      </w:r>
      <w:r w:rsidR="00371AE7" w:rsidRPr="007E1804">
        <w:rPr>
          <w:color w:val="000000" w:themeColor="text1"/>
        </w:rPr>
        <w:t xml:space="preserve">ASP </w:t>
      </w:r>
      <w:r w:rsidR="00371AE7" w:rsidRPr="007E1804">
        <w:rPr>
          <w:color w:val="000000" w:themeColor="text1"/>
          <w:cs/>
        </w:rPr>
        <w:t>เข้าด้วยกัน เพื่อให้การโหลดข้อมูลมาแสดงในหน้าเว็บไซต์</w:t>
      </w:r>
      <w:r w:rsidR="008E2E4F">
        <w:rPr>
          <w:rFonts w:hint="cs"/>
          <w:color w:val="000000" w:themeColor="text1"/>
          <w:cs/>
        </w:rPr>
        <w:t>ได้</w:t>
      </w:r>
      <w:r w:rsidR="00371AE7" w:rsidRPr="007E1804">
        <w:rPr>
          <w:color w:val="000000" w:themeColor="text1"/>
          <w:cs/>
        </w:rPr>
        <w:t>เร็วขึ้น</w:t>
      </w:r>
    </w:p>
    <w:p w:rsidR="000B62D7" w:rsidRDefault="008A74AD" w:rsidP="000B62D7">
      <w:pPr>
        <w:pStyle w:val="11"/>
        <w:ind w:left="0" w:firstLine="709"/>
        <w:jc w:val="thaiDistribute"/>
        <w:rPr>
          <w:color w:val="000000" w:themeColor="text1"/>
        </w:rPr>
      </w:pPr>
      <w:r>
        <w:rPr>
          <w:rFonts w:hint="cs"/>
          <w:color w:val="000000" w:themeColor="text1"/>
          <w:cs/>
        </w:rPr>
        <w:t xml:space="preserve"> </w:t>
      </w:r>
      <w:r w:rsidR="00371AE7" w:rsidRPr="007E1804">
        <w:rPr>
          <w:color w:val="000000" w:themeColor="text1"/>
        </w:rPr>
        <w:t xml:space="preserve">jQuery </w:t>
      </w:r>
      <w:r w:rsidR="00371AE7" w:rsidRPr="007E1804">
        <w:rPr>
          <w:color w:val="000000" w:themeColor="text1"/>
          <w:cs/>
        </w:rPr>
        <w:t xml:space="preserve">เป็น </w:t>
      </w:r>
      <w:r w:rsidR="00371AE7" w:rsidRPr="007E1804">
        <w:rPr>
          <w:color w:val="000000" w:themeColor="text1"/>
        </w:rPr>
        <w:t>JavaScript Library </w:t>
      </w:r>
      <w:r w:rsidR="00371AE7" w:rsidRPr="007E1804">
        <w:rPr>
          <w:color w:val="000000" w:themeColor="text1"/>
          <w:cs/>
        </w:rPr>
        <w:t xml:space="preserve">ที่มีการรวบรวม </w:t>
      </w:r>
      <w:r w:rsidR="006A688E">
        <w:rPr>
          <w:color w:val="000000" w:themeColor="text1"/>
        </w:rPr>
        <w:t>F</w:t>
      </w:r>
      <w:r w:rsidR="00371AE7" w:rsidRPr="007E1804">
        <w:rPr>
          <w:color w:val="000000" w:themeColor="text1"/>
        </w:rPr>
        <w:t xml:space="preserve">unction </w:t>
      </w:r>
      <w:r w:rsidR="00371AE7" w:rsidRPr="007E1804">
        <w:rPr>
          <w:color w:val="000000" w:themeColor="text1"/>
          <w:cs/>
        </w:rPr>
        <w:t>ของ</w:t>
      </w:r>
      <w:r w:rsidR="00371AE7" w:rsidRPr="007E1804">
        <w:rPr>
          <w:color w:val="000000" w:themeColor="text1"/>
        </w:rPr>
        <w:t> JavaScript </w:t>
      </w:r>
      <w:r w:rsidR="00371AE7" w:rsidRPr="007E1804">
        <w:rPr>
          <w:color w:val="000000" w:themeColor="text1"/>
          <w:cs/>
        </w:rPr>
        <w:t>ต่าง ๆ ให้อยู่ในรูปแบบ</w:t>
      </w:r>
      <w:r w:rsidR="00535397">
        <w:rPr>
          <w:color w:val="000000" w:themeColor="text1"/>
        </w:rPr>
        <w:t> Patterns F</w:t>
      </w:r>
      <w:r w:rsidR="00371AE7" w:rsidRPr="007E1804">
        <w:rPr>
          <w:color w:val="000000" w:themeColor="text1"/>
        </w:rPr>
        <w:t>ramework</w:t>
      </w:r>
      <w:r w:rsidR="00371AE7" w:rsidRPr="007E1804">
        <w:rPr>
          <w:color w:val="000000" w:themeColor="text1"/>
          <w:cs/>
        </w:rPr>
        <w:t xml:space="preserve"> ที่สะดวก</w:t>
      </w:r>
      <w:r w:rsidR="008E2E4F">
        <w:rPr>
          <w:rFonts w:hint="cs"/>
          <w:color w:val="000000" w:themeColor="text1"/>
          <w:cs/>
        </w:rPr>
        <w:t xml:space="preserve"> </w:t>
      </w:r>
      <w:r w:rsidR="00371AE7" w:rsidRPr="007E1804">
        <w:rPr>
          <w:color w:val="000000" w:themeColor="text1"/>
          <w:cs/>
        </w:rPr>
        <w:t>และง่ายต่อการใช้งาน มีความย</w:t>
      </w:r>
      <w:r w:rsidR="008E2E4F">
        <w:rPr>
          <w:rFonts w:hint="cs"/>
          <w:color w:val="000000" w:themeColor="text1"/>
          <w:cs/>
        </w:rPr>
        <w:t>ื</w:t>
      </w:r>
      <w:r w:rsidR="00371AE7" w:rsidRPr="007E1804">
        <w:rPr>
          <w:color w:val="000000" w:themeColor="text1"/>
          <w:cs/>
        </w:rPr>
        <w:t>ดหยุ่นรองรับ</w:t>
      </w:r>
      <w:r w:rsidR="008E2E4F">
        <w:rPr>
          <w:rFonts w:hint="cs"/>
          <w:color w:val="000000" w:themeColor="text1"/>
          <w:cs/>
        </w:rPr>
        <w:t xml:space="preserve">              </w:t>
      </w:r>
      <w:r w:rsidR="00371AE7" w:rsidRPr="007E1804">
        <w:rPr>
          <w:color w:val="000000" w:themeColor="text1"/>
          <w:cs/>
        </w:rPr>
        <w:t>ต่อการใช้งาน</w:t>
      </w:r>
    </w:p>
    <w:p w:rsidR="007015D3" w:rsidRPr="007015D3" w:rsidRDefault="00A320CC" w:rsidP="007015D3">
      <w:pPr>
        <w:pStyle w:val="11"/>
        <w:ind w:left="0" w:firstLine="709"/>
        <w:jc w:val="thaiDistribute"/>
        <w:rPr>
          <w:color w:val="000000" w:themeColor="text1"/>
        </w:rPr>
      </w:pPr>
      <w:r>
        <w:rPr>
          <w:color w:val="000000" w:themeColor="text1"/>
        </w:rPr>
        <w:t>Json</w:t>
      </w:r>
      <w:r w:rsidR="007015D3">
        <w:rPr>
          <w:rFonts w:hint="cs"/>
          <w:color w:val="000000" w:themeColor="text1"/>
          <w:cs/>
        </w:rPr>
        <w:t xml:space="preserve"> </w:t>
      </w:r>
      <w:r w:rsidR="007015D3" w:rsidRPr="007E1804">
        <w:rPr>
          <w:color w:val="000000" w:themeColor="text1"/>
          <w:cs/>
        </w:rPr>
        <w:t>ย่อมาจาก</w:t>
      </w:r>
      <w:r w:rsidR="007015D3">
        <w:rPr>
          <w:rFonts w:hint="cs"/>
          <w:color w:val="000000" w:themeColor="text1"/>
          <w:cs/>
        </w:rPr>
        <w:t xml:space="preserve"> </w:t>
      </w:r>
      <w:r w:rsidR="007015D3" w:rsidRPr="007E1804">
        <w:rPr>
          <w:color w:val="000000" w:themeColor="text1"/>
        </w:rPr>
        <w:t>JavaScript</w:t>
      </w:r>
      <w:r w:rsidR="007015D3">
        <w:rPr>
          <w:rFonts w:hint="cs"/>
          <w:color w:val="000000" w:themeColor="text1"/>
          <w:cs/>
        </w:rPr>
        <w:t xml:space="preserve"> </w:t>
      </w:r>
      <w:r w:rsidR="007015D3">
        <w:rPr>
          <w:color w:val="000000" w:themeColor="text1"/>
        </w:rPr>
        <w:t xml:space="preserve">Object Notation </w:t>
      </w:r>
      <w:r w:rsidR="007015D3">
        <w:rPr>
          <w:rFonts w:hint="cs"/>
          <w:color w:val="000000" w:themeColor="text1"/>
          <w:cs/>
        </w:rPr>
        <w:t xml:space="preserve">ซึ่งเป็น </w:t>
      </w:r>
      <w:r w:rsidR="007015D3">
        <w:rPr>
          <w:color w:val="000000" w:themeColor="text1"/>
        </w:rPr>
        <w:t xml:space="preserve">Standard Format </w:t>
      </w:r>
      <w:r w:rsidR="007015D3">
        <w:rPr>
          <w:rFonts w:hint="cs"/>
          <w:color w:val="000000" w:themeColor="text1"/>
          <w:cs/>
        </w:rPr>
        <w:t>ที่อยู่ในรูปแบบ</w:t>
      </w:r>
      <w:r w:rsidR="007015D3">
        <w:rPr>
          <w:color w:val="000000" w:themeColor="text1"/>
        </w:rPr>
        <w:t xml:space="preserve"> Text </w:t>
      </w:r>
      <w:r w:rsidR="007015D3">
        <w:rPr>
          <w:rFonts w:hint="cs"/>
          <w:color w:val="000000" w:themeColor="text1"/>
          <w:cs/>
        </w:rPr>
        <w:t xml:space="preserve">ใช้ส่งข้อมูลระหว่าง </w:t>
      </w:r>
      <w:r w:rsidR="007015D3">
        <w:rPr>
          <w:color w:val="000000" w:themeColor="text1"/>
        </w:rPr>
        <w:t xml:space="preserve">Application </w:t>
      </w:r>
      <w:r w:rsidR="007015D3">
        <w:rPr>
          <w:rFonts w:hint="cs"/>
          <w:color w:val="000000" w:themeColor="text1"/>
          <w:cs/>
        </w:rPr>
        <w:t>โดยรูปแบบของ</w:t>
      </w:r>
      <w:r w:rsidR="007015D3">
        <w:rPr>
          <w:color w:val="000000" w:themeColor="text1"/>
        </w:rPr>
        <w:t xml:space="preserve"> Json </w:t>
      </w:r>
      <w:r w:rsidR="007015D3">
        <w:rPr>
          <w:rFonts w:hint="cs"/>
          <w:color w:val="000000" w:themeColor="text1"/>
          <w:cs/>
        </w:rPr>
        <w:t xml:space="preserve">จะมีรูปแบบคล้ายแบบ </w:t>
      </w:r>
      <w:r w:rsidR="007015D3">
        <w:rPr>
          <w:color w:val="000000" w:themeColor="text1"/>
        </w:rPr>
        <w:t>Array</w:t>
      </w:r>
    </w:p>
    <w:p w:rsidR="00AA559E" w:rsidRDefault="00AA559E" w:rsidP="00AA559E">
      <w:pPr>
        <w:pStyle w:val="3"/>
        <w:rPr>
          <w:color w:val="000000" w:themeColor="text1"/>
        </w:rPr>
      </w:pPr>
      <w:bookmarkStart w:id="38" w:name="_Toc453666128"/>
      <w:bookmarkStart w:id="39" w:name="_Toc514752929"/>
      <w:bookmarkStart w:id="40" w:name="_Toc515231766"/>
      <w:bookmarkStart w:id="41" w:name="_Toc515323172"/>
      <w:r w:rsidRPr="007E1804">
        <w:rPr>
          <w:color w:val="000000" w:themeColor="text1"/>
          <w:cs/>
        </w:rPr>
        <w:t>ซอฟต์แวร์ที่ใช้ในการพัฒนา</w:t>
      </w:r>
      <w:bookmarkEnd w:id="38"/>
      <w:bookmarkEnd w:id="39"/>
      <w:bookmarkEnd w:id="40"/>
      <w:bookmarkEnd w:id="41"/>
    </w:p>
    <w:p w:rsidR="009F7265" w:rsidRDefault="009F7265" w:rsidP="009F7265">
      <w:pPr>
        <w:ind w:firstLine="709"/>
      </w:pPr>
      <w:r w:rsidRPr="006B67F5">
        <w:rPr>
          <w:rFonts w:hint="cs"/>
          <w:cs/>
        </w:rPr>
        <w:t>ซอฟต์แวร์ที่ใช้ในการพัฒนา เป็นสิ่งที่ช่วย</w:t>
      </w:r>
      <w:r>
        <w:rPr>
          <w:rFonts w:hint="cs"/>
          <w:cs/>
        </w:rPr>
        <w:t>อำนวยความสะดวก</w:t>
      </w:r>
      <w:r w:rsidRPr="006B67F5">
        <w:rPr>
          <w:rFonts w:hint="cs"/>
          <w:cs/>
        </w:rPr>
        <w:t>ในการพัฒนาระบบให้เป็นไปตามวัตถุประสงค์</w:t>
      </w:r>
      <w:r>
        <w:rPr>
          <w:rFonts w:hint="cs"/>
          <w:cs/>
        </w:rPr>
        <w:t xml:space="preserve"> จึงได้มีการ</w:t>
      </w:r>
      <w:r w:rsidR="00D171D6">
        <w:rPr>
          <w:rFonts w:hint="cs"/>
          <w:cs/>
        </w:rPr>
        <w:t>ใช้</w:t>
      </w:r>
      <w:r>
        <w:rPr>
          <w:rFonts w:hint="cs"/>
          <w:cs/>
        </w:rPr>
        <w:t>เครื่องมือในการพัฒนาซอฟต์แวร์</w:t>
      </w:r>
      <w:r w:rsidR="00D171D6">
        <w:rPr>
          <w:rFonts w:hint="cs"/>
          <w:cs/>
        </w:rPr>
        <w:t xml:space="preserve"> </w:t>
      </w:r>
      <w:r>
        <w:rPr>
          <w:rFonts w:hint="cs"/>
          <w:cs/>
        </w:rPr>
        <w:t>โดยมีรายละเอียดดังต่อไปนี้</w:t>
      </w:r>
    </w:p>
    <w:p w:rsidR="005A33F0" w:rsidRPr="007E1804" w:rsidRDefault="00D171D6" w:rsidP="005A33F0">
      <w:pPr>
        <w:pStyle w:val="a7"/>
        <w:numPr>
          <w:ilvl w:val="0"/>
          <w:numId w:val="363"/>
        </w:numPr>
        <w:tabs>
          <w:tab w:val="left" w:pos="1134"/>
        </w:tabs>
        <w:ind w:left="0" w:firstLine="709"/>
        <w:rPr>
          <w:rFonts w:cs="TH SarabunPSK"/>
          <w:color w:val="000000" w:themeColor="text1"/>
          <w:szCs w:val="32"/>
        </w:rPr>
      </w:pPr>
      <w:r>
        <w:rPr>
          <w:rFonts w:cs="TH SarabunPSK"/>
          <w:color w:val="000000" w:themeColor="text1"/>
          <w:szCs w:val="32"/>
        </w:rPr>
        <w:lastRenderedPageBreak/>
        <w:t>Vis</w:t>
      </w:r>
      <w:r w:rsidR="00DE4F19" w:rsidRPr="007E1804">
        <w:rPr>
          <w:rFonts w:cs="TH SarabunPSK"/>
          <w:color w:val="000000" w:themeColor="text1"/>
          <w:szCs w:val="32"/>
        </w:rPr>
        <w:t>ual Studio</w:t>
      </w:r>
      <w:r w:rsidR="003B1295" w:rsidRPr="007E1804">
        <w:rPr>
          <w:rFonts w:cs="TH SarabunPSK"/>
          <w:color w:val="000000" w:themeColor="text1"/>
          <w:szCs w:val="32"/>
          <w:cs/>
        </w:rPr>
        <w:t xml:space="preserve"> </w:t>
      </w:r>
      <w:r w:rsidR="005A33F0" w:rsidRPr="007E1804">
        <w:rPr>
          <w:rFonts w:cs="TH SarabunPSK"/>
          <w:color w:val="000000" w:themeColor="text1"/>
          <w:szCs w:val="32"/>
          <w:cs/>
        </w:rPr>
        <w:t>มีเครื่องมือพัฒนาเป็นจำนวนมากที่สามารถใช้ได้ในการ</w:t>
      </w:r>
      <w:r w:rsidR="009F7265">
        <w:rPr>
          <w:rFonts w:cs="TH SarabunPSK" w:hint="cs"/>
          <w:color w:val="000000" w:themeColor="text1"/>
          <w:szCs w:val="32"/>
          <w:cs/>
        </w:rPr>
        <w:t>พัฒนา</w:t>
      </w:r>
      <w:r w:rsidR="005A33F0" w:rsidRPr="007E1804">
        <w:rPr>
          <w:rFonts w:cs="TH SarabunPSK"/>
          <w:color w:val="000000" w:themeColor="text1"/>
          <w:szCs w:val="32"/>
          <w:cs/>
        </w:rPr>
        <w:t xml:space="preserve">โปรแกรมด้วยภาษา </w:t>
      </w:r>
      <w:r w:rsidR="005A33F0" w:rsidRPr="007E1804">
        <w:rPr>
          <w:rFonts w:cs="TH SarabunPSK"/>
          <w:color w:val="000000" w:themeColor="text1"/>
          <w:szCs w:val="32"/>
        </w:rPr>
        <w:t>C# </w:t>
      </w:r>
      <w:r w:rsidR="005A33F0" w:rsidRPr="007E1804">
        <w:rPr>
          <w:rFonts w:cs="TH SarabunPSK"/>
          <w:color w:val="000000" w:themeColor="text1"/>
          <w:szCs w:val="32"/>
          <w:cs/>
        </w:rPr>
        <w:t xml:space="preserve">ซึ่งพัฒนาโดย </w:t>
      </w:r>
      <w:r w:rsidR="005A33F0" w:rsidRPr="007E1804">
        <w:rPr>
          <w:rFonts w:cs="TH SarabunPSK"/>
          <w:color w:val="000000" w:themeColor="text1"/>
          <w:szCs w:val="32"/>
        </w:rPr>
        <w:t>Microsoft</w:t>
      </w:r>
      <w:r w:rsidR="004A557F" w:rsidRPr="007E1804">
        <w:rPr>
          <w:rFonts w:cs="TH SarabunPSK"/>
          <w:color w:val="000000" w:themeColor="text1"/>
          <w:szCs w:val="32"/>
          <w:cs/>
        </w:rPr>
        <w:t xml:space="preserve"> </w:t>
      </w:r>
      <w:r w:rsidR="005A33F0" w:rsidRPr="007E1804">
        <w:rPr>
          <w:rFonts w:cs="TH SarabunPSK"/>
          <w:color w:val="000000" w:themeColor="text1"/>
          <w:szCs w:val="32"/>
          <w:cs/>
        </w:rPr>
        <w:t>ซึ่งมันอำนวยความสะดวก</w:t>
      </w:r>
      <w:r w:rsidR="008A74AD">
        <w:rPr>
          <w:rFonts w:cs="TH SarabunPSK" w:hint="cs"/>
          <w:color w:val="000000" w:themeColor="text1"/>
          <w:szCs w:val="32"/>
          <w:cs/>
        </w:rPr>
        <w:t xml:space="preserve"> </w:t>
      </w:r>
      <w:r w:rsidR="005A33F0" w:rsidRPr="007E1804">
        <w:rPr>
          <w:rFonts w:cs="TH SarabunPSK"/>
          <w:color w:val="000000" w:themeColor="text1"/>
          <w:szCs w:val="32"/>
          <w:cs/>
        </w:rPr>
        <w:t>โดยมีฟังก์ชันมากมายที่จะช่วยให้</w:t>
      </w:r>
      <w:r w:rsidR="00FB2D08">
        <w:rPr>
          <w:rFonts w:cs="TH SarabunPSK" w:hint="cs"/>
          <w:color w:val="000000" w:themeColor="text1"/>
          <w:szCs w:val="32"/>
          <w:cs/>
        </w:rPr>
        <w:t>พัฒนาโปร</w:t>
      </w:r>
      <w:r w:rsidR="005A33F0" w:rsidRPr="007E1804">
        <w:rPr>
          <w:rFonts w:cs="TH SarabunPSK"/>
          <w:color w:val="000000" w:themeColor="text1"/>
          <w:szCs w:val="32"/>
          <w:cs/>
        </w:rPr>
        <w:t>แกรมได้ง่าย</w:t>
      </w:r>
      <w:r w:rsidR="008A74AD">
        <w:rPr>
          <w:rFonts w:cs="TH SarabunPSK" w:hint="cs"/>
          <w:color w:val="000000" w:themeColor="text1"/>
          <w:szCs w:val="32"/>
          <w:cs/>
        </w:rPr>
        <w:t xml:space="preserve"> </w:t>
      </w:r>
    </w:p>
    <w:p w:rsidR="005A33F0" w:rsidRDefault="00D171D6" w:rsidP="005A33F0">
      <w:pPr>
        <w:pStyle w:val="a7"/>
        <w:numPr>
          <w:ilvl w:val="0"/>
          <w:numId w:val="363"/>
        </w:numPr>
        <w:tabs>
          <w:tab w:val="left" w:pos="1134"/>
        </w:tabs>
        <w:ind w:left="0" w:firstLine="709"/>
        <w:rPr>
          <w:rFonts w:cs="TH SarabunPSK"/>
          <w:color w:val="000000" w:themeColor="text1"/>
          <w:szCs w:val="32"/>
        </w:rPr>
      </w:pPr>
      <w:r>
        <w:rPr>
          <w:rFonts w:cs="TH SarabunPSK"/>
          <w:color w:val="000000" w:themeColor="text1"/>
          <w:szCs w:val="32"/>
        </w:rPr>
        <w:t>Vis</w:t>
      </w:r>
      <w:r w:rsidR="00CD126C">
        <w:rPr>
          <w:rFonts w:cs="TH SarabunPSK"/>
          <w:color w:val="000000" w:themeColor="text1"/>
          <w:szCs w:val="32"/>
        </w:rPr>
        <w:t>ual Paradig</w:t>
      </w:r>
      <w:r w:rsidR="00DE4F19" w:rsidRPr="007E1804">
        <w:rPr>
          <w:rFonts w:cs="TH SarabunPSK"/>
          <w:color w:val="000000" w:themeColor="text1"/>
          <w:szCs w:val="32"/>
        </w:rPr>
        <w:t>m</w:t>
      </w:r>
      <w:r w:rsidR="00DE4F19" w:rsidRPr="007E1804">
        <w:rPr>
          <w:rFonts w:cs="TH SarabunPSK"/>
          <w:color w:val="000000" w:themeColor="text1"/>
          <w:szCs w:val="32"/>
          <w:cs/>
        </w:rPr>
        <w:t xml:space="preserve"> </w:t>
      </w:r>
      <w:r w:rsidR="00DE4F19" w:rsidRPr="007E1804">
        <w:rPr>
          <w:rFonts w:cs="TH SarabunPSK"/>
          <w:color w:val="000000" w:themeColor="text1"/>
          <w:szCs w:val="32"/>
        </w:rPr>
        <w:t>for UML</w:t>
      </w:r>
      <w:r w:rsidR="0047237F" w:rsidRPr="007E1804">
        <w:rPr>
          <w:rFonts w:cs="TH SarabunPSK"/>
          <w:color w:val="000000" w:themeColor="text1"/>
          <w:szCs w:val="32"/>
          <w:cs/>
        </w:rPr>
        <w:t xml:space="preserve"> </w:t>
      </w:r>
      <w:r w:rsidR="005A33F0" w:rsidRPr="007E1804">
        <w:rPr>
          <w:rFonts w:cs="TH SarabunPSK"/>
          <w:color w:val="000000" w:themeColor="text1"/>
          <w:szCs w:val="32"/>
          <w:cs/>
        </w:rPr>
        <w:t>เป็นเครื่องมือออกแบบซอฟต์แวร์ สำหรับซอฟต์แวร์ที่มีขนาดใหญ่ อีกทั้งยังสามารถสร้าง</w:t>
      </w:r>
      <w:r w:rsidR="008A74AD">
        <w:rPr>
          <w:rFonts w:cs="TH SarabunPSK" w:hint="cs"/>
          <w:color w:val="000000" w:themeColor="text1"/>
          <w:szCs w:val="32"/>
          <w:cs/>
        </w:rPr>
        <w:t xml:space="preserve"> </w:t>
      </w:r>
      <w:r w:rsidR="00390053">
        <w:rPr>
          <w:rFonts w:cs="TH SarabunPSK"/>
          <w:color w:val="000000" w:themeColor="text1"/>
          <w:szCs w:val="32"/>
        </w:rPr>
        <w:t>Report D</w:t>
      </w:r>
      <w:r w:rsidR="005A33F0" w:rsidRPr="007E1804">
        <w:rPr>
          <w:rFonts w:cs="TH SarabunPSK"/>
          <w:color w:val="000000" w:themeColor="text1"/>
          <w:szCs w:val="32"/>
        </w:rPr>
        <w:t xml:space="preserve">ocumentation </w:t>
      </w:r>
      <w:r w:rsidR="005A33F0" w:rsidRPr="007E1804">
        <w:rPr>
          <w:rFonts w:cs="TH SarabunPSK"/>
          <w:color w:val="000000" w:themeColor="text1"/>
          <w:szCs w:val="32"/>
          <w:cs/>
        </w:rPr>
        <w:t>ในรูปแบบของไฟล์เอกสารนามสกุล .</w:t>
      </w:r>
      <w:r w:rsidR="005A33F0" w:rsidRPr="007E1804">
        <w:rPr>
          <w:rFonts w:cs="TH SarabunPSK"/>
          <w:color w:val="000000" w:themeColor="text1"/>
          <w:szCs w:val="32"/>
        </w:rPr>
        <w:t xml:space="preserve">pdf </w:t>
      </w:r>
      <w:r w:rsidR="005A33F0" w:rsidRPr="007E1804">
        <w:rPr>
          <w:rFonts w:cs="TH SarabunPSK"/>
          <w:color w:val="000000" w:themeColor="text1"/>
          <w:szCs w:val="32"/>
          <w:cs/>
        </w:rPr>
        <w:t>และ .</w:t>
      </w:r>
      <w:r w:rsidR="005A33F0" w:rsidRPr="007E1804">
        <w:rPr>
          <w:rFonts w:cs="TH SarabunPSK"/>
          <w:color w:val="000000" w:themeColor="text1"/>
          <w:szCs w:val="32"/>
        </w:rPr>
        <w:t xml:space="preserve">html </w:t>
      </w:r>
      <w:r w:rsidR="005A33F0" w:rsidRPr="007E1804">
        <w:rPr>
          <w:rFonts w:cs="TH SarabunPSK"/>
          <w:color w:val="000000" w:themeColor="text1"/>
          <w:szCs w:val="32"/>
          <w:cs/>
        </w:rPr>
        <w:t xml:space="preserve">รวมถึงสามารถ </w:t>
      </w:r>
      <w:r w:rsidR="005A33F0" w:rsidRPr="007E1804">
        <w:rPr>
          <w:rFonts w:cs="TH SarabunPSK"/>
          <w:color w:val="000000" w:themeColor="text1"/>
          <w:szCs w:val="32"/>
        </w:rPr>
        <w:t xml:space="preserve">Import </w:t>
      </w:r>
      <w:r w:rsidR="005A33F0" w:rsidRPr="007E1804">
        <w:rPr>
          <w:rFonts w:cs="TH SarabunPSK"/>
          <w:color w:val="000000" w:themeColor="text1"/>
          <w:szCs w:val="32"/>
          <w:cs/>
        </w:rPr>
        <w:t xml:space="preserve">และ </w:t>
      </w:r>
      <w:r w:rsidR="005A33F0" w:rsidRPr="007E1804">
        <w:rPr>
          <w:rFonts w:cs="TH SarabunPSK"/>
          <w:color w:val="000000" w:themeColor="text1"/>
          <w:szCs w:val="32"/>
        </w:rPr>
        <w:t xml:space="preserve">Export </w:t>
      </w:r>
      <w:r w:rsidR="005A33F0" w:rsidRPr="007E1804">
        <w:rPr>
          <w:rFonts w:cs="TH SarabunPSK"/>
          <w:color w:val="000000" w:themeColor="text1"/>
          <w:szCs w:val="32"/>
          <w:cs/>
        </w:rPr>
        <w:t>รูปภาพได้</w:t>
      </w:r>
      <w:r w:rsidR="001F7887">
        <w:rPr>
          <w:rFonts w:cs="TH SarabunPSK" w:hint="cs"/>
          <w:color w:val="000000" w:themeColor="text1"/>
          <w:szCs w:val="32"/>
          <w:cs/>
        </w:rPr>
        <w:t xml:space="preserve"> </w:t>
      </w:r>
      <w:r w:rsidR="005A33F0" w:rsidRPr="007E1804">
        <w:rPr>
          <w:rFonts w:cs="TH SarabunPSK"/>
          <w:color w:val="000000" w:themeColor="text1"/>
          <w:szCs w:val="32"/>
          <w:cs/>
        </w:rPr>
        <w:t>ทั้งในรูปแบบนามสกุล .</w:t>
      </w:r>
      <w:r w:rsidR="005A33F0" w:rsidRPr="007E1804">
        <w:rPr>
          <w:rFonts w:cs="TH SarabunPSK"/>
          <w:color w:val="000000" w:themeColor="text1"/>
          <w:szCs w:val="32"/>
        </w:rPr>
        <w:t xml:space="preserve">jpg, </w:t>
      </w:r>
      <w:r w:rsidR="005A33F0" w:rsidRPr="007E1804">
        <w:rPr>
          <w:rFonts w:cs="TH SarabunPSK"/>
          <w:color w:val="000000" w:themeColor="text1"/>
          <w:szCs w:val="32"/>
          <w:cs/>
        </w:rPr>
        <w:t>.</w:t>
      </w:r>
      <w:r w:rsidR="005A33F0" w:rsidRPr="007E1804">
        <w:rPr>
          <w:rFonts w:cs="TH SarabunPSK"/>
          <w:color w:val="000000" w:themeColor="text1"/>
          <w:szCs w:val="32"/>
        </w:rPr>
        <w:t xml:space="preserve">png </w:t>
      </w:r>
      <w:r w:rsidR="00F63487">
        <w:rPr>
          <w:rFonts w:cs="TH SarabunPSK"/>
          <w:color w:val="000000" w:themeColor="text1"/>
          <w:szCs w:val="32"/>
          <w:cs/>
        </w:rPr>
        <w:t>และ</w:t>
      </w:r>
      <w:r w:rsidR="00F63487">
        <w:rPr>
          <w:rFonts w:cs="TH SarabunPSK"/>
          <w:color w:val="000000" w:themeColor="text1"/>
          <w:szCs w:val="32"/>
        </w:rPr>
        <w:t xml:space="preserve"> </w:t>
      </w:r>
      <w:r w:rsidR="005A33F0" w:rsidRPr="007E1804">
        <w:rPr>
          <w:rFonts w:cs="TH SarabunPSK"/>
          <w:color w:val="000000" w:themeColor="text1"/>
          <w:szCs w:val="32"/>
          <w:cs/>
        </w:rPr>
        <w:t>.</w:t>
      </w:r>
      <w:r w:rsidR="005A33F0" w:rsidRPr="007E1804">
        <w:rPr>
          <w:rFonts w:cs="TH SarabunPSK"/>
          <w:color w:val="000000" w:themeColor="text1"/>
          <w:szCs w:val="32"/>
        </w:rPr>
        <w:t>svg</w:t>
      </w:r>
    </w:p>
    <w:p w:rsidR="00F63487" w:rsidRPr="00390053" w:rsidRDefault="00390053" w:rsidP="00390053">
      <w:pPr>
        <w:pStyle w:val="a7"/>
        <w:numPr>
          <w:ilvl w:val="0"/>
          <w:numId w:val="363"/>
        </w:numPr>
        <w:tabs>
          <w:tab w:val="left" w:pos="1134"/>
        </w:tabs>
        <w:ind w:left="0" w:firstLine="709"/>
        <w:rPr>
          <w:rFonts w:cs="TH SarabunPSK"/>
          <w:color w:val="000000" w:themeColor="text1"/>
          <w:szCs w:val="32"/>
        </w:rPr>
      </w:pPr>
      <w:r w:rsidRPr="00F63487">
        <w:rPr>
          <w:rFonts w:cs="TH SarabunPSK"/>
          <w:szCs w:val="32"/>
        </w:rPr>
        <w:t>Appserv</w:t>
      </w:r>
      <w:r w:rsidRPr="00F63487">
        <w:rPr>
          <w:rFonts w:cs="TH SarabunPSK" w:hint="cs"/>
          <w:szCs w:val="32"/>
          <w:cs/>
        </w:rPr>
        <w:t xml:space="preserve"> </w:t>
      </w:r>
      <w:r w:rsidRPr="00F63487">
        <w:rPr>
          <w:rFonts w:cs="TH SarabunPSK"/>
          <w:szCs w:val="32"/>
          <w:cs/>
        </w:rPr>
        <w:t>คือ</w:t>
      </w:r>
      <w:r w:rsidRPr="00F63487">
        <w:rPr>
          <w:rFonts w:cs="TH SarabunPSK" w:hint="cs"/>
          <w:szCs w:val="32"/>
          <w:cs/>
        </w:rPr>
        <w:t xml:space="preserve"> </w:t>
      </w:r>
      <w:r w:rsidRPr="00F63487">
        <w:rPr>
          <w:rFonts w:cs="TH SarabunPSK"/>
          <w:szCs w:val="32"/>
          <w:cs/>
        </w:rPr>
        <w:t xml:space="preserve">โปรแกรมที่รวบรวมเอา </w:t>
      </w:r>
      <w:r w:rsidRPr="00F63487">
        <w:rPr>
          <w:rFonts w:cs="TH SarabunPSK"/>
          <w:szCs w:val="32"/>
        </w:rPr>
        <w:t xml:space="preserve">Open Source Software </w:t>
      </w:r>
      <w:r w:rsidRPr="00F63487">
        <w:rPr>
          <w:rFonts w:cs="TH SarabunPSK"/>
          <w:szCs w:val="32"/>
          <w:cs/>
        </w:rPr>
        <w:t>หลาย</w:t>
      </w:r>
      <w:r w:rsidR="006E60A6">
        <w:rPr>
          <w:rFonts w:cs="TH SarabunPSK"/>
          <w:szCs w:val="32"/>
        </w:rPr>
        <w:t xml:space="preserve"> </w:t>
      </w:r>
      <w:r w:rsidR="006E60A6">
        <w:rPr>
          <w:rFonts w:cs="TH SarabunPSK" w:hint="cs"/>
          <w:szCs w:val="32"/>
          <w:cs/>
        </w:rPr>
        <w:t xml:space="preserve">ๆ </w:t>
      </w:r>
      <w:r w:rsidRPr="00F63487">
        <w:rPr>
          <w:rFonts w:cs="TH SarabunPSK"/>
          <w:szCs w:val="32"/>
          <w:cs/>
        </w:rPr>
        <w:t>อย่างม</w:t>
      </w:r>
      <w:r w:rsidRPr="00F63487">
        <w:rPr>
          <w:rFonts w:cs="TH SarabunPSK" w:hint="cs"/>
          <w:szCs w:val="32"/>
          <w:cs/>
        </w:rPr>
        <w:t>า</w:t>
      </w:r>
      <w:r w:rsidRPr="00F63487">
        <w:rPr>
          <w:rFonts w:cs="TH SarabunPSK"/>
          <w:szCs w:val="32"/>
          <w:cs/>
        </w:rPr>
        <w:t xml:space="preserve">รวมกันโดยมี </w:t>
      </w:r>
      <w:r w:rsidRPr="00F63487">
        <w:rPr>
          <w:rFonts w:cs="TH SarabunPSK"/>
          <w:szCs w:val="32"/>
        </w:rPr>
        <w:t xml:space="preserve">Package </w:t>
      </w:r>
      <w:r w:rsidRPr="00F63487">
        <w:rPr>
          <w:rFonts w:cs="TH SarabunPSK"/>
          <w:szCs w:val="32"/>
          <w:cs/>
        </w:rPr>
        <w:t>หลัก</w:t>
      </w:r>
      <w:r w:rsidRPr="00F63487">
        <w:rPr>
          <w:rFonts w:cs="TH SarabunPSK" w:hint="cs"/>
          <w:szCs w:val="32"/>
          <w:cs/>
        </w:rPr>
        <w:t xml:space="preserve"> คือ</w:t>
      </w:r>
      <w:r w:rsidRPr="00F63487">
        <w:rPr>
          <w:rFonts w:cs="TH SarabunPSK"/>
          <w:szCs w:val="32"/>
        </w:rPr>
        <w:t xml:space="preserve"> Apache, PHP, MySQL </w:t>
      </w:r>
      <w:r w:rsidRPr="00F63487">
        <w:rPr>
          <w:rFonts w:cs="TH SarabunPSK" w:hint="cs"/>
          <w:szCs w:val="32"/>
          <w:cs/>
        </w:rPr>
        <w:t>และ</w:t>
      </w:r>
      <w:r w:rsidRPr="00F63487">
        <w:rPr>
          <w:rFonts w:cs="TH SarabunPSK"/>
          <w:szCs w:val="32"/>
        </w:rPr>
        <w:t xml:space="preserve"> phpMyAdmin</w:t>
      </w:r>
      <w:r w:rsidRPr="00F63487">
        <w:rPr>
          <w:rFonts w:cs="TH SarabunPSK" w:hint="cs"/>
          <w:szCs w:val="32"/>
          <w:cs/>
        </w:rPr>
        <w:t xml:space="preserve"> เหตุผลที่นำเอา</w:t>
      </w:r>
      <w:r w:rsidRPr="00F63487">
        <w:rPr>
          <w:rFonts w:cs="TH SarabunPSK"/>
          <w:szCs w:val="32"/>
        </w:rPr>
        <w:t xml:space="preserve"> Open Source Software</w:t>
      </w:r>
      <w:r w:rsidRPr="00F63487">
        <w:rPr>
          <w:rFonts w:cs="TH SarabunPSK" w:hint="cs"/>
          <w:szCs w:val="32"/>
          <w:cs/>
        </w:rPr>
        <w:t xml:space="preserve"> เหล่านี้นำมารวมกัน </w:t>
      </w:r>
      <w:r w:rsidRPr="00F63487">
        <w:rPr>
          <w:rFonts w:cs="TH SarabunPSK"/>
          <w:szCs w:val="32"/>
          <w:shd w:val="clear" w:color="auto" w:fill="FFFFFF"/>
          <w:cs/>
        </w:rPr>
        <w:t>เพื่อลดขั้นตอนการติดตั้งที่ยุ่งยาก</w:t>
      </w:r>
      <w:r w:rsidRPr="00F63487">
        <w:rPr>
          <w:rFonts w:cs="TH SarabunPSK" w:hint="cs"/>
          <w:szCs w:val="32"/>
          <w:shd w:val="clear" w:color="auto" w:fill="FFFFFF"/>
          <w:cs/>
        </w:rPr>
        <w:t xml:space="preserve"> </w:t>
      </w:r>
      <w:r w:rsidRPr="00F63487">
        <w:rPr>
          <w:rFonts w:cs="TH SarabunPSK"/>
          <w:szCs w:val="32"/>
          <w:shd w:val="clear" w:color="auto" w:fill="FFFFFF"/>
          <w:cs/>
        </w:rPr>
        <w:t>และใช้เวลานาน</w:t>
      </w:r>
      <w:r w:rsidRPr="00F63487">
        <w:rPr>
          <w:rFonts w:cs="TH SarabunPSK" w:hint="cs"/>
          <w:szCs w:val="32"/>
          <w:cs/>
        </w:rPr>
        <w:t xml:space="preserve">ของแต่ละโปรแกรม ในที่นี้ได้นำ </w:t>
      </w:r>
      <w:r w:rsidRPr="00F63487">
        <w:rPr>
          <w:rFonts w:cs="TH SarabunPSK"/>
          <w:szCs w:val="32"/>
        </w:rPr>
        <w:t>Appserv</w:t>
      </w:r>
      <w:r w:rsidRPr="00F63487">
        <w:rPr>
          <w:rFonts w:cs="TH SarabunPSK" w:hint="cs"/>
          <w:szCs w:val="32"/>
          <w:cs/>
        </w:rPr>
        <w:t xml:space="preserve"> มาใช้เป็นฐานข้อมูล </w:t>
      </w:r>
      <w:r w:rsidRPr="00F63487">
        <w:rPr>
          <w:rFonts w:cs="TH SarabunPSK"/>
          <w:szCs w:val="32"/>
        </w:rPr>
        <w:t xml:space="preserve">(Database) </w:t>
      </w:r>
      <w:r w:rsidRPr="00F63487">
        <w:rPr>
          <w:rFonts w:cs="TH SarabunPSK" w:hint="cs"/>
          <w:szCs w:val="32"/>
          <w:cs/>
        </w:rPr>
        <w:t xml:space="preserve">เพื่อเก็บข้อมูลที่สำคัญของระบบ โดยขั้นตอนการใช้งานจะคล้าย ๆ กับ </w:t>
      </w:r>
      <w:r w:rsidRPr="00F63487">
        <w:rPr>
          <w:rFonts w:cs="TH SarabunPSK"/>
          <w:szCs w:val="32"/>
        </w:rPr>
        <w:t>phpMyAdmin</w:t>
      </w:r>
    </w:p>
    <w:p w:rsidR="00390053" w:rsidRPr="00390053" w:rsidRDefault="00390053" w:rsidP="00390053">
      <w:pPr>
        <w:pStyle w:val="a7"/>
        <w:numPr>
          <w:ilvl w:val="0"/>
          <w:numId w:val="363"/>
        </w:numPr>
        <w:tabs>
          <w:tab w:val="left" w:pos="1134"/>
        </w:tabs>
        <w:ind w:left="0" w:firstLine="709"/>
        <w:rPr>
          <w:rFonts w:cs="TH SarabunPSK"/>
          <w:color w:val="000000" w:themeColor="text1"/>
          <w:szCs w:val="32"/>
        </w:rPr>
      </w:pPr>
      <w:r>
        <w:rPr>
          <w:rFonts w:cs="TH SarabunPSK"/>
          <w:szCs w:val="32"/>
        </w:rPr>
        <w:t xml:space="preserve">GitHub Desktop </w:t>
      </w:r>
      <w:r>
        <w:rPr>
          <w:rFonts w:cs="TH SarabunPSK" w:hint="cs"/>
          <w:szCs w:val="32"/>
          <w:cs/>
        </w:rPr>
        <w:t xml:space="preserve">คือ </w:t>
      </w:r>
      <w:r w:rsidR="006E60A6">
        <w:rPr>
          <w:rFonts w:cs="TH SarabunPSK"/>
          <w:szCs w:val="32"/>
        </w:rPr>
        <w:t>Version Control Repository</w:t>
      </w:r>
      <w:r>
        <w:rPr>
          <w:rFonts w:cs="TH SarabunPSK"/>
          <w:szCs w:val="32"/>
        </w:rPr>
        <w:t xml:space="preserve"> </w:t>
      </w:r>
      <w:r>
        <w:rPr>
          <w:rFonts w:cs="TH SarabunPSK" w:hint="cs"/>
          <w:szCs w:val="32"/>
          <w:cs/>
        </w:rPr>
        <w:t xml:space="preserve">ที่อยู่บน </w:t>
      </w:r>
      <w:r>
        <w:rPr>
          <w:rFonts w:cs="TH SarabunPSK"/>
          <w:szCs w:val="32"/>
        </w:rPr>
        <w:t xml:space="preserve">Internet </w:t>
      </w:r>
      <w:r>
        <w:rPr>
          <w:rFonts w:cs="TH SarabunPSK" w:hint="cs"/>
          <w:szCs w:val="32"/>
          <w:cs/>
        </w:rPr>
        <w:t>เพื่อควบคุมการเปลี่ยนแปลงของโค้ดในโปรเจค ประโยชน์ที่สำคัญ</w:t>
      </w:r>
      <w:r w:rsidR="006E60A6">
        <w:rPr>
          <w:rFonts w:cs="TH SarabunPSK" w:hint="cs"/>
          <w:szCs w:val="32"/>
          <w:cs/>
        </w:rPr>
        <w:t xml:space="preserve"> </w:t>
      </w:r>
      <w:r>
        <w:rPr>
          <w:rFonts w:cs="TH SarabunPSK" w:hint="cs"/>
          <w:szCs w:val="32"/>
          <w:cs/>
        </w:rPr>
        <w:t>คือ</w:t>
      </w:r>
      <w:r w:rsidR="006E60A6">
        <w:rPr>
          <w:rFonts w:cs="TH SarabunPSK" w:hint="cs"/>
          <w:szCs w:val="32"/>
          <w:cs/>
        </w:rPr>
        <w:t xml:space="preserve"> </w:t>
      </w:r>
      <w:r>
        <w:rPr>
          <w:rFonts w:cs="TH SarabunPSK" w:hint="cs"/>
          <w:szCs w:val="32"/>
          <w:cs/>
        </w:rPr>
        <w:t>โปรแกรมสามารถเก็บประวัติการแก้ไขโค้ดไว้ทุกครั้ง</w:t>
      </w:r>
      <w:r w:rsidR="006E60A6">
        <w:rPr>
          <w:rFonts w:cs="TH SarabunPSK" w:hint="cs"/>
          <w:szCs w:val="32"/>
          <w:cs/>
        </w:rPr>
        <w:t xml:space="preserve"> </w:t>
      </w:r>
      <w:r>
        <w:rPr>
          <w:rFonts w:cs="TH SarabunPSK" w:hint="cs"/>
          <w:szCs w:val="32"/>
          <w:cs/>
        </w:rPr>
        <w:t>และรู้ได้ว่าโค้ดตรงไหนมีการเปลี่ยนแปลง ช่วยให้นักพัฒนาที่ทำงานร่วมกันรวมงานกันได้ง่ายขึ้น สามารถจัดการโครงงานได้อย่างเป็นระบบ</w:t>
      </w:r>
    </w:p>
    <w:p w:rsidR="007015D3" w:rsidRPr="00FB2D08" w:rsidRDefault="00390053" w:rsidP="00FB2D08">
      <w:pPr>
        <w:pStyle w:val="a7"/>
        <w:numPr>
          <w:ilvl w:val="0"/>
          <w:numId w:val="363"/>
        </w:numPr>
        <w:tabs>
          <w:tab w:val="left" w:pos="1134"/>
        </w:tabs>
        <w:ind w:left="0" w:firstLine="709"/>
        <w:rPr>
          <w:rFonts w:cs="TH SarabunPSK"/>
          <w:color w:val="000000" w:themeColor="text1"/>
          <w:szCs w:val="32"/>
        </w:rPr>
      </w:pPr>
      <w:r>
        <w:rPr>
          <w:rFonts w:cs="TH SarabunPSK"/>
          <w:szCs w:val="32"/>
        </w:rPr>
        <w:t xml:space="preserve">Team Viewer </w:t>
      </w:r>
      <w:r>
        <w:rPr>
          <w:rFonts w:cs="TH SarabunPSK" w:hint="cs"/>
          <w:szCs w:val="32"/>
          <w:cs/>
        </w:rPr>
        <w:t xml:space="preserve">คือ </w:t>
      </w:r>
      <w:r w:rsidRPr="00390053">
        <w:rPr>
          <w:rFonts w:cs="TH SarabunPSK"/>
          <w:sz w:val="24"/>
          <w:szCs w:val="32"/>
          <w:cs/>
        </w:rPr>
        <w:t xml:space="preserve">โปรแกรมประเภทรีโมทระยะไกล เพื่อเชื่อมต่อการทำงานระหว่างเครื่อง </w:t>
      </w:r>
      <w:r w:rsidRPr="00390053">
        <w:rPr>
          <w:rFonts w:cs="TH SarabunPSK"/>
        </w:rPr>
        <w:t xml:space="preserve">Computer PC </w:t>
      </w:r>
      <w:r w:rsidRPr="00390053">
        <w:rPr>
          <w:rFonts w:cs="TH SarabunPSK"/>
          <w:sz w:val="24"/>
          <w:szCs w:val="32"/>
          <w:cs/>
        </w:rPr>
        <w:t>สองเครื่องที่อยู่ต่างสถานที่กัน</w:t>
      </w:r>
    </w:p>
    <w:p w:rsidR="001C2674" w:rsidRDefault="003B1D38" w:rsidP="00A87D64">
      <w:pPr>
        <w:pStyle w:val="2"/>
        <w:rPr>
          <w:color w:val="000000" w:themeColor="text1"/>
        </w:rPr>
      </w:pPr>
      <w:bookmarkStart w:id="42" w:name="_Toc515323173"/>
      <w:bookmarkEnd w:id="30"/>
      <w:r w:rsidRPr="007E1804">
        <w:rPr>
          <w:color w:val="000000" w:themeColor="text1"/>
          <w:cs/>
        </w:rPr>
        <w:t>ขั้นตอนในการดำเนินโครงงาน</w:t>
      </w:r>
      <w:bookmarkEnd w:id="42"/>
    </w:p>
    <w:p w:rsidR="001F7887" w:rsidRPr="00C378BA" w:rsidRDefault="00AF6D13" w:rsidP="00C378BA">
      <w:pPr>
        <w:ind w:firstLine="709"/>
      </w:pPr>
      <w:r>
        <w:rPr>
          <w:rFonts w:hint="cs"/>
          <w:cs/>
        </w:rPr>
        <w:t xml:space="preserve">ในการดำเนินโครงงานเริ่มจากผู้ดำเนินโครงงาน และผู้ที่มีส่วนเกี่ยวข้องของระบบบุคลากร </w:t>
      </w:r>
      <w:r w:rsidR="006E60A6" w:rsidRPr="00971A19">
        <w:rPr>
          <w:cs/>
        </w:rPr>
        <w:t xml:space="preserve">สำนักงานป้องกันควบคุมโรคที่ </w:t>
      </w:r>
      <w:r w:rsidR="006E60A6" w:rsidRPr="00971A19">
        <w:t xml:space="preserve">6 </w:t>
      </w:r>
      <w:r w:rsidR="006E60A6" w:rsidRPr="00971A19">
        <w:rPr>
          <w:cs/>
        </w:rPr>
        <w:t xml:space="preserve">จังหวัดชลบุรี </w:t>
      </w:r>
      <w:r>
        <w:rPr>
          <w:rFonts w:hint="cs"/>
          <w:cs/>
        </w:rPr>
        <w:t>ได้ทำการออกแบบ</w:t>
      </w:r>
      <w:r w:rsidR="00C378BA">
        <w:rPr>
          <w:rFonts w:hint="cs"/>
          <w:cs/>
        </w:rPr>
        <w:t xml:space="preserve">หน้าจอการทำงาน </w:t>
      </w:r>
      <w:r w:rsidR="00C378BA">
        <w:t xml:space="preserve">(User Interface) </w:t>
      </w:r>
      <w:r w:rsidR="00C378BA">
        <w:rPr>
          <w:rFonts w:hint="cs"/>
          <w:cs/>
        </w:rPr>
        <w:t>ออกแบบลำดับการทำงานของระบบ</w:t>
      </w:r>
      <w:r w:rsidR="006E60A6">
        <w:rPr>
          <w:rFonts w:hint="cs"/>
          <w:cs/>
        </w:rPr>
        <w:t xml:space="preserve"> </w:t>
      </w:r>
      <w:r w:rsidR="00C378BA">
        <w:rPr>
          <w:rFonts w:hint="cs"/>
          <w:cs/>
        </w:rPr>
        <w:t>และสร้างฐานข้อมูลเพื่อที่จะรองรับข้อมูลที่เกี่ยวข้องกับระบบ</w:t>
      </w:r>
      <w:r w:rsidR="006E60A6">
        <w:rPr>
          <w:rFonts w:hint="cs"/>
          <w:cs/>
        </w:rPr>
        <w:t xml:space="preserve"> </w:t>
      </w:r>
      <w:r w:rsidR="00C378BA">
        <w:rPr>
          <w:rFonts w:hint="cs"/>
          <w:cs/>
        </w:rPr>
        <w:t>เพื่อให้ระบบสามารถใช้งานได้อย่างมีประสิทธิภาพ</w:t>
      </w:r>
      <w:r w:rsidR="008406EA">
        <w:rPr>
          <w:rFonts w:hint="cs"/>
          <w:cs/>
        </w:rPr>
        <w:t xml:space="preserve"> </w:t>
      </w:r>
      <w:r w:rsidR="00C378BA">
        <w:rPr>
          <w:rFonts w:hint="cs"/>
          <w:cs/>
        </w:rPr>
        <w:t>โดยรายละเอียดของขั้นตอนการดำเนินโครงงาน</w:t>
      </w:r>
      <w:r w:rsidR="004230AD">
        <w:rPr>
          <w:rFonts w:hint="cs"/>
          <w:cs/>
        </w:rPr>
        <w:t xml:space="preserve"> </w:t>
      </w:r>
      <w:r w:rsidR="00C378BA">
        <w:rPr>
          <w:rFonts w:hint="cs"/>
          <w:cs/>
        </w:rPr>
        <w:t>ประกอบด้วย</w:t>
      </w:r>
    </w:p>
    <w:p w:rsidR="0061390B" w:rsidRPr="007E1804" w:rsidRDefault="00C378BA" w:rsidP="00727605">
      <w:pPr>
        <w:pStyle w:val="11"/>
        <w:numPr>
          <w:ilvl w:val="0"/>
          <w:numId w:val="692"/>
        </w:numPr>
        <w:tabs>
          <w:tab w:val="left" w:pos="1080"/>
        </w:tabs>
        <w:spacing w:line="276" w:lineRule="auto"/>
        <w:ind w:left="0" w:firstLine="720"/>
        <w:jc w:val="thaiDistribute"/>
        <w:rPr>
          <w:color w:val="000000" w:themeColor="text1"/>
        </w:rPr>
      </w:pPr>
      <w:r w:rsidRPr="00C064E6">
        <w:rPr>
          <w:rFonts w:hint="cs"/>
          <w:cs/>
        </w:rPr>
        <w:lastRenderedPageBreak/>
        <w:t>ปรึกษากับอาจารย์ที่ปรึกษา เรื่องหัวข้อโครงงาน และขอบเขตในการปฏิบัติงาน</w:t>
      </w:r>
      <w:r w:rsidR="0061390B" w:rsidRPr="007E1804">
        <w:rPr>
          <w:color w:val="000000" w:themeColor="text1"/>
          <w:cs/>
        </w:rPr>
        <w:t xml:space="preserve">  </w:t>
      </w:r>
    </w:p>
    <w:p w:rsidR="0061390B" w:rsidRPr="008A74AD" w:rsidRDefault="00C378BA" w:rsidP="00727605">
      <w:pPr>
        <w:pStyle w:val="11"/>
        <w:numPr>
          <w:ilvl w:val="0"/>
          <w:numId w:val="692"/>
        </w:numPr>
        <w:tabs>
          <w:tab w:val="left" w:pos="1080"/>
        </w:tabs>
        <w:spacing w:line="276" w:lineRule="auto"/>
        <w:ind w:left="0" w:firstLine="720"/>
        <w:jc w:val="thaiDistribute"/>
        <w:rPr>
          <w:color w:val="000000" w:themeColor="text1"/>
        </w:rPr>
      </w:pPr>
      <w:r w:rsidRPr="00C064E6">
        <w:rPr>
          <w:cs/>
        </w:rPr>
        <w:t>สอบถามความต้องการ</w:t>
      </w:r>
      <w:r w:rsidRPr="00C064E6">
        <w:rPr>
          <w:rFonts w:hint="cs"/>
          <w:cs/>
        </w:rPr>
        <w:t xml:space="preserve"> </w:t>
      </w:r>
      <w:r w:rsidRPr="00C064E6">
        <w:rPr>
          <w:cs/>
        </w:rPr>
        <w:t xml:space="preserve"> </w:t>
      </w:r>
      <w:r w:rsidRPr="00C064E6">
        <w:t>(Requirement)</w:t>
      </w:r>
      <w:r w:rsidRPr="00C064E6">
        <w:rPr>
          <w:rFonts w:hint="cs"/>
          <w:cs/>
        </w:rPr>
        <w:t xml:space="preserve"> ของผู้ใช้งานระบบและหน่วยงานที่เกี่ยวข้อง </w:t>
      </w:r>
      <w:r w:rsidRPr="00C064E6">
        <w:rPr>
          <w:cs/>
        </w:rPr>
        <w:br/>
      </w:r>
      <w:r w:rsidRPr="00C064E6">
        <w:rPr>
          <w:rFonts w:hint="cs"/>
          <w:cs/>
        </w:rPr>
        <w:t>เพื่อนำมาเป็นแบบแผนการทำงาน และเขียนขอบเขตของระบบ</w:t>
      </w:r>
      <w:r w:rsidR="0061390B" w:rsidRPr="008A74AD">
        <w:rPr>
          <w:color w:val="000000" w:themeColor="text1"/>
          <w:cs/>
        </w:rPr>
        <w:t xml:space="preserve"> </w:t>
      </w:r>
    </w:p>
    <w:p w:rsidR="0061390B" w:rsidRPr="007E1804" w:rsidRDefault="00C378BA" w:rsidP="00727605">
      <w:pPr>
        <w:pStyle w:val="11"/>
        <w:numPr>
          <w:ilvl w:val="0"/>
          <w:numId w:val="692"/>
        </w:numPr>
        <w:tabs>
          <w:tab w:val="left" w:pos="1080"/>
        </w:tabs>
        <w:spacing w:line="276" w:lineRule="auto"/>
        <w:ind w:left="0" w:firstLine="720"/>
        <w:jc w:val="thaiDistribute"/>
        <w:rPr>
          <w:color w:val="000000" w:themeColor="text1"/>
        </w:rPr>
      </w:pPr>
      <w:r w:rsidRPr="00C064E6">
        <w:rPr>
          <w:rFonts w:hint="cs"/>
          <w:cs/>
        </w:rPr>
        <w:t>วางแผนและออกแบบโปรแกรม และหน้าจอของระบบ</w:t>
      </w:r>
      <w:r w:rsidR="005820F1" w:rsidRPr="007E1804">
        <w:rPr>
          <w:color w:val="000000" w:themeColor="text1"/>
          <w:cs/>
        </w:rPr>
        <w:tab/>
      </w:r>
      <w:r w:rsidR="005820F1" w:rsidRPr="007E1804">
        <w:rPr>
          <w:color w:val="000000" w:themeColor="text1"/>
          <w:cs/>
        </w:rPr>
        <w:tab/>
      </w:r>
      <w:r w:rsidR="0061390B" w:rsidRPr="007E1804">
        <w:rPr>
          <w:color w:val="000000" w:themeColor="text1"/>
          <w:cs/>
        </w:rPr>
        <w:t xml:space="preserve"> </w:t>
      </w:r>
    </w:p>
    <w:p w:rsidR="005820F1" w:rsidRPr="007E1804" w:rsidRDefault="005820F1" w:rsidP="00727605">
      <w:pPr>
        <w:pStyle w:val="a7"/>
        <w:numPr>
          <w:ilvl w:val="0"/>
          <w:numId w:val="693"/>
        </w:numPr>
        <w:tabs>
          <w:tab w:val="left" w:pos="450"/>
          <w:tab w:val="left" w:pos="1080"/>
        </w:tabs>
        <w:spacing w:before="0"/>
        <w:rPr>
          <w:rFonts w:cs="TH SarabunPSK"/>
          <w:vanish/>
          <w:color w:val="000000" w:themeColor="text1"/>
          <w:szCs w:val="32"/>
          <w:cs/>
        </w:rPr>
      </w:pPr>
    </w:p>
    <w:p w:rsidR="005820F1" w:rsidRPr="007E1804" w:rsidRDefault="005820F1" w:rsidP="00727605">
      <w:pPr>
        <w:pStyle w:val="a7"/>
        <w:numPr>
          <w:ilvl w:val="0"/>
          <w:numId w:val="693"/>
        </w:numPr>
        <w:tabs>
          <w:tab w:val="left" w:pos="450"/>
          <w:tab w:val="left" w:pos="1080"/>
        </w:tabs>
        <w:spacing w:before="0"/>
        <w:rPr>
          <w:rFonts w:cs="TH SarabunPSK"/>
          <w:vanish/>
          <w:color w:val="000000" w:themeColor="text1"/>
          <w:szCs w:val="32"/>
          <w:cs/>
        </w:rPr>
      </w:pPr>
    </w:p>
    <w:p w:rsidR="005820F1" w:rsidRPr="007E1804" w:rsidRDefault="005820F1" w:rsidP="00727605">
      <w:pPr>
        <w:pStyle w:val="a7"/>
        <w:numPr>
          <w:ilvl w:val="0"/>
          <w:numId w:val="693"/>
        </w:numPr>
        <w:tabs>
          <w:tab w:val="left" w:pos="450"/>
          <w:tab w:val="left" w:pos="1080"/>
        </w:tabs>
        <w:spacing w:before="0"/>
        <w:rPr>
          <w:rFonts w:cs="TH SarabunPSK"/>
          <w:vanish/>
          <w:color w:val="000000" w:themeColor="text1"/>
          <w:szCs w:val="32"/>
          <w:cs/>
        </w:rPr>
      </w:pPr>
    </w:p>
    <w:p w:rsidR="005820F1" w:rsidRPr="007E1804" w:rsidRDefault="005820F1" w:rsidP="00727605">
      <w:pPr>
        <w:pStyle w:val="a7"/>
        <w:numPr>
          <w:ilvl w:val="0"/>
          <w:numId w:val="693"/>
        </w:numPr>
        <w:tabs>
          <w:tab w:val="left" w:pos="450"/>
          <w:tab w:val="left" w:pos="1080"/>
        </w:tabs>
        <w:spacing w:before="0"/>
        <w:rPr>
          <w:rFonts w:cs="TH SarabunPSK"/>
          <w:vanish/>
          <w:color w:val="000000" w:themeColor="text1"/>
          <w:szCs w:val="32"/>
          <w:cs/>
        </w:rPr>
      </w:pPr>
    </w:p>
    <w:p w:rsidR="00C378BA" w:rsidRPr="00C378BA" w:rsidRDefault="00C378BA" w:rsidP="00727605">
      <w:pPr>
        <w:pStyle w:val="11"/>
        <w:numPr>
          <w:ilvl w:val="0"/>
          <w:numId w:val="692"/>
        </w:numPr>
        <w:tabs>
          <w:tab w:val="left" w:pos="1080"/>
        </w:tabs>
        <w:spacing w:line="276" w:lineRule="auto"/>
        <w:ind w:left="0" w:firstLine="720"/>
        <w:jc w:val="thaiDistribute"/>
        <w:rPr>
          <w:color w:val="000000" w:themeColor="text1"/>
        </w:rPr>
      </w:pPr>
      <w:r w:rsidRPr="00C064E6">
        <w:rPr>
          <w:rFonts w:hint="cs"/>
          <w:cs/>
        </w:rPr>
        <w:t>ดำเนินงานปฏิบัติงานตามแผนที่ได้วางไว้</w:t>
      </w:r>
    </w:p>
    <w:p w:rsidR="0061390B" w:rsidRDefault="00C378BA" w:rsidP="00727605">
      <w:pPr>
        <w:pStyle w:val="11"/>
        <w:numPr>
          <w:ilvl w:val="0"/>
          <w:numId w:val="692"/>
        </w:numPr>
        <w:tabs>
          <w:tab w:val="left" w:pos="1080"/>
        </w:tabs>
        <w:spacing w:line="276" w:lineRule="auto"/>
        <w:ind w:left="0" w:firstLine="720"/>
        <w:jc w:val="thaiDistribute"/>
        <w:rPr>
          <w:color w:val="000000" w:themeColor="text1"/>
        </w:rPr>
      </w:pPr>
      <w:r>
        <w:rPr>
          <w:rFonts w:hint="cs"/>
          <w:cs/>
        </w:rPr>
        <w:t>ทดสอบระบบ</w:t>
      </w:r>
      <w:r w:rsidRPr="00C064E6">
        <w:rPr>
          <w:rFonts w:hint="cs"/>
          <w:cs/>
        </w:rPr>
        <w:t>หาข้อผิดพลาดที่เกิดขึ้น</w:t>
      </w:r>
      <w:r w:rsidR="0061390B" w:rsidRPr="007E1804">
        <w:rPr>
          <w:color w:val="000000" w:themeColor="text1"/>
          <w:cs/>
        </w:rPr>
        <w:t xml:space="preserve"> </w:t>
      </w:r>
    </w:p>
    <w:p w:rsidR="00C378BA" w:rsidRDefault="00C378BA" w:rsidP="00727605">
      <w:pPr>
        <w:pStyle w:val="11"/>
        <w:numPr>
          <w:ilvl w:val="0"/>
          <w:numId w:val="692"/>
        </w:numPr>
        <w:tabs>
          <w:tab w:val="left" w:pos="1080"/>
        </w:tabs>
        <w:spacing w:line="276" w:lineRule="auto"/>
        <w:ind w:left="0" w:firstLine="720"/>
        <w:jc w:val="thaiDistribute"/>
        <w:rPr>
          <w:color w:val="000000" w:themeColor="text1"/>
        </w:rPr>
      </w:pPr>
      <w:r>
        <w:rPr>
          <w:rFonts w:hint="cs"/>
          <w:color w:val="000000" w:themeColor="text1"/>
          <w:cs/>
        </w:rPr>
        <w:t>แก้ไขข้อผิดพลาดของระบบ</w:t>
      </w:r>
    </w:p>
    <w:p w:rsidR="00C378BA" w:rsidRPr="007E1804" w:rsidRDefault="00C378BA" w:rsidP="00727605">
      <w:pPr>
        <w:pStyle w:val="11"/>
        <w:numPr>
          <w:ilvl w:val="0"/>
          <w:numId w:val="692"/>
        </w:numPr>
        <w:tabs>
          <w:tab w:val="left" w:pos="1080"/>
        </w:tabs>
        <w:spacing w:line="276" w:lineRule="auto"/>
        <w:ind w:left="0" w:firstLine="720"/>
        <w:jc w:val="thaiDistribute"/>
        <w:rPr>
          <w:color w:val="000000" w:themeColor="text1"/>
        </w:rPr>
      </w:pPr>
      <w:r w:rsidRPr="00C064E6">
        <w:rPr>
          <w:rFonts w:hint="cs"/>
          <w:cs/>
        </w:rPr>
        <w:t>รายงานความคืบหน้าให้อาจารย์ที่ปรึกษาแ</w:t>
      </w:r>
      <w:r>
        <w:rPr>
          <w:rFonts w:hint="cs"/>
          <w:cs/>
        </w:rPr>
        <w:t>ละผู้ที่เกี่ยวข้องกับโครงงาน</w:t>
      </w:r>
    </w:p>
    <w:p w:rsidR="002824AB" w:rsidRPr="002824AB" w:rsidRDefault="002D5466" w:rsidP="000239CE">
      <w:pPr>
        <w:pStyle w:val="2"/>
        <w:spacing w:before="240"/>
        <w:rPr>
          <w:color w:val="000000" w:themeColor="text1"/>
        </w:rPr>
      </w:pPr>
      <w:bookmarkStart w:id="43" w:name="_Toc420265817"/>
      <w:bookmarkStart w:id="44" w:name="_Toc515323179"/>
      <w:r w:rsidRPr="007E1804">
        <w:rPr>
          <w:color w:val="000000" w:themeColor="text1"/>
          <w:cs/>
        </w:rPr>
        <w:t>แผนใน</w:t>
      </w:r>
      <w:bookmarkEnd w:id="43"/>
      <w:r w:rsidR="003D63AD" w:rsidRPr="007E1804">
        <w:rPr>
          <w:color w:val="000000" w:themeColor="text1"/>
          <w:cs/>
        </w:rPr>
        <w:t>กา</w:t>
      </w:r>
      <w:r w:rsidR="003B1D38" w:rsidRPr="007E1804">
        <w:rPr>
          <w:color w:val="000000" w:themeColor="text1"/>
          <w:cs/>
        </w:rPr>
        <w:t>รดำเนินโครงงาน</w:t>
      </w:r>
      <w:bookmarkEnd w:id="44"/>
    </w:p>
    <w:p w:rsidR="00FB4CF9" w:rsidRDefault="004B753A" w:rsidP="00494496">
      <w:pPr>
        <w:ind w:firstLine="720"/>
        <w:rPr>
          <w:color w:val="000000" w:themeColor="text1"/>
        </w:rPr>
      </w:pPr>
      <w:r>
        <w:rPr>
          <w:rFonts w:hint="cs"/>
          <w:cs/>
        </w:rPr>
        <w:t>แผนในการดำเนินโครงงาน</w:t>
      </w:r>
      <w:r w:rsidRPr="007E1804">
        <w:rPr>
          <w:color w:val="000000" w:themeColor="text1"/>
          <w:cs/>
        </w:rPr>
        <w:t>วิศวกรรมซอฟต์แวร์</w:t>
      </w:r>
      <w:r>
        <w:rPr>
          <w:rFonts w:hint="cs"/>
          <w:cs/>
        </w:rPr>
        <w:t>ของนายสุริยะ เต่าทองคำ แต่เดิม</w:t>
      </w:r>
      <w:r>
        <w:rPr>
          <w:cs/>
        </w:rPr>
        <w:br/>
      </w:r>
      <w:r>
        <w:rPr>
          <w:rFonts w:hint="cs"/>
          <w:cs/>
        </w:rPr>
        <w:t>ได้มีการพัฒนาโมบายแอปพลิเคชันระบบ</w:t>
      </w:r>
      <w:r w:rsidR="00494496">
        <w:rPr>
          <w:rFonts w:hint="cs"/>
          <w:cs/>
        </w:rPr>
        <w:t xml:space="preserve">แนะนำการท่องเที่ยวเฉพาะบุคคล </w:t>
      </w:r>
      <w:r>
        <w:rPr>
          <w:rFonts w:hint="cs"/>
          <w:cs/>
        </w:rPr>
        <w:t xml:space="preserve">ดำเนินโครงงานตั้งแต่วันที่ </w:t>
      </w:r>
      <w:r>
        <w:t xml:space="preserve">6 </w:t>
      </w:r>
      <w:r>
        <w:rPr>
          <w:rFonts w:hint="cs"/>
          <w:cs/>
        </w:rPr>
        <w:t xml:space="preserve">มกราคม </w:t>
      </w:r>
      <w:r w:rsidRPr="007E1804">
        <w:rPr>
          <w:color w:val="000000" w:themeColor="text1"/>
          <w:cs/>
        </w:rPr>
        <w:t>พ.ศ. 2561</w:t>
      </w:r>
      <w:r>
        <w:rPr>
          <w:rFonts w:hint="cs"/>
          <w:color w:val="000000" w:themeColor="text1"/>
          <w:cs/>
        </w:rPr>
        <w:t xml:space="preserve"> จนถึง</w:t>
      </w:r>
      <w:r w:rsidRPr="007E1804">
        <w:rPr>
          <w:color w:val="000000" w:themeColor="text1"/>
          <w:cs/>
        </w:rPr>
        <w:t xml:space="preserve">วันที่ </w:t>
      </w:r>
      <w:r>
        <w:rPr>
          <w:color w:val="000000" w:themeColor="text1"/>
        </w:rPr>
        <w:t>21</w:t>
      </w:r>
      <w:r w:rsidRPr="007E1804">
        <w:rPr>
          <w:color w:val="000000" w:themeColor="text1"/>
          <w:cs/>
        </w:rPr>
        <w:t xml:space="preserve"> </w:t>
      </w:r>
      <w:r>
        <w:rPr>
          <w:rFonts w:hint="cs"/>
          <w:color w:val="000000" w:themeColor="text1"/>
          <w:cs/>
        </w:rPr>
        <w:t>เมษายน</w:t>
      </w:r>
      <w:r w:rsidRPr="007E1804">
        <w:rPr>
          <w:color w:val="000000" w:themeColor="text1"/>
          <w:cs/>
        </w:rPr>
        <w:t xml:space="preserve"> พ.ศ. 2561</w:t>
      </w:r>
      <w:r>
        <w:rPr>
          <w:rFonts w:hint="cs"/>
          <w:color w:val="000000" w:themeColor="text1"/>
          <w:cs/>
        </w:rPr>
        <w:t xml:space="preserve"> </w:t>
      </w:r>
      <w:r w:rsidR="008E133D" w:rsidRPr="007E1804">
        <w:rPr>
          <w:color w:val="000000" w:themeColor="text1"/>
          <w:cs/>
        </w:rPr>
        <w:t xml:space="preserve">ประจำภาคการศึกษาที่ 2 </w:t>
      </w:r>
      <w:r w:rsidR="008E133D">
        <w:rPr>
          <w:color w:val="000000" w:themeColor="text1"/>
          <w:cs/>
        </w:rPr>
        <w:br/>
      </w:r>
      <w:r w:rsidR="008E133D" w:rsidRPr="007E1804">
        <w:rPr>
          <w:color w:val="000000" w:themeColor="text1"/>
          <w:cs/>
        </w:rPr>
        <w:t>ปีการศึกษา 2560</w:t>
      </w:r>
      <w:r w:rsidR="008E133D">
        <w:rPr>
          <w:rFonts w:hint="cs"/>
          <w:color w:val="000000" w:themeColor="text1"/>
          <w:cs/>
        </w:rPr>
        <w:t xml:space="preserve"> </w:t>
      </w:r>
      <w:bookmarkStart w:id="45" w:name="_Toc420526494"/>
      <w:bookmarkStart w:id="46" w:name="_Toc420530166"/>
      <w:bookmarkStart w:id="47" w:name="_Toc420530185"/>
      <w:bookmarkStart w:id="48" w:name="_Toc420530461"/>
      <w:bookmarkStart w:id="49" w:name="_Toc420530480"/>
      <w:bookmarkStart w:id="50" w:name="_Toc420530499"/>
      <w:bookmarkStart w:id="51" w:name="_Toc420530518"/>
      <w:bookmarkStart w:id="52" w:name="_Toc420542593"/>
      <w:bookmarkStart w:id="53" w:name="_Toc420543124"/>
      <w:bookmarkStart w:id="54" w:name="_Toc420543186"/>
      <w:bookmarkStart w:id="55" w:name="_Toc424818439"/>
      <w:r w:rsidR="00014BF6">
        <w:rPr>
          <w:rFonts w:hint="cs"/>
          <w:color w:val="000000" w:themeColor="text1"/>
          <w:cs/>
        </w:rPr>
        <w:t xml:space="preserve">ดังตารางที่ </w:t>
      </w:r>
      <w:r w:rsidR="00014BF6">
        <w:rPr>
          <w:color w:val="000000" w:themeColor="text1"/>
        </w:rPr>
        <w:t>1-1</w:t>
      </w:r>
    </w:p>
    <w:p w:rsidR="00B34504" w:rsidRPr="007E1804" w:rsidRDefault="005F715F" w:rsidP="00A46731">
      <w:pPr>
        <w:pStyle w:val="af0"/>
        <w:spacing w:before="0" w:after="160"/>
        <w:rPr>
          <w:rFonts w:hint="cs"/>
          <w:color w:val="000000" w:themeColor="text1"/>
          <w:cs/>
        </w:rPr>
      </w:pPr>
      <w:bookmarkStart w:id="56" w:name="_Toc515231927"/>
      <w:r w:rsidRPr="007E1804">
        <w:rPr>
          <w:color w:val="000000" w:themeColor="text1"/>
          <w:cs/>
        </w:rPr>
        <w:t xml:space="preserve">ตารางที่ </w:t>
      </w:r>
      <w:r w:rsidR="00461282" w:rsidRPr="007E1804">
        <w:rPr>
          <w:color w:val="000000" w:themeColor="text1"/>
        </w:rPr>
        <w:fldChar w:fldCharType="begin"/>
      </w:r>
      <w:r w:rsidR="00461282" w:rsidRPr="007E1804">
        <w:rPr>
          <w:color w:val="000000" w:themeColor="text1"/>
        </w:rPr>
        <w:instrText xml:space="preserve"> STYLEREF 1 \s </w:instrText>
      </w:r>
      <w:r w:rsidR="00461282" w:rsidRPr="007E1804">
        <w:rPr>
          <w:color w:val="000000" w:themeColor="text1"/>
        </w:rPr>
        <w:fldChar w:fldCharType="separate"/>
      </w:r>
      <w:r w:rsidR="00F64315">
        <w:rPr>
          <w:noProof/>
          <w:color w:val="000000" w:themeColor="text1"/>
        </w:rPr>
        <w:t>1</w:t>
      </w:r>
      <w:r w:rsidR="00461282" w:rsidRPr="007E1804">
        <w:rPr>
          <w:noProof/>
          <w:color w:val="000000" w:themeColor="text1"/>
        </w:rPr>
        <w:fldChar w:fldCharType="end"/>
      </w:r>
      <w:r w:rsidR="00402ED5" w:rsidRPr="007E1804">
        <w:rPr>
          <w:color w:val="000000" w:themeColor="text1"/>
          <w:cs/>
        </w:rPr>
        <w:noBreakHyphen/>
      </w:r>
      <w:r w:rsidR="00461282" w:rsidRPr="007E1804">
        <w:rPr>
          <w:color w:val="000000" w:themeColor="text1"/>
        </w:rPr>
        <w:fldChar w:fldCharType="begin"/>
      </w:r>
      <w:r w:rsidR="00461282" w:rsidRPr="007E1804">
        <w:rPr>
          <w:color w:val="000000" w:themeColor="text1"/>
        </w:rPr>
        <w:instrText xml:space="preserve"> SEQ </w:instrText>
      </w:r>
      <w:r w:rsidR="00461282" w:rsidRPr="007E1804">
        <w:rPr>
          <w:color w:val="000000" w:themeColor="text1"/>
          <w:cs/>
        </w:rPr>
        <w:instrText xml:space="preserve">ตารางที่ </w:instrText>
      </w:r>
      <w:r w:rsidR="00461282" w:rsidRPr="007E1804">
        <w:rPr>
          <w:color w:val="000000" w:themeColor="text1"/>
        </w:rPr>
        <w:instrText xml:space="preserve">\* ARABIC \s 1 </w:instrText>
      </w:r>
      <w:r w:rsidR="00461282" w:rsidRPr="007E1804">
        <w:rPr>
          <w:color w:val="000000" w:themeColor="text1"/>
        </w:rPr>
        <w:fldChar w:fldCharType="separate"/>
      </w:r>
      <w:r w:rsidR="00F64315">
        <w:rPr>
          <w:noProof/>
          <w:color w:val="000000" w:themeColor="text1"/>
        </w:rPr>
        <w:t>1</w:t>
      </w:r>
      <w:r w:rsidR="00461282" w:rsidRPr="007E1804">
        <w:rPr>
          <w:noProof/>
          <w:color w:val="000000" w:themeColor="text1"/>
        </w:rPr>
        <w:fldChar w:fldCharType="end"/>
      </w:r>
      <w:r w:rsidRPr="007E1804">
        <w:rPr>
          <w:color w:val="000000" w:themeColor="text1"/>
          <w:cs/>
        </w:rPr>
        <w:t xml:space="preserve">  </w:t>
      </w:r>
      <w:bookmarkEnd w:id="45"/>
      <w:bookmarkEnd w:id="46"/>
      <w:bookmarkEnd w:id="47"/>
      <w:bookmarkEnd w:id="48"/>
      <w:bookmarkEnd w:id="49"/>
      <w:bookmarkEnd w:id="50"/>
      <w:bookmarkEnd w:id="51"/>
      <w:bookmarkEnd w:id="52"/>
      <w:bookmarkEnd w:id="53"/>
      <w:bookmarkEnd w:id="54"/>
      <w:bookmarkEnd w:id="55"/>
      <w:r w:rsidR="00885922" w:rsidRPr="007E1804">
        <w:rPr>
          <w:color w:val="000000" w:themeColor="text1"/>
          <w:cs/>
        </w:rPr>
        <w:t>แผนการดำเนินโครงงาน</w:t>
      </w:r>
      <w:bookmarkEnd w:id="56"/>
    </w:p>
    <w:tbl>
      <w:tblPr>
        <w:tblStyle w:val="af"/>
        <w:tblW w:w="4875" w:type="pct"/>
        <w:jc w:val="center"/>
        <w:tblLayout w:type="fixed"/>
        <w:tblLook w:val="04A0" w:firstRow="1" w:lastRow="0" w:firstColumn="1" w:lastColumn="0" w:noHBand="0" w:noVBand="1"/>
      </w:tblPr>
      <w:tblGrid>
        <w:gridCol w:w="533"/>
        <w:gridCol w:w="2622"/>
        <w:gridCol w:w="279"/>
        <w:gridCol w:w="278"/>
        <w:gridCol w:w="273"/>
        <w:gridCol w:w="289"/>
        <w:gridCol w:w="271"/>
        <w:gridCol w:w="263"/>
        <w:gridCol w:w="276"/>
        <w:gridCol w:w="274"/>
        <w:gridCol w:w="248"/>
        <w:gridCol w:w="254"/>
        <w:gridCol w:w="248"/>
        <w:gridCol w:w="259"/>
        <w:gridCol w:w="244"/>
        <w:gridCol w:w="248"/>
        <w:gridCol w:w="244"/>
        <w:gridCol w:w="259"/>
        <w:gridCol w:w="238"/>
        <w:gridCol w:w="238"/>
        <w:gridCol w:w="238"/>
        <w:gridCol w:w="236"/>
      </w:tblGrid>
      <w:tr w:rsidR="00B221AC" w:rsidRPr="007E1804" w:rsidTr="00A46731">
        <w:trPr>
          <w:cantSplit/>
          <w:trHeight w:val="585"/>
          <w:tblHeader/>
          <w:jc w:val="center"/>
        </w:trPr>
        <w:tc>
          <w:tcPr>
            <w:tcW w:w="5000" w:type="pct"/>
            <w:gridSpan w:val="22"/>
            <w:vAlign w:val="center"/>
          </w:tcPr>
          <w:p w:rsidR="00B221AC" w:rsidRPr="007E1804" w:rsidRDefault="00B221AC" w:rsidP="00C8097C">
            <w:pPr>
              <w:jc w:val="center"/>
              <w:rPr>
                <w:b/>
                <w:bCs/>
                <w:color w:val="000000" w:themeColor="text1"/>
                <w:cs/>
              </w:rPr>
            </w:pPr>
            <w:r w:rsidRPr="007E1804">
              <w:rPr>
                <w:b/>
                <w:bCs/>
                <w:color w:val="000000" w:themeColor="text1"/>
                <w:cs/>
              </w:rPr>
              <w:t>แผนดำเนินโครงงาน</w:t>
            </w:r>
          </w:p>
        </w:tc>
      </w:tr>
      <w:tr w:rsidR="00A46731" w:rsidRPr="007E1804" w:rsidTr="002644D7">
        <w:trPr>
          <w:cantSplit/>
          <w:trHeight w:val="715"/>
          <w:tblHeader/>
          <w:jc w:val="center"/>
        </w:trPr>
        <w:tc>
          <w:tcPr>
            <w:tcW w:w="1898" w:type="pct"/>
            <w:gridSpan w:val="2"/>
            <w:vAlign w:val="center"/>
          </w:tcPr>
          <w:p w:rsidR="00B221AC" w:rsidRPr="007E1804" w:rsidRDefault="00B221AC" w:rsidP="00C8097C">
            <w:pPr>
              <w:pStyle w:val="a7"/>
              <w:ind w:left="337"/>
              <w:jc w:val="center"/>
              <w:rPr>
                <w:rFonts w:cs="TH SarabunPSK"/>
                <w:b/>
                <w:bCs/>
                <w:color w:val="000000" w:themeColor="text1"/>
              </w:rPr>
            </w:pPr>
            <w:r w:rsidRPr="007E1804">
              <w:rPr>
                <w:rFonts w:cs="TH SarabunPSK"/>
                <w:b/>
                <w:bCs/>
                <w:color w:val="000000" w:themeColor="text1"/>
                <w:cs/>
              </w:rPr>
              <w:t>งาน</w:t>
            </w:r>
          </w:p>
        </w:tc>
        <w:tc>
          <w:tcPr>
            <w:tcW w:w="673" w:type="pct"/>
            <w:gridSpan w:val="4"/>
            <w:vAlign w:val="center"/>
          </w:tcPr>
          <w:p w:rsidR="00B221AC" w:rsidRPr="007E1804" w:rsidRDefault="00B221AC" w:rsidP="00C8097C">
            <w:pPr>
              <w:jc w:val="center"/>
              <w:rPr>
                <w:b/>
                <w:bCs/>
                <w:color w:val="000000" w:themeColor="text1"/>
                <w:cs/>
              </w:rPr>
            </w:pPr>
            <w:r w:rsidRPr="007E1804">
              <w:rPr>
                <w:b/>
                <w:bCs/>
                <w:color w:val="000000" w:themeColor="text1"/>
                <w:cs/>
              </w:rPr>
              <w:t>ม.ค.</w:t>
            </w:r>
          </w:p>
        </w:tc>
        <w:tc>
          <w:tcPr>
            <w:tcW w:w="652" w:type="pct"/>
            <w:gridSpan w:val="4"/>
            <w:vAlign w:val="center"/>
          </w:tcPr>
          <w:p w:rsidR="00B221AC" w:rsidRPr="007E1804" w:rsidRDefault="00B221AC" w:rsidP="00C8097C">
            <w:pPr>
              <w:jc w:val="center"/>
              <w:rPr>
                <w:b/>
                <w:bCs/>
                <w:color w:val="000000" w:themeColor="text1"/>
              </w:rPr>
            </w:pPr>
            <w:r w:rsidRPr="007E1804">
              <w:rPr>
                <w:b/>
                <w:bCs/>
                <w:color w:val="000000" w:themeColor="text1"/>
                <w:cs/>
              </w:rPr>
              <w:t>ก.พ.</w:t>
            </w:r>
          </w:p>
        </w:tc>
        <w:tc>
          <w:tcPr>
            <w:tcW w:w="607" w:type="pct"/>
            <w:gridSpan w:val="4"/>
            <w:vAlign w:val="center"/>
          </w:tcPr>
          <w:p w:rsidR="00B221AC" w:rsidRPr="007E1804" w:rsidRDefault="00B221AC" w:rsidP="00C8097C">
            <w:pPr>
              <w:jc w:val="center"/>
              <w:rPr>
                <w:b/>
                <w:bCs/>
                <w:color w:val="000000" w:themeColor="text1"/>
              </w:rPr>
            </w:pPr>
            <w:r w:rsidRPr="007E1804">
              <w:rPr>
                <w:b/>
                <w:bCs/>
                <w:color w:val="000000" w:themeColor="text1"/>
                <w:cs/>
              </w:rPr>
              <w:t>มี.ค.</w:t>
            </w:r>
          </w:p>
        </w:tc>
        <w:tc>
          <w:tcPr>
            <w:tcW w:w="599" w:type="pct"/>
            <w:gridSpan w:val="4"/>
            <w:vAlign w:val="center"/>
          </w:tcPr>
          <w:p w:rsidR="00B221AC" w:rsidRPr="007E1804" w:rsidRDefault="00B221AC" w:rsidP="00C8097C">
            <w:pPr>
              <w:jc w:val="center"/>
              <w:rPr>
                <w:b/>
                <w:bCs/>
                <w:color w:val="000000" w:themeColor="text1"/>
              </w:rPr>
            </w:pPr>
            <w:r w:rsidRPr="007E1804">
              <w:rPr>
                <w:b/>
                <w:bCs/>
                <w:color w:val="000000" w:themeColor="text1"/>
                <w:cs/>
              </w:rPr>
              <w:t>เม.ย.</w:t>
            </w:r>
          </w:p>
        </w:tc>
        <w:tc>
          <w:tcPr>
            <w:tcW w:w="571" w:type="pct"/>
            <w:gridSpan w:val="4"/>
            <w:vAlign w:val="center"/>
          </w:tcPr>
          <w:p w:rsidR="00B221AC" w:rsidRPr="007E1804" w:rsidRDefault="00C26F79" w:rsidP="00B221AC">
            <w:pPr>
              <w:jc w:val="center"/>
              <w:rPr>
                <w:b/>
                <w:bCs/>
                <w:color w:val="000000" w:themeColor="text1"/>
                <w:cs/>
              </w:rPr>
            </w:pPr>
            <w:r w:rsidRPr="007E1804">
              <w:rPr>
                <w:b/>
                <w:bCs/>
                <w:color w:val="000000" w:themeColor="text1"/>
                <w:cs/>
              </w:rPr>
              <w:t>พ.ค.</w:t>
            </w: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cs/>
              </w:rPr>
              <w:t>1.</w:t>
            </w:r>
          </w:p>
        </w:tc>
        <w:tc>
          <w:tcPr>
            <w:tcW w:w="1577" w:type="pct"/>
            <w:vAlign w:val="center"/>
          </w:tcPr>
          <w:p w:rsidR="00A46731" w:rsidRPr="007E1804" w:rsidRDefault="00A46731" w:rsidP="00A46731">
            <w:r>
              <w:rPr>
                <w:rFonts w:hint="cs"/>
                <w:cs/>
              </w:rPr>
              <w:t xml:space="preserve">พัฒนาและแก้ไขส่วนการเข้าสู่ระบบโดยผู้ใช้ </w:t>
            </w:r>
            <w:r>
              <w:t>Facebook</w:t>
            </w:r>
          </w:p>
        </w:tc>
        <w:tc>
          <w:tcPr>
            <w:tcW w:w="168" w:type="pct"/>
            <w:vAlign w:val="center"/>
          </w:tcPr>
          <w:p w:rsidR="00A46731" w:rsidRPr="00A46731" w:rsidRDefault="00A46731" w:rsidP="00A46731">
            <w:pPr>
              <w:jc w:val="left"/>
              <w:rPr>
                <w:i/>
                <w:iCs/>
                <w:color w:val="000000" w:themeColor="text1"/>
              </w:rPr>
            </w:pPr>
          </w:p>
        </w:tc>
        <w:tc>
          <w:tcPr>
            <w:tcW w:w="167" w:type="pct"/>
            <w:vAlign w:val="center"/>
          </w:tcPr>
          <w:p w:rsidR="00A46731" w:rsidRPr="00A46731" w:rsidRDefault="00A46731" w:rsidP="00A46731">
            <w:pPr>
              <w:jc w:val="left"/>
              <w:rPr>
                <w:i/>
                <w:iCs/>
                <w:color w:val="000000" w:themeColor="text1"/>
              </w:rPr>
            </w:pPr>
            <w:r w:rsidRPr="00A46731">
              <w:rPr>
                <w:i/>
                <w:iCs/>
                <w:noProof/>
                <w:color w:val="000000" w:themeColor="text1"/>
              </w:rPr>
              <mc:AlternateContent>
                <mc:Choice Requires="wps">
                  <w:drawing>
                    <wp:anchor distT="0" distB="0" distL="114300" distR="114300" simplePos="0" relativeHeight="251783168" behindDoc="0" locked="0" layoutInCell="1" allowOverlap="1" wp14:anchorId="78E2E013" wp14:editId="32BB3BCE">
                      <wp:simplePos x="0" y="0"/>
                      <wp:positionH relativeFrom="column">
                        <wp:posOffset>-208280</wp:posOffset>
                      </wp:positionH>
                      <wp:positionV relativeFrom="paragraph">
                        <wp:posOffset>203200</wp:posOffset>
                      </wp:positionV>
                      <wp:extent cx="568325" cy="5715"/>
                      <wp:effectExtent l="25400" t="63500" r="0" b="70485"/>
                      <wp:wrapNone/>
                      <wp:docPr id="12" name="Straight Arrow Connector 12"/>
                      <wp:cNvGraphicFramePr/>
                      <a:graphic xmlns:a="http://schemas.openxmlformats.org/drawingml/2006/main">
                        <a:graphicData uri="http://schemas.microsoft.com/office/word/2010/wordprocessingShape">
                          <wps:wsp>
                            <wps:cNvCnPr/>
                            <wps:spPr>
                              <a:xfrm>
                                <a:off x="0" y="0"/>
                                <a:ext cx="56832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F5765C" id="_x0000_t32" coordsize="21600,21600" o:spt="32" o:oned="t" path="m,l21600,21600e" filled="f">
                      <v:path arrowok="t" fillok="f" o:connecttype="none"/>
                      <o:lock v:ext="edit" shapetype="t"/>
                    </v:shapetype>
                    <v:shape id="Straight Arrow Connector 12" o:spid="_x0000_s1026" type="#_x0000_t32" style="position:absolute;margin-left:-16.4pt;margin-top:16pt;width:44.75pt;height:.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" strokecolor="black [3200]" strokeweight="1pt">
                      <v:stroke startarrow="block" endarrow="block" joinstyle="miter"/>
                    </v:shape>
                  </w:pict>
                </mc:Fallback>
              </mc:AlternateContent>
            </w:r>
          </w:p>
        </w:tc>
        <w:tc>
          <w:tcPr>
            <w:tcW w:w="164" w:type="pct"/>
            <w:vAlign w:val="center"/>
          </w:tcPr>
          <w:p w:rsidR="00A46731" w:rsidRPr="00A46731" w:rsidRDefault="00A46731" w:rsidP="00A46731">
            <w:pPr>
              <w:jc w:val="left"/>
              <w:rPr>
                <w:i/>
                <w:iCs/>
                <w:color w:val="000000" w:themeColor="text1"/>
              </w:rPr>
            </w:pPr>
          </w:p>
        </w:tc>
        <w:tc>
          <w:tcPr>
            <w:tcW w:w="174" w:type="pct"/>
            <w:vAlign w:val="center"/>
          </w:tcPr>
          <w:p w:rsidR="00A46731" w:rsidRPr="00A46731" w:rsidRDefault="00A46731" w:rsidP="00A46731">
            <w:pPr>
              <w:jc w:val="left"/>
              <w:rPr>
                <w:i/>
                <w:iCs/>
                <w:color w:val="000000" w:themeColor="text1"/>
              </w:rPr>
            </w:pPr>
          </w:p>
        </w:tc>
        <w:tc>
          <w:tcPr>
            <w:tcW w:w="163" w:type="pct"/>
            <w:vAlign w:val="center"/>
          </w:tcPr>
          <w:p w:rsidR="00A46731" w:rsidRPr="00A46731" w:rsidRDefault="00A46731" w:rsidP="00A46731">
            <w:pPr>
              <w:jc w:val="left"/>
              <w:rPr>
                <w:i/>
                <w:iCs/>
                <w:color w:val="000000" w:themeColor="text1"/>
              </w:rPr>
            </w:pPr>
          </w:p>
        </w:tc>
        <w:tc>
          <w:tcPr>
            <w:tcW w:w="158" w:type="pct"/>
            <w:vAlign w:val="center"/>
          </w:tcPr>
          <w:p w:rsidR="00A46731" w:rsidRPr="00A46731" w:rsidRDefault="00A46731" w:rsidP="00A46731">
            <w:pPr>
              <w:jc w:val="left"/>
              <w:rPr>
                <w:i/>
                <w:iCs/>
                <w:color w:val="000000" w:themeColor="text1"/>
              </w:rPr>
            </w:pPr>
          </w:p>
        </w:tc>
        <w:tc>
          <w:tcPr>
            <w:tcW w:w="166" w:type="pct"/>
            <w:vAlign w:val="center"/>
          </w:tcPr>
          <w:p w:rsidR="00A46731" w:rsidRPr="00A46731" w:rsidRDefault="00A46731" w:rsidP="00A46731">
            <w:pPr>
              <w:jc w:val="left"/>
              <w:rPr>
                <w:i/>
                <w:iCs/>
                <w:color w:val="000000" w:themeColor="text1"/>
              </w:rPr>
            </w:pPr>
          </w:p>
        </w:tc>
        <w:tc>
          <w:tcPr>
            <w:tcW w:w="165" w:type="pct"/>
            <w:vAlign w:val="center"/>
          </w:tcPr>
          <w:p w:rsidR="00A46731" w:rsidRPr="00A46731" w:rsidRDefault="00A46731" w:rsidP="00A46731">
            <w:pPr>
              <w:jc w:val="left"/>
              <w:rPr>
                <w:i/>
                <w:iCs/>
                <w:color w:val="000000" w:themeColor="text1"/>
              </w:rPr>
            </w:pPr>
          </w:p>
        </w:tc>
        <w:tc>
          <w:tcPr>
            <w:tcW w:w="149" w:type="pct"/>
            <w:vAlign w:val="center"/>
          </w:tcPr>
          <w:p w:rsidR="00A46731" w:rsidRPr="00A46731" w:rsidRDefault="00A46731" w:rsidP="00A46731">
            <w:pPr>
              <w:jc w:val="left"/>
              <w:rPr>
                <w:i/>
                <w:iCs/>
                <w:color w:val="000000" w:themeColor="text1"/>
              </w:rPr>
            </w:pPr>
          </w:p>
        </w:tc>
        <w:tc>
          <w:tcPr>
            <w:tcW w:w="153" w:type="pct"/>
            <w:vAlign w:val="center"/>
          </w:tcPr>
          <w:p w:rsidR="00A46731" w:rsidRPr="00A46731" w:rsidRDefault="00A46731" w:rsidP="00A46731">
            <w:pPr>
              <w:jc w:val="left"/>
              <w:rPr>
                <w:i/>
                <w:iCs/>
                <w:color w:val="000000" w:themeColor="text1"/>
              </w:rPr>
            </w:pPr>
          </w:p>
        </w:tc>
        <w:tc>
          <w:tcPr>
            <w:tcW w:w="149" w:type="pct"/>
            <w:vAlign w:val="center"/>
          </w:tcPr>
          <w:p w:rsidR="00A46731" w:rsidRPr="00A46731" w:rsidRDefault="00A46731" w:rsidP="00A46731">
            <w:pPr>
              <w:jc w:val="left"/>
              <w:rPr>
                <w:i/>
                <w:iCs/>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2" w:type="pct"/>
            <w:vAlign w:val="center"/>
          </w:tcPr>
          <w:p w:rsidR="00A46731" w:rsidRPr="007E1804" w:rsidRDefault="00A46731" w:rsidP="00A46731">
            <w:pPr>
              <w:jc w:val="center"/>
              <w:rPr>
                <w:b/>
                <w:bCs/>
                <w:color w:val="000000" w:themeColor="text1"/>
                <w:cs/>
              </w:rPr>
            </w:pPr>
          </w:p>
        </w:tc>
      </w:tr>
      <w:tr w:rsidR="002644D7"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cs/>
              </w:rPr>
              <w:br w:type="page"/>
              <w:t>2.</w:t>
            </w:r>
          </w:p>
        </w:tc>
        <w:tc>
          <w:tcPr>
            <w:tcW w:w="1577" w:type="pct"/>
            <w:vAlign w:val="center"/>
          </w:tcPr>
          <w:p w:rsidR="00A46731" w:rsidRPr="007E1804" w:rsidRDefault="00A46731" w:rsidP="00A46731">
            <w:pPr>
              <w:rPr>
                <w:cs/>
              </w:rPr>
            </w:pPr>
            <w:r>
              <w:rPr>
                <w:rFonts w:hint="cs"/>
                <w:cs/>
              </w:rPr>
              <w:t>พัฒนาส่วนการอัปโหลดรูปภาพโปรไฟล์</w:t>
            </w:r>
          </w:p>
        </w:tc>
        <w:tc>
          <w:tcPr>
            <w:tcW w:w="168" w:type="pct"/>
            <w:vAlign w:val="center"/>
          </w:tcPr>
          <w:p w:rsidR="00A46731" w:rsidRPr="00A46731" w:rsidRDefault="00A46731" w:rsidP="00A46731">
            <w:pPr>
              <w:jc w:val="left"/>
              <w:rPr>
                <w:i/>
                <w:iCs/>
                <w:color w:val="000000" w:themeColor="text1"/>
              </w:rPr>
            </w:pPr>
            <w:r w:rsidRPr="00A46731">
              <w:rPr>
                <w:i/>
                <w:iCs/>
                <w:noProof/>
                <w:color w:val="000000" w:themeColor="text1"/>
              </w:rPr>
              <mc:AlternateContent>
                <mc:Choice Requires="wps">
                  <w:drawing>
                    <wp:anchor distT="0" distB="0" distL="114300" distR="114300" simplePos="0" relativeHeight="251788288" behindDoc="0" locked="0" layoutInCell="1" allowOverlap="1" wp14:anchorId="63F1C7CA" wp14:editId="4D8A7037">
                      <wp:simplePos x="0" y="0"/>
                      <wp:positionH relativeFrom="column">
                        <wp:posOffset>-70485</wp:posOffset>
                      </wp:positionH>
                      <wp:positionV relativeFrom="paragraph">
                        <wp:posOffset>206375</wp:posOffset>
                      </wp:positionV>
                      <wp:extent cx="628015" cy="5715"/>
                      <wp:effectExtent l="38100" t="76200" r="76835" b="89535"/>
                      <wp:wrapNone/>
                      <wp:docPr id="2" name="Straight Arrow Connector 2"/>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37CCB" id="Straight Arrow Connector 2" o:spid="_x0000_s1026" type="#_x0000_t32" style="position:absolute;margin-left:-5.55pt;margin-top:16.25pt;width:49.45pt;height:.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" strokecolor="black [3200]" strokeweight="1pt">
                      <v:stroke startarrow="block" endarrow="block" joinstyle="miter"/>
                    </v:shape>
                  </w:pict>
                </mc:Fallback>
              </mc:AlternateContent>
            </w:r>
          </w:p>
        </w:tc>
        <w:tc>
          <w:tcPr>
            <w:tcW w:w="167" w:type="pct"/>
            <w:vAlign w:val="center"/>
          </w:tcPr>
          <w:p w:rsidR="00A46731" w:rsidRPr="00A46731" w:rsidRDefault="00A46731" w:rsidP="00A46731">
            <w:pPr>
              <w:jc w:val="left"/>
              <w:rPr>
                <w:i/>
                <w:iCs/>
                <w:color w:val="000000" w:themeColor="text1"/>
              </w:rPr>
            </w:pPr>
          </w:p>
        </w:tc>
        <w:tc>
          <w:tcPr>
            <w:tcW w:w="164" w:type="pct"/>
            <w:vAlign w:val="center"/>
          </w:tcPr>
          <w:p w:rsidR="00A46731" w:rsidRPr="00A46731" w:rsidRDefault="00A46731" w:rsidP="00A46731">
            <w:pPr>
              <w:jc w:val="left"/>
              <w:rPr>
                <w:i/>
                <w:iCs/>
                <w:color w:val="000000" w:themeColor="text1"/>
              </w:rPr>
            </w:pPr>
          </w:p>
        </w:tc>
        <w:tc>
          <w:tcPr>
            <w:tcW w:w="174" w:type="pct"/>
            <w:vAlign w:val="center"/>
          </w:tcPr>
          <w:p w:rsidR="00A46731" w:rsidRPr="00A46731" w:rsidRDefault="00A46731" w:rsidP="00A46731">
            <w:pPr>
              <w:jc w:val="left"/>
              <w:rPr>
                <w:i/>
                <w:iCs/>
                <w:color w:val="000000" w:themeColor="text1"/>
              </w:rPr>
            </w:pPr>
          </w:p>
        </w:tc>
        <w:tc>
          <w:tcPr>
            <w:tcW w:w="163" w:type="pct"/>
            <w:vAlign w:val="center"/>
          </w:tcPr>
          <w:p w:rsidR="00A46731" w:rsidRPr="00A46731" w:rsidRDefault="00A46731" w:rsidP="00A46731">
            <w:pPr>
              <w:jc w:val="left"/>
              <w:rPr>
                <w:i/>
                <w:iCs/>
                <w:color w:val="000000" w:themeColor="text1"/>
              </w:rPr>
            </w:pPr>
          </w:p>
        </w:tc>
        <w:tc>
          <w:tcPr>
            <w:tcW w:w="158" w:type="pct"/>
            <w:vAlign w:val="center"/>
          </w:tcPr>
          <w:p w:rsidR="00A46731" w:rsidRPr="00A46731" w:rsidRDefault="00A46731" w:rsidP="00A46731">
            <w:pPr>
              <w:jc w:val="left"/>
              <w:rPr>
                <w:i/>
                <w:iCs/>
                <w:color w:val="000000" w:themeColor="text1"/>
              </w:rPr>
            </w:pPr>
          </w:p>
        </w:tc>
        <w:tc>
          <w:tcPr>
            <w:tcW w:w="166" w:type="pct"/>
            <w:vAlign w:val="center"/>
          </w:tcPr>
          <w:p w:rsidR="00A46731" w:rsidRPr="00A46731" w:rsidRDefault="00A46731" w:rsidP="00A46731">
            <w:pPr>
              <w:jc w:val="left"/>
              <w:rPr>
                <w:i/>
                <w:iCs/>
                <w:color w:val="000000" w:themeColor="text1"/>
              </w:rPr>
            </w:pPr>
          </w:p>
        </w:tc>
        <w:tc>
          <w:tcPr>
            <w:tcW w:w="165" w:type="pct"/>
            <w:vAlign w:val="center"/>
          </w:tcPr>
          <w:p w:rsidR="00A46731" w:rsidRPr="00A46731" w:rsidRDefault="00A46731" w:rsidP="00A46731">
            <w:pPr>
              <w:jc w:val="left"/>
              <w:rPr>
                <w:i/>
                <w:iCs/>
                <w:color w:val="000000" w:themeColor="text1"/>
              </w:rPr>
            </w:pPr>
          </w:p>
        </w:tc>
        <w:tc>
          <w:tcPr>
            <w:tcW w:w="149" w:type="pct"/>
            <w:vAlign w:val="center"/>
          </w:tcPr>
          <w:p w:rsidR="00A46731" w:rsidRPr="00A46731" w:rsidRDefault="00A46731" w:rsidP="00A46731">
            <w:pPr>
              <w:jc w:val="left"/>
              <w:rPr>
                <w:i/>
                <w:iCs/>
                <w:color w:val="000000" w:themeColor="text1"/>
              </w:rPr>
            </w:pPr>
          </w:p>
        </w:tc>
        <w:tc>
          <w:tcPr>
            <w:tcW w:w="153" w:type="pct"/>
            <w:vAlign w:val="center"/>
          </w:tcPr>
          <w:p w:rsidR="00A46731" w:rsidRPr="00A46731" w:rsidRDefault="00A46731" w:rsidP="00A46731">
            <w:pPr>
              <w:jc w:val="left"/>
              <w:rPr>
                <w:i/>
                <w:iCs/>
                <w:color w:val="000000" w:themeColor="text1"/>
              </w:rPr>
            </w:pPr>
          </w:p>
        </w:tc>
        <w:tc>
          <w:tcPr>
            <w:tcW w:w="149" w:type="pct"/>
            <w:vAlign w:val="center"/>
          </w:tcPr>
          <w:p w:rsidR="00A46731" w:rsidRPr="00A46731" w:rsidRDefault="00A46731" w:rsidP="00A46731">
            <w:pPr>
              <w:jc w:val="left"/>
              <w:rPr>
                <w:i/>
                <w:iCs/>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2" w:type="pct"/>
            <w:vAlign w:val="center"/>
          </w:tcPr>
          <w:p w:rsidR="00A46731" w:rsidRPr="007E1804" w:rsidRDefault="00A46731" w:rsidP="00A46731">
            <w:pPr>
              <w:jc w:val="center"/>
              <w:rPr>
                <w:b/>
                <w:bCs/>
                <w:color w:val="000000" w:themeColor="text1"/>
                <w:cs/>
              </w:rPr>
            </w:pPr>
          </w:p>
        </w:tc>
      </w:tr>
    </w:tbl>
    <w:p w:rsidR="002644D7" w:rsidRDefault="002644D7" w:rsidP="002644D7">
      <w:pPr>
        <w:pStyle w:val="af0"/>
        <w:spacing w:before="0" w:after="160"/>
        <w:rPr>
          <w:color w:val="000000" w:themeColor="text1"/>
        </w:rPr>
      </w:pPr>
    </w:p>
    <w:p w:rsidR="002644D7" w:rsidRDefault="002644D7" w:rsidP="002644D7">
      <w:pPr>
        <w:pStyle w:val="af0"/>
        <w:spacing w:before="0" w:after="160"/>
        <w:rPr>
          <w:color w:val="000000" w:themeColor="text1"/>
        </w:rPr>
      </w:pPr>
    </w:p>
    <w:p w:rsidR="002644D7" w:rsidRPr="007E1804" w:rsidRDefault="002644D7" w:rsidP="002644D7">
      <w:pPr>
        <w:pStyle w:val="af0"/>
        <w:spacing w:before="0" w:after="160"/>
        <w:rPr>
          <w:rFonts w:hint="cs"/>
          <w:color w:val="000000" w:themeColor="text1"/>
          <w:cs/>
        </w:rPr>
      </w:pPr>
      <w:r w:rsidRPr="007E1804">
        <w:rPr>
          <w:color w:val="000000" w:themeColor="text1"/>
          <w:cs/>
        </w:rPr>
        <w:lastRenderedPageBreak/>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1</w:t>
      </w:r>
      <w:r w:rsidRPr="007E1804">
        <w:rPr>
          <w:noProof/>
          <w:color w:val="000000" w:themeColor="text1"/>
        </w:rPr>
        <w:fldChar w:fldCharType="end"/>
      </w:r>
      <w:r w:rsidRPr="007E1804">
        <w:rPr>
          <w:color w:val="000000" w:themeColor="text1"/>
          <w:cs/>
        </w:rPr>
        <w:noBreakHyphen/>
      </w:r>
      <w:r>
        <w:rPr>
          <w:rFonts w:hint="cs"/>
          <w:color w:val="000000" w:themeColor="text1"/>
          <w:cs/>
        </w:rPr>
        <w:t>1</w:t>
      </w:r>
      <w:r w:rsidRPr="007E1804">
        <w:rPr>
          <w:color w:val="000000" w:themeColor="text1"/>
          <w:cs/>
        </w:rPr>
        <w:t xml:space="preserve">  แผนการดำเนินโครงงาน</w:t>
      </w:r>
      <w:r>
        <w:rPr>
          <w:rFonts w:hint="cs"/>
          <w:color w:val="000000" w:themeColor="text1"/>
          <w:cs/>
        </w:rPr>
        <w:t xml:space="preserve"> (ต่อ)</w:t>
      </w:r>
      <w:bookmarkStart w:id="57" w:name="_GoBack"/>
      <w:bookmarkEnd w:id="57"/>
    </w:p>
    <w:tbl>
      <w:tblPr>
        <w:tblStyle w:val="af"/>
        <w:tblW w:w="4875" w:type="pct"/>
        <w:jc w:val="center"/>
        <w:tblLayout w:type="fixed"/>
        <w:tblLook w:val="04A0" w:firstRow="1" w:lastRow="0" w:firstColumn="1" w:lastColumn="0" w:noHBand="0" w:noVBand="1"/>
      </w:tblPr>
      <w:tblGrid>
        <w:gridCol w:w="533"/>
        <w:gridCol w:w="2622"/>
        <w:gridCol w:w="279"/>
        <w:gridCol w:w="278"/>
        <w:gridCol w:w="273"/>
        <w:gridCol w:w="289"/>
        <w:gridCol w:w="271"/>
        <w:gridCol w:w="263"/>
        <w:gridCol w:w="276"/>
        <w:gridCol w:w="274"/>
        <w:gridCol w:w="248"/>
        <w:gridCol w:w="254"/>
        <w:gridCol w:w="248"/>
        <w:gridCol w:w="259"/>
        <w:gridCol w:w="244"/>
        <w:gridCol w:w="248"/>
        <w:gridCol w:w="244"/>
        <w:gridCol w:w="259"/>
        <w:gridCol w:w="238"/>
        <w:gridCol w:w="238"/>
        <w:gridCol w:w="238"/>
        <w:gridCol w:w="236"/>
      </w:tblGrid>
      <w:tr w:rsidR="002644D7" w:rsidRPr="007E1804" w:rsidTr="00530F03">
        <w:trPr>
          <w:cantSplit/>
          <w:trHeight w:val="585"/>
          <w:tblHeader/>
          <w:jc w:val="center"/>
        </w:trPr>
        <w:tc>
          <w:tcPr>
            <w:tcW w:w="5000" w:type="pct"/>
            <w:gridSpan w:val="22"/>
            <w:vAlign w:val="center"/>
          </w:tcPr>
          <w:p w:rsidR="002644D7" w:rsidRPr="007E1804" w:rsidRDefault="002644D7" w:rsidP="00530F03">
            <w:pPr>
              <w:jc w:val="center"/>
              <w:rPr>
                <w:b/>
                <w:bCs/>
                <w:color w:val="000000" w:themeColor="text1"/>
                <w:cs/>
              </w:rPr>
            </w:pPr>
            <w:r w:rsidRPr="007E1804">
              <w:rPr>
                <w:b/>
                <w:bCs/>
                <w:color w:val="000000" w:themeColor="text1"/>
                <w:cs/>
              </w:rPr>
              <w:t>แผนดำเนินโครงงาน</w:t>
            </w:r>
          </w:p>
        </w:tc>
      </w:tr>
      <w:tr w:rsidR="002644D7" w:rsidRPr="007E1804" w:rsidTr="002644D7">
        <w:trPr>
          <w:cantSplit/>
          <w:trHeight w:val="715"/>
          <w:tblHeader/>
          <w:jc w:val="center"/>
        </w:trPr>
        <w:tc>
          <w:tcPr>
            <w:tcW w:w="1897" w:type="pct"/>
            <w:gridSpan w:val="2"/>
            <w:vAlign w:val="center"/>
          </w:tcPr>
          <w:p w:rsidR="002644D7" w:rsidRPr="007E1804" w:rsidRDefault="002644D7" w:rsidP="00530F03">
            <w:pPr>
              <w:pStyle w:val="a7"/>
              <w:ind w:left="337"/>
              <w:jc w:val="center"/>
              <w:rPr>
                <w:rFonts w:cs="TH SarabunPSK"/>
                <w:b/>
                <w:bCs/>
                <w:color w:val="000000" w:themeColor="text1"/>
              </w:rPr>
            </w:pPr>
            <w:r w:rsidRPr="007E1804">
              <w:rPr>
                <w:rFonts w:cs="TH SarabunPSK"/>
                <w:b/>
                <w:bCs/>
                <w:color w:val="000000" w:themeColor="text1"/>
                <w:cs/>
              </w:rPr>
              <w:t>งาน</w:t>
            </w:r>
          </w:p>
        </w:tc>
        <w:tc>
          <w:tcPr>
            <w:tcW w:w="673" w:type="pct"/>
            <w:gridSpan w:val="4"/>
            <w:vAlign w:val="center"/>
          </w:tcPr>
          <w:p w:rsidR="002644D7" w:rsidRPr="007E1804" w:rsidRDefault="002644D7" w:rsidP="00530F03">
            <w:pPr>
              <w:jc w:val="center"/>
              <w:rPr>
                <w:b/>
                <w:bCs/>
                <w:color w:val="000000" w:themeColor="text1"/>
                <w:cs/>
              </w:rPr>
            </w:pPr>
            <w:r w:rsidRPr="007E1804">
              <w:rPr>
                <w:b/>
                <w:bCs/>
                <w:color w:val="000000" w:themeColor="text1"/>
                <w:cs/>
              </w:rPr>
              <w:t>ม.ค.</w:t>
            </w:r>
          </w:p>
        </w:tc>
        <w:tc>
          <w:tcPr>
            <w:tcW w:w="652" w:type="pct"/>
            <w:gridSpan w:val="4"/>
            <w:vAlign w:val="center"/>
          </w:tcPr>
          <w:p w:rsidR="002644D7" w:rsidRPr="007E1804" w:rsidRDefault="002644D7" w:rsidP="00530F03">
            <w:pPr>
              <w:jc w:val="center"/>
              <w:rPr>
                <w:b/>
                <w:bCs/>
                <w:color w:val="000000" w:themeColor="text1"/>
              </w:rPr>
            </w:pPr>
            <w:r w:rsidRPr="007E1804">
              <w:rPr>
                <w:b/>
                <w:bCs/>
                <w:color w:val="000000" w:themeColor="text1"/>
                <w:cs/>
              </w:rPr>
              <w:t>ก.พ.</w:t>
            </w:r>
          </w:p>
        </w:tc>
        <w:tc>
          <w:tcPr>
            <w:tcW w:w="607" w:type="pct"/>
            <w:gridSpan w:val="4"/>
            <w:vAlign w:val="center"/>
          </w:tcPr>
          <w:p w:rsidR="002644D7" w:rsidRPr="007E1804" w:rsidRDefault="002644D7" w:rsidP="00530F03">
            <w:pPr>
              <w:jc w:val="center"/>
              <w:rPr>
                <w:b/>
                <w:bCs/>
                <w:color w:val="000000" w:themeColor="text1"/>
              </w:rPr>
            </w:pPr>
            <w:r w:rsidRPr="007E1804">
              <w:rPr>
                <w:b/>
                <w:bCs/>
                <w:color w:val="000000" w:themeColor="text1"/>
                <w:cs/>
              </w:rPr>
              <w:t>มี.ค.</w:t>
            </w:r>
          </w:p>
        </w:tc>
        <w:tc>
          <w:tcPr>
            <w:tcW w:w="599" w:type="pct"/>
            <w:gridSpan w:val="4"/>
            <w:vAlign w:val="center"/>
          </w:tcPr>
          <w:p w:rsidR="002644D7" w:rsidRPr="007E1804" w:rsidRDefault="002644D7" w:rsidP="00530F03">
            <w:pPr>
              <w:jc w:val="center"/>
              <w:rPr>
                <w:b/>
                <w:bCs/>
                <w:color w:val="000000" w:themeColor="text1"/>
              </w:rPr>
            </w:pPr>
            <w:r w:rsidRPr="007E1804">
              <w:rPr>
                <w:b/>
                <w:bCs/>
                <w:color w:val="000000" w:themeColor="text1"/>
                <w:cs/>
              </w:rPr>
              <w:t>เม.ย.</w:t>
            </w:r>
          </w:p>
        </w:tc>
        <w:tc>
          <w:tcPr>
            <w:tcW w:w="572" w:type="pct"/>
            <w:gridSpan w:val="4"/>
            <w:vAlign w:val="center"/>
          </w:tcPr>
          <w:p w:rsidR="002644D7" w:rsidRPr="007E1804" w:rsidRDefault="002644D7" w:rsidP="00530F03">
            <w:pPr>
              <w:jc w:val="center"/>
              <w:rPr>
                <w:b/>
                <w:bCs/>
                <w:color w:val="000000" w:themeColor="text1"/>
                <w:cs/>
              </w:rPr>
            </w:pPr>
            <w:r w:rsidRPr="007E1804">
              <w:rPr>
                <w:b/>
                <w:bCs/>
                <w:color w:val="000000" w:themeColor="text1"/>
                <w:cs/>
              </w:rPr>
              <w:t>พ.ค.</w:t>
            </w: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rPr>
              <w:t>3</w:t>
            </w:r>
            <w:r w:rsidRPr="007E1804">
              <w:rPr>
                <w:color w:val="000000" w:themeColor="text1"/>
                <w:cs/>
              </w:rPr>
              <w:t>.</w:t>
            </w:r>
          </w:p>
        </w:tc>
        <w:tc>
          <w:tcPr>
            <w:tcW w:w="1577" w:type="pct"/>
            <w:vAlign w:val="center"/>
          </w:tcPr>
          <w:p w:rsidR="00A46731" w:rsidRPr="007E1804" w:rsidRDefault="00A46731" w:rsidP="00A46731">
            <w:pPr>
              <w:rPr>
                <w:cs/>
              </w:rPr>
            </w:pPr>
            <w:r>
              <w:rPr>
                <w:rFonts w:hint="cs"/>
                <w:cs/>
              </w:rPr>
              <w:t>พัฒนาระบบส่วนแสดงความคิดเห็นของผู้ใช้งานเพื่อนำข้อมูลลงตารางฐานข้อมูล</w:t>
            </w:r>
          </w:p>
        </w:tc>
        <w:tc>
          <w:tcPr>
            <w:tcW w:w="168" w:type="pct"/>
            <w:vAlign w:val="center"/>
          </w:tcPr>
          <w:p w:rsidR="00A46731" w:rsidRPr="007E1804" w:rsidRDefault="00A46731" w:rsidP="00A46731">
            <w:pPr>
              <w:jc w:val="left"/>
              <w:rPr>
                <w:color w:val="000000" w:themeColor="text1"/>
              </w:rPr>
            </w:pPr>
          </w:p>
        </w:tc>
        <w:tc>
          <w:tcPr>
            <w:tcW w:w="167" w:type="pct"/>
            <w:vAlign w:val="center"/>
          </w:tcPr>
          <w:p w:rsidR="00A46731" w:rsidRPr="007E1804" w:rsidRDefault="00A46731" w:rsidP="00A46731">
            <w:pPr>
              <w:jc w:val="left"/>
              <w:rPr>
                <w:color w:val="000000" w:themeColor="text1"/>
              </w:rPr>
            </w:pPr>
          </w:p>
        </w:tc>
        <w:tc>
          <w:tcPr>
            <w:tcW w:w="164" w:type="pct"/>
            <w:vAlign w:val="center"/>
          </w:tcPr>
          <w:p w:rsidR="00A46731" w:rsidRPr="007E1804" w:rsidRDefault="00A46731" w:rsidP="00A46731">
            <w:pPr>
              <w:jc w:val="left"/>
              <w:rPr>
                <w:color w:val="000000" w:themeColor="text1"/>
              </w:rPr>
            </w:pPr>
            <w:r w:rsidRPr="007E1804">
              <w:rPr>
                <w:noProof/>
                <w:color w:val="000000" w:themeColor="text1"/>
              </w:rPr>
              <mc:AlternateContent>
                <mc:Choice Requires="wps">
                  <w:drawing>
                    <wp:anchor distT="0" distB="0" distL="114300" distR="114300" simplePos="0" relativeHeight="251807744" behindDoc="0" locked="0" layoutInCell="1" allowOverlap="1" wp14:anchorId="575D06F0" wp14:editId="26E007B8">
                      <wp:simplePos x="0" y="0"/>
                      <wp:positionH relativeFrom="column">
                        <wp:posOffset>-52070</wp:posOffset>
                      </wp:positionH>
                      <wp:positionV relativeFrom="paragraph">
                        <wp:posOffset>216535</wp:posOffset>
                      </wp:positionV>
                      <wp:extent cx="607060" cy="2540"/>
                      <wp:effectExtent l="38100" t="76200" r="21590" b="92710"/>
                      <wp:wrapNone/>
                      <wp:docPr id="37" name="Straight Arrow Connector 37"/>
                      <wp:cNvGraphicFramePr/>
                      <a:graphic xmlns:a="http://schemas.openxmlformats.org/drawingml/2006/main">
                        <a:graphicData uri="http://schemas.microsoft.com/office/word/2010/wordprocessingShape">
                          <wps:wsp>
                            <wps:cNvCnPr/>
                            <wps:spPr>
                              <a:xfrm>
                                <a:off x="0" y="0"/>
                                <a:ext cx="607060" cy="254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E3A84" id="Straight Arrow Connector 37" o:spid="_x0000_s1026" type="#_x0000_t32" style="position:absolute;margin-left:-4.1pt;margin-top:17.05pt;width:47.8pt;height:.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" strokecolor="black [3200]" strokeweight="1pt">
                      <v:stroke startarrow="block" endarrow="block" joinstyle="miter"/>
                    </v:shape>
                  </w:pict>
                </mc:Fallback>
              </mc:AlternateContent>
            </w:r>
          </w:p>
        </w:tc>
        <w:tc>
          <w:tcPr>
            <w:tcW w:w="173" w:type="pct"/>
            <w:vAlign w:val="center"/>
          </w:tcPr>
          <w:p w:rsidR="00A46731" w:rsidRPr="007E1804" w:rsidRDefault="00A46731" w:rsidP="00A46731">
            <w:pPr>
              <w:jc w:val="left"/>
              <w:rPr>
                <w:color w:val="000000" w:themeColor="text1"/>
              </w:rPr>
            </w:pPr>
          </w:p>
        </w:tc>
        <w:tc>
          <w:tcPr>
            <w:tcW w:w="163" w:type="pct"/>
            <w:vAlign w:val="center"/>
          </w:tcPr>
          <w:p w:rsidR="00A46731" w:rsidRPr="007E1804" w:rsidRDefault="00A46731" w:rsidP="00A46731">
            <w:pPr>
              <w:jc w:val="left"/>
              <w:rPr>
                <w:color w:val="000000" w:themeColor="text1"/>
              </w:rPr>
            </w:pPr>
          </w:p>
        </w:tc>
        <w:tc>
          <w:tcPr>
            <w:tcW w:w="158" w:type="pct"/>
            <w:vAlign w:val="center"/>
          </w:tcPr>
          <w:p w:rsidR="00A46731" w:rsidRPr="007E1804" w:rsidRDefault="00A46731" w:rsidP="00A46731">
            <w:pPr>
              <w:jc w:val="left"/>
              <w:rPr>
                <w:color w:val="000000" w:themeColor="text1"/>
              </w:rPr>
            </w:pPr>
          </w:p>
        </w:tc>
        <w:tc>
          <w:tcPr>
            <w:tcW w:w="166" w:type="pct"/>
            <w:vAlign w:val="center"/>
          </w:tcPr>
          <w:p w:rsidR="00A46731" w:rsidRPr="007E1804" w:rsidRDefault="00A46731" w:rsidP="00A46731">
            <w:pPr>
              <w:jc w:val="left"/>
              <w:rPr>
                <w:color w:val="000000" w:themeColor="text1"/>
              </w:rPr>
            </w:pPr>
          </w:p>
        </w:tc>
        <w:tc>
          <w:tcPr>
            <w:tcW w:w="165" w:type="pct"/>
            <w:vAlign w:val="center"/>
          </w:tcPr>
          <w:p w:rsidR="00A46731" w:rsidRPr="007E1804" w:rsidRDefault="00A46731" w:rsidP="00A46731">
            <w:pPr>
              <w:jc w:val="left"/>
              <w:rPr>
                <w:color w:val="000000" w:themeColor="text1"/>
              </w:rPr>
            </w:pPr>
          </w:p>
        </w:tc>
        <w:tc>
          <w:tcPr>
            <w:tcW w:w="149" w:type="pct"/>
            <w:vAlign w:val="center"/>
          </w:tcPr>
          <w:p w:rsidR="00A46731" w:rsidRPr="007E1804" w:rsidRDefault="00A46731" w:rsidP="00A46731">
            <w:pPr>
              <w:jc w:val="left"/>
              <w:rPr>
                <w:color w:val="000000" w:themeColor="text1"/>
              </w:rPr>
            </w:pPr>
          </w:p>
        </w:tc>
        <w:tc>
          <w:tcPr>
            <w:tcW w:w="153" w:type="pct"/>
            <w:vAlign w:val="center"/>
          </w:tcPr>
          <w:p w:rsidR="00A46731" w:rsidRPr="007E1804" w:rsidRDefault="00A46731" w:rsidP="00A46731">
            <w:pPr>
              <w:jc w:val="left"/>
              <w:rPr>
                <w:color w:val="000000" w:themeColor="text1"/>
              </w:rPr>
            </w:pPr>
          </w:p>
        </w:tc>
        <w:tc>
          <w:tcPr>
            <w:tcW w:w="149" w:type="pct"/>
            <w:vAlign w:val="center"/>
          </w:tcPr>
          <w:p w:rsidR="00A46731" w:rsidRPr="007E1804" w:rsidRDefault="00A46731" w:rsidP="00A46731">
            <w:pPr>
              <w:jc w:val="left"/>
              <w:rPr>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rPr>
              <w:t>4</w:t>
            </w:r>
            <w:r w:rsidRPr="007E1804">
              <w:rPr>
                <w:color w:val="000000" w:themeColor="text1"/>
                <w:cs/>
              </w:rPr>
              <w:t>.</w:t>
            </w:r>
          </w:p>
        </w:tc>
        <w:tc>
          <w:tcPr>
            <w:tcW w:w="1577" w:type="pct"/>
            <w:vAlign w:val="center"/>
          </w:tcPr>
          <w:p w:rsidR="00A46731" w:rsidRPr="007E1804" w:rsidRDefault="00A46731" w:rsidP="00A46731">
            <w:pPr>
              <w:rPr>
                <w:cs/>
              </w:rPr>
            </w:pPr>
            <w:r>
              <w:rPr>
                <w:rFonts w:hint="cs"/>
                <w:cs/>
              </w:rPr>
              <w:t>คัดแยกประเภทของคำที่ผู้ใช้งานเพิ่มลงในฐานข้อมูล</w:t>
            </w:r>
          </w:p>
        </w:tc>
        <w:tc>
          <w:tcPr>
            <w:tcW w:w="168" w:type="pct"/>
            <w:vAlign w:val="center"/>
          </w:tcPr>
          <w:p w:rsidR="00A46731" w:rsidRPr="007E1804" w:rsidRDefault="00A46731" w:rsidP="00A46731">
            <w:pPr>
              <w:jc w:val="left"/>
              <w:rPr>
                <w:color w:val="000000" w:themeColor="text1"/>
              </w:rPr>
            </w:pPr>
          </w:p>
        </w:tc>
        <w:tc>
          <w:tcPr>
            <w:tcW w:w="167" w:type="pct"/>
            <w:vAlign w:val="center"/>
          </w:tcPr>
          <w:p w:rsidR="00A46731" w:rsidRPr="007E1804" w:rsidRDefault="00A46731" w:rsidP="00A46731">
            <w:pPr>
              <w:jc w:val="left"/>
              <w:rPr>
                <w:color w:val="000000" w:themeColor="text1"/>
              </w:rPr>
            </w:pPr>
          </w:p>
        </w:tc>
        <w:tc>
          <w:tcPr>
            <w:tcW w:w="164" w:type="pct"/>
            <w:vAlign w:val="center"/>
          </w:tcPr>
          <w:p w:rsidR="00A46731" w:rsidRPr="007E1804" w:rsidRDefault="00A46731" w:rsidP="00A46731">
            <w:pPr>
              <w:jc w:val="left"/>
              <w:rPr>
                <w:color w:val="000000" w:themeColor="text1"/>
              </w:rPr>
            </w:pPr>
          </w:p>
        </w:tc>
        <w:tc>
          <w:tcPr>
            <w:tcW w:w="173" w:type="pct"/>
            <w:vAlign w:val="center"/>
          </w:tcPr>
          <w:p w:rsidR="00A46731" w:rsidRPr="007E1804" w:rsidRDefault="00A46731" w:rsidP="00A46731">
            <w:pPr>
              <w:jc w:val="left"/>
              <w:rPr>
                <w:color w:val="000000" w:themeColor="text1"/>
              </w:rPr>
            </w:pPr>
          </w:p>
        </w:tc>
        <w:tc>
          <w:tcPr>
            <w:tcW w:w="163" w:type="pct"/>
            <w:vAlign w:val="center"/>
          </w:tcPr>
          <w:p w:rsidR="00A46731" w:rsidRPr="007E1804" w:rsidRDefault="00A46731" w:rsidP="00A46731">
            <w:pPr>
              <w:jc w:val="left"/>
              <w:rPr>
                <w:color w:val="000000" w:themeColor="text1"/>
              </w:rPr>
            </w:pPr>
            <w:r w:rsidRPr="007E1804">
              <w:rPr>
                <w:noProof/>
                <w:color w:val="000000" w:themeColor="text1"/>
              </w:rPr>
              <mc:AlternateContent>
                <mc:Choice Requires="wps">
                  <w:drawing>
                    <wp:anchor distT="0" distB="0" distL="114300" distR="114300" simplePos="0" relativeHeight="251812864" behindDoc="0" locked="0" layoutInCell="1" allowOverlap="1" wp14:anchorId="1BC62FD4" wp14:editId="1D25A9EA">
                      <wp:simplePos x="0" y="0"/>
                      <wp:positionH relativeFrom="column">
                        <wp:posOffset>-367665</wp:posOffset>
                      </wp:positionH>
                      <wp:positionV relativeFrom="paragraph">
                        <wp:posOffset>160655</wp:posOffset>
                      </wp:positionV>
                      <wp:extent cx="651510" cy="2540"/>
                      <wp:effectExtent l="38100" t="76200" r="34290" b="92710"/>
                      <wp:wrapNone/>
                      <wp:docPr id="40" name="Straight Arrow Connector 40"/>
                      <wp:cNvGraphicFramePr/>
                      <a:graphic xmlns:a="http://schemas.openxmlformats.org/drawingml/2006/main">
                        <a:graphicData uri="http://schemas.microsoft.com/office/word/2010/wordprocessingShape">
                          <wps:wsp>
                            <wps:cNvCnPr/>
                            <wps:spPr>
                              <a:xfrm>
                                <a:off x="0" y="0"/>
                                <a:ext cx="651510" cy="254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750C1" id="Straight Arrow Connector 40" o:spid="_x0000_s1026" type="#_x0000_t32" style="position:absolute;margin-left:-28.95pt;margin-top:12.65pt;width:51.3pt;height:.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" strokecolor="black [3200]" strokeweight="1pt">
                      <v:stroke startarrow="block" endarrow="block" joinstyle="miter"/>
                    </v:shape>
                  </w:pict>
                </mc:Fallback>
              </mc:AlternateContent>
            </w:r>
          </w:p>
        </w:tc>
        <w:tc>
          <w:tcPr>
            <w:tcW w:w="158" w:type="pct"/>
            <w:vAlign w:val="center"/>
          </w:tcPr>
          <w:p w:rsidR="00A46731" w:rsidRPr="007E1804" w:rsidRDefault="00A46731" w:rsidP="00A46731">
            <w:pPr>
              <w:jc w:val="left"/>
              <w:rPr>
                <w:color w:val="000000" w:themeColor="text1"/>
              </w:rPr>
            </w:pPr>
          </w:p>
        </w:tc>
        <w:tc>
          <w:tcPr>
            <w:tcW w:w="166" w:type="pct"/>
            <w:vAlign w:val="center"/>
          </w:tcPr>
          <w:p w:rsidR="00A46731" w:rsidRPr="007E1804" w:rsidRDefault="00A46731" w:rsidP="00A46731">
            <w:pPr>
              <w:jc w:val="left"/>
              <w:rPr>
                <w:color w:val="000000" w:themeColor="text1"/>
              </w:rPr>
            </w:pPr>
          </w:p>
        </w:tc>
        <w:tc>
          <w:tcPr>
            <w:tcW w:w="165" w:type="pct"/>
            <w:vAlign w:val="center"/>
          </w:tcPr>
          <w:p w:rsidR="00A46731" w:rsidRPr="007E1804" w:rsidRDefault="00A46731" w:rsidP="00A46731">
            <w:pPr>
              <w:jc w:val="left"/>
              <w:rPr>
                <w:color w:val="000000" w:themeColor="text1"/>
              </w:rPr>
            </w:pPr>
          </w:p>
        </w:tc>
        <w:tc>
          <w:tcPr>
            <w:tcW w:w="149" w:type="pct"/>
            <w:vAlign w:val="center"/>
          </w:tcPr>
          <w:p w:rsidR="00A46731" w:rsidRPr="007E1804" w:rsidRDefault="00A46731" w:rsidP="00A46731">
            <w:pPr>
              <w:jc w:val="left"/>
              <w:rPr>
                <w:color w:val="000000" w:themeColor="text1"/>
              </w:rPr>
            </w:pPr>
          </w:p>
        </w:tc>
        <w:tc>
          <w:tcPr>
            <w:tcW w:w="153" w:type="pct"/>
            <w:vAlign w:val="center"/>
          </w:tcPr>
          <w:p w:rsidR="00A46731" w:rsidRPr="007E1804" w:rsidRDefault="00A46731" w:rsidP="00A46731">
            <w:pPr>
              <w:jc w:val="left"/>
              <w:rPr>
                <w:color w:val="000000" w:themeColor="text1"/>
              </w:rPr>
            </w:pPr>
          </w:p>
        </w:tc>
        <w:tc>
          <w:tcPr>
            <w:tcW w:w="149" w:type="pct"/>
            <w:vAlign w:val="center"/>
          </w:tcPr>
          <w:p w:rsidR="00A46731" w:rsidRPr="007E1804" w:rsidRDefault="00A46731" w:rsidP="00A46731">
            <w:pPr>
              <w:jc w:val="left"/>
              <w:rPr>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rPr>
              <w:t>5</w:t>
            </w:r>
            <w:r w:rsidRPr="007E1804">
              <w:rPr>
                <w:color w:val="000000" w:themeColor="text1"/>
                <w:cs/>
              </w:rPr>
              <w:t>.</w:t>
            </w:r>
          </w:p>
        </w:tc>
        <w:tc>
          <w:tcPr>
            <w:tcW w:w="1577" w:type="pct"/>
          </w:tcPr>
          <w:p w:rsidR="00A46731" w:rsidRPr="007E1804" w:rsidRDefault="00A46731" w:rsidP="00A46731">
            <w:pPr>
              <w:rPr>
                <w:cs/>
              </w:rPr>
            </w:pPr>
            <w:r>
              <w:rPr>
                <w:rFonts w:hint="cs"/>
                <w:cs/>
              </w:rPr>
              <w:t>พัฒนาส่วนเว็บเซอร์วิสในการคัดแยกประเภทของข้อมูล</w:t>
            </w:r>
          </w:p>
        </w:tc>
        <w:tc>
          <w:tcPr>
            <w:tcW w:w="168" w:type="pct"/>
          </w:tcPr>
          <w:p w:rsidR="00A46731" w:rsidRPr="007E1804" w:rsidRDefault="00A46731" w:rsidP="00A46731">
            <w:pPr>
              <w:jc w:val="center"/>
              <w:rPr>
                <w:color w:val="000000" w:themeColor="text1"/>
              </w:rPr>
            </w:pPr>
          </w:p>
        </w:tc>
        <w:tc>
          <w:tcPr>
            <w:tcW w:w="167" w:type="pct"/>
          </w:tcPr>
          <w:p w:rsidR="00A46731" w:rsidRPr="007E1804" w:rsidRDefault="00A46731" w:rsidP="00A46731">
            <w:pPr>
              <w:jc w:val="center"/>
              <w:rPr>
                <w:color w:val="000000" w:themeColor="text1"/>
              </w:rPr>
            </w:pPr>
          </w:p>
        </w:tc>
        <w:tc>
          <w:tcPr>
            <w:tcW w:w="164" w:type="pct"/>
          </w:tcPr>
          <w:p w:rsidR="00A46731" w:rsidRPr="007E1804" w:rsidRDefault="00A46731" w:rsidP="00A46731">
            <w:pPr>
              <w:jc w:val="center"/>
              <w:rPr>
                <w:color w:val="000000" w:themeColor="text1"/>
              </w:rPr>
            </w:pPr>
          </w:p>
        </w:tc>
        <w:tc>
          <w:tcPr>
            <w:tcW w:w="173" w:type="pct"/>
          </w:tcPr>
          <w:p w:rsidR="00A46731" w:rsidRPr="007E1804" w:rsidRDefault="00A46731" w:rsidP="00A46731">
            <w:pPr>
              <w:jc w:val="center"/>
              <w:rPr>
                <w:color w:val="000000" w:themeColor="text1"/>
              </w:rPr>
            </w:pPr>
            <w:r w:rsidRPr="007E1804">
              <w:rPr>
                <w:noProof/>
                <w:color w:val="000000" w:themeColor="text1"/>
              </w:rPr>
              <mc:AlternateContent>
                <mc:Choice Requires="wps">
                  <w:drawing>
                    <wp:anchor distT="0" distB="0" distL="114300" distR="114300" simplePos="0" relativeHeight="251817984" behindDoc="0" locked="0" layoutInCell="1" allowOverlap="1" wp14:anchorId="1BFA6B54" wp14:editId="70F43FB1">
                      <wp:simplePos x="0" y="0"/>
                      <wp:positionH relativeFrom="column">
                        <wp:posOffset>-211975</wp:posOffset>
                      </wp:positionH>
                      <wp:positionV relativeFrom="paragraph">
                        <wp:posOffset>287540</wp:posOffset>
                      </wp:positionV>
                      <wp:extent cx="651510" cy="2540"/>
                      <wp:effectExtent l="38100" t="76200" r="34290" b="92710"/>
                      <wp:wrapNone/>
                      <wp:docPr id="55" name="Straight Arrow Connector 55"/>
                      <wp:cNvGraphicFramePr/>
                      <a:graphic xmlns:a="http://schemas.openxmlformats.org/drawingml/2006/main">
                        <a:graphicData uri="http://schemas.microsoft.com/office/word/2010/wordprocessingShape">
                          <wps:wsp>
                            <wps:cNvCnPr/>
                            <wps:spPr>
                              <a:xfrm>
                                <a:off x="0" y="0"/>
                                <a:ext cx="651510" cy="254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D6DF2" id="Straight Arrow Connector 55" o:spid="_x0000_s1026" type="#_x0000_t32" style="position:absolute;margin-left:-16.7pt;margin-top:22.65pt;width:51.3pt;height:.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" strokecolor="black [3200]" strokeweight="1pt">
                      <v:stroke startarrow="block" endarrow="block" joinstyle="miter"/>
                    </v:shape>
                  </w:pict>
                </mc:Fallback>
              </mc:AlternateContent>
            </w:r>
          </w:p>
        </w:tc>
        <w:tc>
          <w:tcPr>
            <w:tcW w:w="163" w:type="pct"/>
          </w:tcPr>
          <w:p w:rsidR="00A46731" w:rsidRPr="007E1804" w:rsidRDefault="00A46731" w:rsidP="00A46731">
            <w:pPr>
              <w:jc w:val="center"/>
              <w:rPr>
                <w:color w:val="000000" w:themeColor="text1"/>
              </w:rPr>
            </w:pPr>
          </w:p>
        </w:tc>
        <w:tc>
          <w:tcPr>
            <w:tcW w:w="158" w:type="pct"/>
          </w:tcPr>
          <w:p w:rsidR="00A46731" w:rsidRPr="007E1804" w:rsidRDefault="00A46731" w:rsidP="00A46731">
            <w:pPr>
              <w:jc w:val="center"/>
              <w:rPr>
                <w:color w:val="000000" w:themeColor="text1"/>
              </w:rPr>
            </w:pPr>
          </w:p>
        </w:tc>
        <w:tc>
          <w:tcPr>
            <w:tcW w:w="166" w:type="pct"/>
          </w:tcPr>
          <w:p w:rsidR="00A46731" w:rsidRPr="007E1804" w:rsidRDefault="00A46731" w:rsidP="00A46731">
            <w:pPr>
              <w:jc w:val="center"/>
              <w:rPr>
                <w:color w:val="000000" w:themeColor="text1"/>
              </w:rPr>
            </w:pPr>
          </w:p>
        </w:tc>
        <w:tc>
          <w:tcPr>
            <w:tcW w:w="165" w:type="pct"/>
          </w:tcPr>
          <w:p w:rsidR="00A46731" w:rsidRPr="007E1804" w:rsidRDefault="00A46731" w:rsidP="00A46731">
            <w:pPr>
              <w:jc w:val="center"/>
              <w:rPr>
                <w:color w:val="000000" w:themeColor="text1"/>
              </w:rPr>
            </w:pPr>
          </w:p>
        </w:tc>
        <w:tc>
          <w:tcPr>
            <w:tcW w:w="149" w:type="pct"/>
          </w:tcPr>
          <w:p w:rsidR="00A46731" w:rsidRPr="007E1804" w:rsidRDefault="00A46731" w:rsidP="00A46731">
            <w:pPr>
              <w:jc w:val="center"/>
              <w:rPr>
                <w:color w:val="000000" w:themeColor="text1"/>
              </w:rPr>
            </w:pPr>
          </w:p>
        </w:tc>
        <w:tc>
          <w:tcPr>
            <w:tcW w:w="153" w:type="pct"/>
          </w:tcPr>
          <w:p w:rsidR="00A46731" w:rsidRPr="007E1804" w:rsidRDefault="00A46731" w:rsidP="00A46731">
            <w:pPr>
              <w:jc w:val="center"/>
              <w:rPr>
                <w:color w:val="000000" w:themeColor="text1"/>
              </w:rPr>
            </w:pPr>
          </w:p>
        </w:tc>
        <w:tc>
          <w:tcPr>
            <w:tcW w:w="149" w:type="pct"/>
          </w:tcPr>
          <w:p w:rsidR="00A46731" w:rsidRPr="007E1804" w:rsidRDefault="00A46731" w:rsidP="00A46731">
            <w:pPr>
              <w:jc w:val="center"/>
              <w:rPr>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sidRPr="007E1804">
              <w:rPr>
                <w:color w:val="000000" w:themeColor="text1"/>
                <w:cs/>
              </w:rPr>
              <w:t>6.</w:t>
            </w:r>
          </w:p>
        </w:tc>
        <w:tc>
          <w:tcPr>
            <w:tcW w:w="1577" w:type="pct"/>
            <w:vAlign w:val="center"/>
          </w:tcPr>
          <w:p w:rsidR="00A46731" w:rsidRPr="007E1804" w:rsidRDefault="00A46731" w:rsidP="00A46731">
            <w:pPr>
              <w:rPr>
                <w:cs/>
              </w:rPr>
            </w:pPr>
            <w:r>
              <w:rPr>
                <w:rFonts w:hint="cs"/>
                <w:cs/>
              </w:rPr>
              <w:t xml:space="preserve">ศึกษา </w:t>
            </w:r>
            <w:r>
              <w:t xml:space="preserve">Google Map API </w:t>
            </w:r>
            <w:r>
              <w:rPr>
                <w:rFonts w:hint="cs"/>
                <w:cs/>
              </w:rPr>
              <w:t>เพื่อระบุตำแหน่ง</w:t>
            </w:r>
            <w:r w:rsidRPr="007E1804">
              <w:rPr>
                <w:cs/>
              </w:rPr>
              <w:t xml:space="preserve"> </w:t>
            </w:r>
          </w:p>
        </w:tc>
        <w:tc>
          <w:tcPr>
            <w:tcW w:w="168" w:type="pct"/>
          </w:tcPr>
          <w:p w:rsidR="00A46731" w:rsidRPr="007E1804" w:rsidRDefault="00A46731" w:rsidP="00A46731">
            <w:pPr>
              <w:jc w:val="center"/>
              <w:rPr>
                <w:color w:val="000000" w:themeColor="text1"/>
              </w:rPr>
            </w:pPr>
          </w:p>
        </w:tc>
        <w:tc>
          <w:tcPr>
            <w:tcW w:w="167" w:type="pct"/>
          </w:tcPr>
          <w:p w:rsidR="00A46731" w:rsidRPr="007E1804" w:rsidRDefault="00A46731" w:rsidP="00A46731">
            <w:pPr>
              <w:jc w:val="center"/>
              <w:rPr>
                <w:color w:val="000000" w:themeColor="text1"/>
              </w:rPr>
            </w:pPr>
            <w:r w:rsidRPr="007E1804">
              <w:rPr>
                <w:noProof/>
                <w:color w:val="000000" w:themeColor="text1"/>
              </w:rPr>
              <mc:AlternateContent>
                <mc:Choice Requires="wps">
                  <w:drawing>
                    <wp:anchor distT="0" distB="0" distL="114300" distR="114300" simplePos="0" relativeHeight="251823104" behindDoc="0" locked="0" layoutInCell="1" allowOverlap="1" wp14:anchorId="55DCDA36" wp14:editId="14AC30CC">
                      <wp:simplePos x="0" y="0"/>
                      <wp:positionH relativeFrom="column">
                        <wp:posOffset>71755</wp:posOffset>
                      </wp:positionH>
                      <wp:positionV relativeFrom="paragraph">
                        <wp:posOffset>280572</wp:posOffset>
                      </wp:positionV>
                      <wp:extent cx="1123950" cy="4445"/>
                      <wp:effectExtent l="38100" t="76200" r="76200" b="90805"/>
                      <wp:wrapNone/>
                      <wp:docPr id="6" name="Straight Arrow Connector 6"/>
                      <wp:cNvGraphicFramePr/>
                      <a:graphic xmlns:a="http://schemas.openxmlformats.org/drawingml/2006/main">
                        <a:graphicData uri="http://schemas.microsoft.com/office/word/2010/wordprocessingShape">
                          <wps:wsp>
                            <wps:cNvCnPr/>
                            <wps:spPr>
                              <a:xfrm>
                                <a:off x="0" y="0"/>
                                <a:ext cx="1123950" cy="444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80525" id="Straight Arrow Connector 6" o:spid="_x0000_s1026" type="#_x0000_t32" style="position:absolute;margin-left:5.65pt;margin-top:22.1pt;width:88.5pt;height:.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" strokecolor="black [3200]" strokeweight="1pt">
                      <v:stroke startarrow="block" endarrow="block" joinstyle="miter"/>
                    </v:shape>
                  </w:pict>
                </mc:Fallback>
              </mc:AlternateContent>
            </w:r>
          </w:p>
        </w:tc>
        <w:tc>
          <w:tcPr>
            <w:tcW w:w="164" w:type="pct"/>
          </w:tcPr>
          <w:p w:rsidR="00A46731" w:rsidRPr="007E1804" w:rsidRDefault="00A46731" w:rsidP="00A46731">
            <w:pPr>
              <w:jc w:val="center"/>
              <w:rPr>
                <w:color w:val="000000" w:themeColor="text1"/>
              </w:rPr>
            </w:pPr>
          </w:p>
        </w:tc>
        <w:tc>
          <w:tcPr>
            <w:tcW w:w="173" w:type="pct"/>
          </w:tcPr>
          <w:p w:rsidR="00A46731" w:rsidRPr="007E1804" w:rsidRDefault="00A46731" w:rsidP="00A46731">
            <w:pPr>
              <w:jc w:val="center"/>
              <w:rPr>
                <w:noProof/>
                <w:color w:val="000000" w:themeColor="text1"/>
              </w:rPr>
            </w:pPr>
          </w:p>
        </w:tc>
        <w:tc>
          <w:tcPr>
            <w:tcW w:w="163" w:type="pct"/>
          </w:tcPr>
          <w:p w:rsidR="00A46731" w:rsidRPr="007E1804" w:rsidRDefault="00A46731" w:rsidP="00A46731">
            <w:pPr>
              <w:jc w:val="center"/>
              <w:rPr>
                <w:color w:val="000000" w:themeColor="text1"/>
              </w:rPr>
            </w:pPr>
          </w:p>
        </w:tc>
        <w:tc>
          <w:tcPr>
            <w:tcW w:w="158" w:type="pct"/>
          </w:tcPr>
          <w:p w:rsidR="00A46731" w:rsidRPr="007E1804" w:rsidRDefault="00A46731" w:rsidP="00A46731">
            <w:pPr>
              <w:jc w:val="center"/>
              <w:rPr>
                <w:color w:val="000000" w:themeColor="text1"/>
              </w:rPr>
            </w:pPr>
          </w:p>
        </w:tc>
        <w:tc>
          <w:tcPr>
            <w:tcW w:w="166" w:type="pct"/>
          </w:tcPr>
          <w:p w:rsidR="00A46731" w:rsidRPr="007E1804" w:rsidRDefault="00A46731" w:rsidP="00A46731">
            <w:pPr>
              <w:jc w:val="center"/>
              <w:rPr>
                <w:color w:val="000000" w:themeColor="text1"/>
              </w:rPr>
            </w:pPr>
          </w:p>
        </w:tc>
        <w:tc>
          <w:tcPr>
            <w:tcW w:w="165" w:type="pct"/>
          </w:tcPr>
          <w:p w:rsidR="00A46731" w:rsidRPr="007E1804" w:rsidRDefault="00A46731" w:rsidP="00A46731">
            <w:pPr>
              <w:jc w:val="center"/>
              <w:rPr>
                <w:color w:val="000000" w:themeColor="text1"/>
              </w:rPr>
            </w:pPr>
          </w:p>
        </w:tc>
        <w:tc>
          <w:tcPr>
            <w:tcW w:w="149" w:type="pct"/>
          </w:tcPr>
          <w:p w:rsidR="00A46731" w:rsidRPr="007E1804" w:rsidRDefault="00A46731" w:rsidP="00A46731">
            <w:pPr>
              <w:jc w:val="center"/>
              <w:rPr>
                <w:color w:val="000000" w:themeColor="text1"/>
              </w:rPr>
            </w:pPr>
          </w:p>
        </w:tc>
        <w:tc>
          <w:tcPr>
            <w:tcW w:w="153" w:type="pct"/>
          </w:tcPr>
          <w:p w:rsidR="00A46731" w:rsidRPr="007E1804" w:rsidRDefault="00A46731" w:rsidP="00A46731">
            <w:pPr>
              <w:jc w:val="center"/>
              <w:rPr>
                <w:color w:val="000000" w:themeColor="text1"/>
              </w:rPr>
            </w:pPr>
          </w:p>
        </w:tc>
        <w:tc>
          <w:tcPr>
            <w:tcW w:w="149" w:type="pct"/>
          </w:tcPr>
          <w:p w:rsidR="00A46731" w:rsidRPr="007E1804" w:rsidRDefault="00A46731" w:rsidP="00A46731">
            <w:pPr>
              <w:jc w:val="center"/>
              <w:rPr>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cs/>
              </w:rPr>
            </w:pPr>
            <w:r w:rsidRPr="007E1804">
              <w:rPr>
                <w:color w:val="000000" w:themeColor="text1"/>
                <w:cs/>
              </w:rPr>
              <w:t>7.</w:t>
            </w:r>
          </w:p>
        </w:tc>
        <w:tc>
          <w:tcPr>
            <w:tcW w:w="1577" w:type="pct"/>
            <w:vAlign w:val="center"/>
          </w:tcPr>
          <w:p w:rsidR="00A46731" w:rsidRPr="007E1804" w:rsidRDefault="00A46731" w:rsidP="00A46731">
            <w:r>
              <w:rPr>
                <w:rFonts w:hint="cs"/>
                <w:cs/>
              </w:rPr>
              <w:t xml:space="preserve">พัฒนาระบบส่วนระบุตัวตน </w:t>
            </w:r>
            <w:r>
              <w:t xml:space="preserve">Google Map API </w:t>
            </w:r>
          </w:p>
        </w:tc>
        <w:tc>
          <w:tcPr>
            <w:tcW w:w="168" w:type="pct"/>
          </w:tcPr>
          <w:p w:rsidR="00A46731" w:rsidRPr="007E1804" w:rsidRDefault="00A46731" w:rsidP="00A46731">
            <w:pPr>
              <w:jc w:val="center"/>
              <w:rPr>
                <w:color w:val="000000" w:themeColor="text1"/>
              </w:rPr>
            </w:pPr>
          </w:p>
        </w:tc>
        <w:tc>
          <w:tcPr>
            <w:tcW w:w="167" w:type="pct"/>
          </w:tcPr>
          <w:p w:rsidR="00A46731" w:rsidRPr="007E1804" w:rsidRDefault="00A46731" w:rsidP="00A46731">
            <w:pPr>
              <w:jc w:val="center"/>
              <w:rPr>
                <w:color w:val="000000" w:themeColor="text1"/>
              </w:rPr>
            </w:pPr>
          </w:p>
        </w:tc>
        <w:tc>
          <w:tcPr>
            <w:tcW w:w="164" w:type="pct"/>
          </w:tcPr>
          <w:p w:rsidR="00A46731" w:rsidRPr="007E1804" w:rsidRDefault="00A46731" w:rsidP="00A46731">
            <w:pPr>
              <w:jc w:val="center"/>
              <w:rPr>
                <w:color w:val="000000" w:themeColor="text1"/>
              </w:rPr>
            </w:pPr>
          </w:p>
        </w:tc>
        <w:tc>
          <w:tcPr>
            <w:tcW w:w="173" w:type="pct"/>
          </w:tcPr>
          <w:p w:rsidR="00A46731" w:rsidRPr="007E1804" w:rsidRDefault="00A46731" w:rsidP="00A46731">
            <w:pPr>
              <w:jc w:val="center"/>
              <w:rPr>
                <w:noProof/>
                <w:color w:val="000000" w:themeColor="text1"/>
              </w:rPr>
            </w:pPr>
          </w:p>
        </w:tc>
        <w:tc>
          <w:tcPr>
            <w:tcW w:w="163" w:type="pct"/>
          </w:tcPr>
          <w:p w:rsidR="00A46731" w:rsidRPr="007E1804" w:rsidRDefault="00A46731" w:rsidP="00A46731">
            <w:pPr>
              <w:jc w:val="center"/>
              <w:rPr>
                <w:color w:val="000000" w:themeColor="text1"/>
              </w:rPr>
            </w:pPr>
          </w:p>
        </w:tc>
        <w:tc>
          <w:tcPr>
            <w:tcW w:w="158" w:type="pct"/>
          </w:tcPr>
          <w:p w:rsidR="00A46731" w:rsidRPr="007E1804" w:rsidRDefault="00A46731" w:rsidP="00A46731">
            <w:pPr>
              <w:jc w:val="center"/>
              <w:rPr>
                <w:color w:val="000000" w:themeColor="text1"/>
              </w:rPr>
            </w:pPr>
          </w:p>
        </w:tc>
        <w:tc>
          <w:tcPr>
            <w:tcW w:w="166" w:type="pct"/>
          </w:tcPr>
          <w:p w:rsidR="00A46731" w:rsidRPr="007E1804" w:rsidRDefault="00A46731" w:rsidP="00A46731">
            <w:pPr>
              <w:jc w:val="center"/>
              <w:rPr>
                <w:color w:val="000000" w:themeColor="text1"/>
              </w:rPr>
            </w:pPr>
          </w:p>
        </w:tc>
        <w:tc>
          <w:tcPr>
            <w:tcW w:w="165" w:type="pct"/>
          </w:tcPr>
          <w:p w:rsidR="00A46731" w:rsidRPr="007E1804" w:rsidRDefault="00A46731" w:rsidP="00A46731">
            <w:pPr>
              <w:jc w:val="center"/>
              <w:rPr>
                <w:color w:val="000000" w:themeColor="text1"/>
              </w:rPr>
            </w:pPr>
          </w:p>
        </w:tc>
        <w:tc>
          <w:tcPr>
            <w:tcW w:w="149" w:type="pct"/>
          </w:tcPr>
          <w:p w:rsidR="00A46731" w:rsidRPr="007E1804" w:rsidRDefault="00A46731" w:rsidP="00A46731">
            <w:pPr>
              <w:jc w:val="center"/>
              <w:rPr>
                <w:color w:val="000000" w:themeColor="text1"/>
              </w:rPr>
            </w:pPr>
          </w:p>
        </w:tc>
        <w:tc>
          <w:tcPr>
            <w:tcW w:w="153" w:type="pct"/>
          </w:tcPr>
          <w:p w:rsidR="00A46731" w:rsidRPr="007E1804" w:rsidRDefault="00A46731" w:rsidP="00A46731">
            <w:pPr>
              <w:jc w:val="center"/>
              <w:rPr>
                <w:color w:val="000000" w:themeColor="text1"/>
              </w:rPr>
            </w:pPr>
            <w:r w:rsidRPr="007E1804">
              <w:rPr>
                <w:noProof/>
                <w:color w:val="000000" w:themeColor="text1"/>
              </w:rPr>
              <mc:AlternateContent>
                <mc:Choice Requires="wps">
                  <w:drawing>
                    <wp:anchor distT="0" distB="0" distL="114300" distR="114300" simplePos="0" relativeHeight="251828224" behindDoc="0" locked="0" layoutInCell="1" allowOverlap="1" wp14:anchorId="5FE01545" wp14:editId="329CE1CB">
                      <wp:simplePos x="0" y="0"/>
                      <wp:positionH relativeFrom="column">
                        <wp:posOffset>-571510</wp:posOffset>
                      </wp:positionH>
                      <wp:positionV relativeFrom="paragraph">
                        <wp:posOffset>288895</wp:posOffset>
                      </wp:positionV>
                      <wp:extent cx="1098550" cy="0"/>
                      <wp:effectExtent l="38100" t="76200" r="25400" b="95250"/>
                      <wp:wrapNone/>
                      <wp:docPr id="56" name="Straight Arrow Connector 56"/>
                      <wp:cNvGraphicFramePr/>
                      <a:graphic xmlns:a="http://schemas.openxmlformats.org/drawingml/2006/main">
                        <a:graphicData uri="http://schemas.microsoft.com/office/word/2010/wordprocessingShape">
                          <wps:wsp>
                            <wps:cNvCnPr/>
                            <wps:spPr>
                              <a:xfrm>
                                <a:off x="0" y="0"/>
                                <a:ext cx="10985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A33F7" id="Straight Arrow Connector 56" o:spid="_x0000_s1026" type="#_x0000_t32" style="position:absolute;margin-left:-45pt;margin-top:22.75pt;width:86.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" strokecolor="black [3200]" strokeweight="1pt">
                      <v:stroke startarrow="block" endarrow="block" joinstyle="miter"/>
                    </v:shape>
                  </w:pict>
                </mc:Fallback>
              </mc:AlternateContent>
            </w:r>
          </w:p>
        </w:tc>
        <w:tc>
          <w:tcPr>
            <w:tcW w:w="149" w:type="pct"/>
          </w:tcPr>
          <w:p w:rsidR="00A46731" w:rsidRPr="007E1804" w:rsidRDefault="00A46731" w:rsidP="00A46731">
            <w:pPr>
              <w:jc w:val="center"/>
              <w:rPr>
                <w:color w:val="000000" w:themeColor="text1"/>
              </w:rPr>
            </w:pPr>
          </w:p>
        </w:tc>
        <w:tc>
          <w:tcPr>
            <w:tcW w:w="156"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49" w:type="pct"/>
            <w:vAlign w:val="center"/>
          </w:tcPr>
          <w:p w:rsidR="00A46731" w:rsidRPr="007E1804" w:rsidRDefault="00A46731" w:rsidP="00A46731">
            <w:pPr>
              <w:jc w:val="center"/>
              <w:rPr>
                <w:b/>
                <w:bCs/>
                <w:color w:val="000000" w:themeColor="text1"/>
                <w:cs/>
              </w:rPr>
            </w:pPr>
          </w:p>
        </w:tc>
        <w:tc>
          <w:tcPr>
            <w:tcW w:w="147" w:type="pct"/>
            <w:vAlign w:val="center"/>
          </w:tcPr>
          <w:p w:rsidR="00A46731" w:rsidRPr="007E1804" w:rsidRDefault="00A46731" w:rsidP="00A46731">
            <w:pPr>
              <w:jc w:val="center"/>
              <w:rPr>
                <w:b/>
                <w:bCs/>
                <w:color w:val="000000" w:themeColor="text1"/>
                <w:cs/>
              </w:rPr>
            </w:pPr>
          </w:p>
        </w:tc>
        <w:tc>
          <w:tcPr>
            <w:tcW w:w="156"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rPr>
            </w:pPr>
            <w:r>
              <w:rPr>
                <w:rFonts w:hint="cs"/>
                <w:color w:val="000000" w:themeColor="text1"/>
                <w:cs/>
              </w:rPr>
              <w:t>8</w:t>
            </w:r>
            <w:r w:rsidRPr="007E1804">
              <w:rPr>
                <w:color w:val="000000" w:themeColor="text1"/>
                <w:cs/>
              </w:rPr>
              <w:t>.</w:t>
            </w:r>
          </w:p>
        </w:tc>
        <w:tc>
          <w:tcPr>
            <w:tcW w:w="1577" w:type="pct"/>
            <w:vAlign w:val="center"/>
          </w:tcPr>
          <w:p w:rsidR="00A46731" w:rsidRPr="007E1804" w:rsidRDefault="00A46731" w:rsidP="00A46731">
            <w:pPr>
              <w:rPr>
                <w:cs/>
              </w:rPr>
            </w:pPr>
            <w:r w:rsidRPr="007E1804">
              <w:rPr>
                <w:cs/>
              </w:rPr>
              <w:t>พัฒนาระบบ</w:t>
            </w:r>
            <w:r>
              <w:rPr>
                <w:rFonts w:hint="cs"/>
                <w:cs/>
              </w:rPr>
              <w:t>ส่วนดึงข้อมูลสถานที่ใกล้เคียงมาแสดงผล</w:t>
            </w:r>
          </w:p>
        </w:tc>
        <w:tc>
          <w:tcPr>
            <w:tcW w:w="168" w:type="pct"/>
          </w:tcPr>
          <w:p w:rsidR="00A46731" w:rsidRPr="007E1804" w:rsidRDefault="00A46731" w:rsidP="00A46731">
            <w:pPr>
              <w:jc w:val="left"/>
              <w:rPr>
                <w:color w:val="000000" w:themeColor="text1"/>
              </w:rPr>
            </w:pPr>
          </w:p>
        </w:tc>
        <w:tc>
          <w:tcPr>
            <w:tcW w:w="167" w:type="pct"/>
          </w:tcPr>
          <w:p w:rsidR="00A46731" w:rsidRPr="007E1804" w:rsidRDefault="00A46731" w:rsidP="00A46731">
            <w:pPr>
              <w:jc w:val="left"/>
              <w:rPr>
                <w:color w:val="000000" w:themeColor="text1"/>
              </w:rPr>
            </w:pPr>
          </w:p>
        </w:tc>
        <w:tc>
          <w:tcPr>
            <w:tcW w:w="164" w:type="pct"/>
          </w:tcPr>
          <w:p w:rsidR="00A46731" w:rsidRPr="007E1804" w:rsidRDefault="00A46731" w:rsidP="00A46731">
            <w:pPr>
              <w:jc w:val="left"/>
              <w:rPr>
                <w:color w:val="000000" w:themeColor="text1"/>
              </w:rPr>
            </w:pPr>
          </w:p>
        </w:tc>
        <w:tc>
          <w:tcPr>
            <w:tcW w:w="173" w:type="pct"/>
          </w:tcPr>
          <w:p w:rsidR="00A46731" w:rsidRPr="007E1804" w:rsidRDefault="00A46731" w:rsidP="00A46731">
            <w:pPr>
              <w:jc w:val="left"/>
              <w:rPr>
                <w:color w:val="000000" w:themeColor="text1"/>
              </w:rPr>
            </w:pPr>
          </w:p>
        </w:tc>
        <w:tc>
          <w:tcPr>
            <w:tcW w:w="163" w:type="pct"/>
          </w:tcPr>
          <w:p w:rsidR="00A46731" w:rsidRPr="007E1804" w:rsidRDefault="00A46731" w:rsidP="00A46731">
            <w:pPr>
              <w:jc w:val="left"/>
              <w:rPr>
                <w:color w:val="000000" w:themeColor="text1"/>
              </w:rPr>
            </w:pPr>
          </w:p>
        </w:tc>
        <w:tc>
          <w:tcPr>
            <w:tcW w:w="158" w:type="pct"/>
          </w:tcPr>
          <w:p w:rsidR="00A46731" w:rsidRPr="007E1804" w:rsidRDefault="00A46731" w:rsidP="00A46731">
            <w:pPr>
              <w:jc w:val="left"/>
              <w:rPr>
                <w:color w:val="000000" w:themeColor="text1"/>
              </w:rPr>
            </w:pPr>
          </w:p>
        </w:tc>
        <w:tc>
          <w:tcPr>
            <w:tcW w:w="166" w:type="pct"/>
          </w:tcPr>
          <w:p w:rsidR="00A46731" w:rsidRPr="007E1804" w:rsidRDefault="00A46731" w:rsidP="00A46731">
            <w:pPr>
              <w:jc w:val="left"/>
              <w:rPr>
                <w:color w:val="000000" w:themeColor="text1"/>
              </w:rPr>
            </w:pPr>
            <w:r w:rsidRPr="007E1804">
              <w:rPr>
                <w:noProof/>
                <w:color w:val="000000" w:themeColor="text1"/>
              </w:rPr>
              <mc:AlternateContent>
                <mc:Choice Requires="wps">
                  <w:drawing>
                    <wp:anchor distT="0" distB="0" distL="114300" distR="114300" simplePos="0" relativeHeight="251831296" behindDoc="0" locked="0" layoutInCell="1" allowOverlap="1" wp14:anchorId="07974610" wp14:editId="51677D8C">
                      <wp:simplePos x="0" y="0"/>
                      <wp:positionH relativeFrom="column">
                        <wp:posOffset>70485</wp:posOffset>
                      </wp:positionH>
                      <wp:positionV relativeFrom="paragraph">
                        <wp:posOffset>295275</wp:posOffset>
                      </wp:positionV>
                      <wp:extent cx="1098550" cy="0"/>
                      <wp:effectExtent l="38100" t="76200" r="25400" b="95250"/>
                      <wp:wrapNone/>
                      <wp:docPr id="15" name="Straight Arrow Connector 15"/>
                      <wp:cNvGraphicFramePr/>
                      <a:graphic xmlns:a="http://schemas.openxmlformats.org/drawingml/2006/main">
                        <a:graphicData uri="http://schemas.microsoft.com/office/word/2010/wordprocessingShape">
                          <wps:wsp>
                            <wps:cNvCnPr/>
                            <wps:spPr>
                              <a:xfrm>
                                <a:off x="0" y="0"/>
                                <a:ext cx="10985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2BC3" id="Straight Arrow Connector 15" o:spid="_x0000_s1026" type="#_x0000_t32" style="position:absolute;margin-left:5.55pt;margin-top:23.25pt;width:86.5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" strokecolor="black [3200]" strokeweight="1pt">
                      <v:stroke startarrow="block" endarrow="block" joinstyle="miter"/>
                    </v:shape>
                  </w:pict>
                </mc:Fallback>
              </mc:AlternateContent>
            </w:r>
          </w:p>
        </w:tc>
        <w:tc>
          <w:tcPr>
            <w:tcW w:w="165"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p>
        </w:tc>
        <w:tc>
          <w:tcPr>
            <w:tcW w:w="153"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p>
        </w:tc>
        <w:tc>
          <w:tcPr>
            <w:tcW w:w="156" w:type="pct"/>
          </w:tcPr>
          <w:p w:rsidR="00A46731" w:rsidRPr="007E1804" w:rsidRDefault="00A46731" w:rsidP="00A46731">
            <w:pPr>
              <w:jc w:val="left"/>
              <w:rPr>
                <w:color w:val="000000" w:themeColor="text1"/>
              </w:rPr>
            </w:pPr>
          </w:p>
        </w:tc>
        <w:tc>
          <w:tcPr>
            <w:tcW w:w="147"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p>
        </w:tc>
        <w:tc>
          <w:tcPr>
            <w:tcW w:w="147" w:type="pct"/>
          </w:tcPr>
          <w:p w:rsidR="00A46731" w:rsidRPr="007E1804" w:rsidRDefault="00A46731" w:rsidP="00A46731">
            <w:pPr>
              <w:jc w:val="left"/>
              <w:rPr>
                <w:color w:val="000000" w:themeColor="text1"/>
              </w:rPr>
            </w:pPr>
          </w:p>
        </w:tc>
        <w:tc>
          <w:tcPr>
            <w:tcW w:w="156" w:type="pct"/>
          </w:tcPr>
          <w:p w:rsidR="00A46731" w:rsidRPr="007E1804" w:rsidRDefault="00A46731" w:rsidP="00A46731">
            <w:pPr>
              <w:jc w:val="left"/>
              <w:rPr>
                <w:color w:val="000000" w:themeColor="text1"/>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r w:rsidR="00A46731" w:rsidRPr="007E1804" w:rsidTr="002644D7">
        <w:trPr>
          <w:cantSplit/>
          <w:trHeight w:val="715"/>
          <w:tblHeader/>
          <w:jc w:val="center"/>
        </w:trPr>
        <w:tc>
          <w:tcPr>
            <w:tcW w:w="321" w:type="pct"/>
            <w:vAlign w:val="center"/>
          </w:tcPr>
          <w:p w:rsidR="00A46731" w:rsidRPr="007E1804" w:rsidRDefault="00A46731" w:rsidP="00A46731">
            <w:pPr>
              <w:jc w:val="center"/>
              <w:rPr>
                <w:color w:val="000000" w:themeColor="text1"/>
                <w:cs/>
              </w:rPr>
            </w:pPr>
            <w:r>
              <w:rPr>
                <w:rFonts w:hint="cs"/>
                <w:color w:val="000000" w:themeColor="text1"/>
                <w:cs/>
              </w:rPr>
              <w:t>9</w:t>
            </w:r>
            <w:r w:rsidRPr="007E1804">
              <w:rPr>
                <w:color w:val="000000" w:themeColor="text1"/>
                <w:cs/>
              </w:rPr>
              <w:t>.</w:t>
            </w:r>
          </w:p>
        </w:tc>
        <w:tc>
          <w:tcPr>
            <w:tcW w:w="1577" w:type="pct"/>
            <w:vAlign w:val="center"/>
          </w:tcPr>
          <w:p w:rsidR="00A46731" w:rsidRPr="007E1804" w:rsidRDefault="00A46731" w:rsidP="00A46731">
            <w:pPr>
              <w:rPr>
                <w:color w:val="000000" w:themeColor="text1"/>
                <w:cs/>
              </w:rPr>
            </w:pPr>
            <w:r>
              <w:rPr>
                <w:rFonts w:hint="cs"/>
                <w:color w:val="000000" w:themeColor="text1"/>
                <w:cs/>
              </w:rPr>
              <w:t>ทดสอบและปรับปรุงระบบ</w:t>
            </w:r>
          </w:p>
        </w:tc>
        <w:tc>
          <w:tcPr>
            <w:tcW w:w="168" w:type="pct"/>
          </w:tcPr>
          <w:p w:rsidR="00A46731" w:rsidRPr="007E1804" w:rsidRDefault="00A46731" w:rsidP="00A46731">
            <w:pPr>
              <w:jc w:val="left"/>
              <w:rPr>
                <w:color w:val="000000" w:themeColor="text1"/>
              </w:rPr>
            </w:pPr>
          </w:p>
        </w:tc>
        <w:tc>
          <w:tcPr>
            <w:tcW w:w="167" w:type="pct"/>
          </w:tcPr>
          <w:p w:rsidR="00A46731" w:rsidRPr="007E1804" w:rsidRDefault="00A46731" w:rsidP="00A46731">
            <w:pPr>
              <w:jc w:val="left"/>
              <w:rPr>
                <w:color w:val="000000" w:themeColor="text1"/>
              </w:rPr>
            </w:pPr>
          </w:p>
        </w:tc>
        <w:tc>
          <w:tcPr>
            <w:tcW w:w="164" w:type="pct"/>
          </w:tcPr>
          <w:p w:rsidR="00A46731" w:rsidRPr="007E1804" w:rsidRDefault="00A46731" w:rsidP="00A46731">
            <w:pPr>
              <w:jc w:val="left"/>
              <w:rPr>
                <w:color w:val="000000" w:themeColor="text1"/>
              </w:rPr>
            </w:pPr>
          </w:p>
        </w:tc>
        <w:tc>
          <w:tcPr>
            <w:tcW w:w="173" w:type="pct"/>
          </w:tcPr>
          <w:p w:rsidR="00A46731" w:rsidRPr="007E1804" w:rsidRDefault="00A46731" w:rsidP="00A46731">
            <w:pPr>
              <w:jc w:val="left"/>
              <w:rPr>
                <w:noProof/>
                <w:color w:val="000000" w:themeColor="text1"/>
                <w:cs/>
                <w:lang w:val="th-TH"/>
              </w:rPr>
            </w:pPr>
          </w:p>
        </w:tc>
        <w:tc>
          <w:tcPr>
            <w:tcW w:w="163" w:type="pct"/>
          </w:tcPr>
          <w:p w:rsidR="00A46731" w:rsidRPr="007E1804" w:rsidRDefault="00A46731" w:rsidP="00A46731">
            <w:pPr>
              <w:jc w:val="left"/>
              <w:rPr>
                <w:color w:val="000000" w:themeColor="text1"/>
              </w:rPr>
            </w:pPr>
          </w:p>
        </w:tc>
        <w:tc>
          <w:tcPr>
            <w:tcW w:w="158" w:type="pct"/>
          </w:tcPr>
          <w:p w:rsidR="00A46731" w:rsidRPr="007E1804" w:rsidRDefault="00A46731" w:rsidP="00A46731">
            <w:pPr>
              <w:jc w:val="left"/>
              <w:rPr>
                <w:color w:val="000000" w:themeColor="text1"/>
              </w:rPr>
            </w:pPr>
          </w:p>
        </w:tc>
        <w:tc>
          <w:tcPr>
            <w:tcW w:w="166" w:type="pct"/>
          </w:tcPr>
          <w:p w:rsidR="00A46731" w:rsidRPr="007E1804" w:rsidRDefault="00A46731" w:rsidP="00A46731">
            <w:pPr>
              <w:jc w:val="left"/>
              <w:rPr>
                <w:color w:val="000000" w:themeColor="text1"/>
              </w:rPr>
            </w:pPr>
          </w:p>
        </w:tc>
        <w:tc>
          <w:tcPr>
            <w:tcW w:w="165"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p>
        </w:tc>
        <w:tc>
          <w:tcPr>
            <w:tcW w:w="153"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p>
        </w:tc>
        <w:tc>
          <w:tcPr>
            <w:tcW w:w="156" w:type="pct"/>
          </w:tcPr>
          <w:p w:rsidR="00A46731" w:rsidRPr="007E1804" w:rsidRDefault="00A46731" w:rsidP="00A46731">
            <w:pPr>
              <w:jc w:val="left"/>
              <w:rPr>
                <w:color w:val="000000" w:themeColor="text1"/>
              </w:rPr>
            </w:pPr>
          </w:p>
        </w:tc>
        <w:tc>
          <w:tcPr>
            <w:tcW w:w="147" w:type="pct"/>
          </w:tcPr>
          <w:p w:rsidR="00A46731" w:rsidRPr="007E1804" w:rsidRDefault="00A46731" w:rsidP="00A46731">
            <w:pPr>
              <w:jc w:val="left"/>
              <w:rPr>
                <w:color w:val="000000" w:themeColor="text1"/>
              </w:rPr>
            </w:pPr>
          </w:p>
        </w:tc>
        <w:tc>
          <w:tcPr>
            <w:tcW w:w="149" w:type="pct"/>
          </w:tcPr>
          <w:p w:rsidR="00A46731" w:rsidRPr="007E1804" w:rsidRDefault="00A46731" w:rsidP="00A46731">
            <w:pPr>
              <w:jc w:val="left"/>
              <w:rPr>
                <w:color w:val="000000" w:themeColor="text1"/>
              </w:rPr>
            </w:pPr>
            <w:r w:rsidRPr="007E1804">
              <w:rPr>
                <w:noProof/>
                <w:color w:val="000000" w:themeColor="text1"/>
              </w:rPr>
              <mc:AlternateContent>
                <mc:Choice Requires="wps">
                  <w:drawing>
                    <wp:anchor distT="0" distB="0" distL="114300" distR="114300" simplePos="0" relativeHeight="251834368" behindDoc="0" locked="0" layoutInCell="1" allowOverlap="1" wp14:anchorId="2C3D46E9" wp14:editId="45D62765">
                      <wp:simplePos x="0" y="0"/>
                      <wp:positionH relativeFrom="column">
                        <wp:posOffset>-379865</wp:posOffset>
                      </wp:positionH>
                      <wp:positionV relativeFrom="paragraph">
                        <wp:posOffset>367450</wp:posOffset>
                      </wp:positionV>
                      <wp:extent cx="615950" cy="0"/>
                      <wp:effectExtent l="38100" t="76200" r="12700" b="95250"/>
                      <wp:wrapNone/>
                      <wp:docPr id="16" name="Straight Arrow Connector 19"/>
                      <wp:cNvGraphicFramePr/>
                      <a:graphic xmlns:a="http://schemas.openxmlformats.org/drawingml/2006/main">
                        <a:graphicData uri="http://schemas.microsoft.com/office/word/2010/wordprocessingShape">
                          <wps:wsp>
                            <wps:cNvCnPr/>
                            <wps:spPr>
                              <a:xfrm>
                                <a:off x="0" y="0"/>
                                <a:ext cx="6159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AD395" id="Straight Arrow Connector 19" o:spid="_x0000_s1026" type="#_x0000_t32" style="position:absolute;margin-left:-29.9pt;margin-top:28.95pt;width:48.5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" strokecolor="black [3200]" strokeweight="1pt">
                      <v:stroke startarrow="block" endarrow="block" joinstyle="miter"/>
                    </v:shape>
                  </w:pict>
                </mc:Fallback>
              </mc:AlternateContent>
            </w:r>
          </w:p>
        </w:tc>
        <w:tc>
          <w:tcPr>
            <w:tcW w:w="147" w:type="pct"/>
          </w:tcPr>
          <w:p w:rsidR="00A46731" w:rsidRPr="007E1804" w:rsidRDefault="00A46731" w:rsidP="00A46731">
            <w:pPr>
              <w:jc w:val="left"/>
              <w:rPr>
                <w:color w:val="000000" w:themeColor="text1"/>
              </w:rPr>
            </w:pPr>
          </w:p>
        </w:tc>
        <w:tc>
          <w:tcPr>
            <w:tcW w:w="156" w:type="pct"/>
          </w:tcPr>
          <w:p w:rsidR="00A46731" w:rsidRPr="007E1804" w:rsidRDefault="00A46731" w:rsidP="00A46731">
            <w:pPr>
              <w:jc w:val="left"/>
              <w:rPr>
                <w:color w:val="000000" w:themeColor="text1"/>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c>
          <w:tcPr>
            <w:tcW w:w="143" w:type="pct"/>
            <w:vAlign w:val="center"/>
          </w:tcPr>
          <w:p w:rsidR="00A46731" w:rsidRPr="007E1804" w:rsidRDefault="00A46731" w:rsidP="00A46731">
            <w:pPr>
              <w:jc w:val="center"/>
              <w:rPr>
                <w:b/>
                <w:bCs/>
                <w:color w:val="000000" w:themeColor="text1"/>
                <w:cs/>
              </w:rPr>
            </w:pPr>
          </w:p>
        </w:tc>
      </w:tr>
    </w:tbl>
    <w:p w:rsidR="008E133D" w:rsidRDefault="00014BF6" w:rsidP="00494496">
      <w:pPr>
        <w:spacing w:before="240"/>
        <w:ind w:firstLine="720"/>
        <w:rPr>
          <w:color w:val="000000" w:themeColor="text1"/>
        </w:rPr>
      </w:pPr>
      <w:r>
        <w:rPr>
          <w:rFonts w:hint="cs"/>
          <w:color w:val="000000" w:themeColor="text1"/>
          <w:cs/>
        </w:rPr>
        <w:t>จากตาราง</w:t>
      </w:r>
      <w:r w:rsidR="008E133D">
        <w:rPr>
          <w:rFonts w:hint="cs"/>
          <w:color w:val="000000" w:themeColor="text1"/>
          <w:cs/>
        </w:rPr>
        <w:t>เห็นว่าโครงงานที่ดำเนินการอยู่เสร็จไม่ทันในระเวลาที่กำหนด</w:t>
      </w:r>
      <w:r w:rsidR="00FD4927">
        <w:rPr>
          <w:color w:val="000000" w:themeColor="text1"/>
        </w:rPr>
        <w:t xml:space="preserve"> </w:t>
      </w:r>
      <w:r w:rsidR="00FD4927">
        <w:rPr>
          <w:rFonts w:hint="cs"/>
          <w:color w:val="000000" w:themeColor="text1"/>
          <w:cs/>
        </w:rPr>
        <w:t>ผู้ดำเนินโครงงาน</w:t>
      </w:r>
      <w:r w:rsidR="00112E2F">
        <w:rPr>
          <w:rFonts w:hint="cs"/>
          <w:color w:val="000000" w:themeColor="text1"/>
          <w:cs/>
        </w:rPr>
        <w:t>จึงได้ทำการปรึกษากับอาจารย์ที่ปรึกษา อาจารย์ที่ปรึกษามีความเห็นตรงกัน โดย</w:t>
      </w:r>
      <w:r w:rsidR="008E133D">
        <w:rPr>
          <w:rFonts w:hint="cs"/>
          <w:color w:val="000000" w:themeColor="text1"/>
          <w:cs/>
        </w:rPr>
        <w:t>ให้มีการ</w:t>
      </w:r>
      <w:r w:rsidR="00112E2F">
        <w:rPr>
          <w:rFonts w:hint="cs"/>
          <w:color w:val="000000" w:themeColor="text1"/>
          <w:cs/>
        </w:rPr>
        <w:t>ปรับ</w:t>
      </w:r>
      <w:r w:rsidR="00FD4927">
        <w:rPr>
          <w:rFonts w:hint="cs"/>
          <w:color w:val="000000" w:themeColor="text1"/>
          <w:cs/>
        </w:rPr>
        <w:t>เปลี่ยน</w:t>
      </w:r>
      <w:r w:rsidR="00112E2F">
        <w:rPr>
          <w:rFonts w:hint="cs"/>
          <w:color w:val="000000" w:themeColor="text1"/>
          <w:cs/>
        </w:rPr>
        <w:t>โครงงานใหม่</w:t>
      </w:r>
      <w:r w:rsidR="00FD4927">
        <w:rPr>
          <w:rFonts w:hint="cs"/>
          <w:color w:val="000000" w:themeColor="text1"/>
          <w:cs/>
        </w:rPr>
        <w:t xml:space="preserve"> </w:t>
      </w:r>
      <w:r w:rsidR="00112E2F">
        <w:rPr>
          <w:rFonts w:hint="cs"/>
          <w:color w:val="000000" w:themeColor="text1"/>
          <w:cs/>
        </w:rPr>
        <w:t>ซึ่งโครงงานวิศวกรรมซอฟต์แวร์ที่ได้รับมอบหมาย</w:t>
      </w:r>
      <w:r w:rsidR="00FB452C">
        <w:rPr>
          <w:rFonts w:hint="cs"/>
          <w:color w:val="000000" w:themeColor="text1"/>
          <w:cs/>
        </w:rPr>
        <w:t xml:space="preserve"> </w:t>
      </w:r>
      <w:r w:rsidR="00112E2F">
        <w:rPr>
          <w:rFonts w:hint="cs"/>
          <w:color w:val="000000" w:themeColor="text1"/>
          <w:cs/>
        </w:rPr>
        <w:t>คือ</w:t>
      </w:r>
      <w:r w:rsidR="00FB452C">
        <w:rPr>
          <w:rFonts w:hint="cs"/>
          <w:color w:val="000000" w:themeColor="text1"/>
          <w:cs/>
        </w:rPr>
        <w:t xml:space="preserve"> </w:t>
      </w:r>
      <w:r w:rsidR="00112E2F">
        <w:rPr>
          <w:rFonts w:hint="cs"/>
          <w:color w:val="000000" w:themeColor="text1"/>
          <w:cs/>
        </w:rPr>
        <w:t>ระบบบุคลากร</w:t>
      </w:r>
      <w:r w:rsidR="000F7986" w:rsidRPr="000F7986">
        <w:rPr>
          <w:color w:val="000000" w:themeColor="text1"/>
          <w:cs/>
        </w:rPr>
        <w:t xml:space="preserve">ของสำนักงานป้องกันควบคุมโรคที่ 6 จังหวัดชลบุรี </w:t>
      </w:r>
      <w:r w:rsidR="00112E2F">
        <w:rPr>
          <w:rFonts w:hint="cs"/>
          <w:color w:val="000000" w:themeColor="text1"/>
          <w:cs/>
        </w:rPr>
        <w:t>มี</w:t>
      </w:r>
      <w:r w:rsidR="00FB452C">
        <w:rPr>
          <w:rFonts w:hint="cs"/>
          <w:color w:val="000000" w:themeColor="text1"/>
          <w:cs/>
        </w:rPr>
        <w:t xml:space="preserve">ส่วนงานรับผิดชอบ </w:t>
      </w:r>
      <w:r w:rsidR="00112E2F">
        <w:rPr>
          <w:rFonts w:hint="cs"/>
          <w:color w:val="000000" w:themeColor="text1"/>
          <w:cs/>
        </w:rPr>
        <w:t>ดังนี้</w:t>
      </w:r>
    </w:p>
    <w:p w:rsidR="00112E2F" w:rsidRPr="00112E2F" w:rsidRDefault="00112E2F" w:rsidP="00112E2F">
      <w:pPr>
        <w:pStyle w:val="a7"/>
        <w:numPr>
          <w:ilvl w:val="0"/>
          <w:numId w:val="708"/>
        </w:numPr>
        <w:rPr>
          <w:sz w:val="24"/>
          <w:szCs w:val="32"/>
        </w:rPr>
      </w:pPr>
      <w:r w:rsidRPr="00112E2F">
        <w:rPr>
          <w:rFonts w:cs="TH SarabunPSK" w:hint="cs"/>
          <w:sz w:val="24"/>
          <w:szCs w:val="32"/>
          <w:cs/>
        </w:rPr>
        <w:t>มอดูล</w:t>
      </w:r>
      <w:r>
        <w:rPr>
          <w:rFonts w:cs="TH SarabunPSK" w:hint="cs"/>
          <w:sz w:val="24"/>
          <w:szCs w:val="32"/>
          <w:cs/>
        </w:rPr>
        <w:t>ทำเนียบบุคลากร</w:t>
      </w:r>
    </w:p>
    <w:p w:rsidR="00112E2F" w:rsidRDefault="00112E2F" w:rsidP="00112E2F">
      <w:pPr>
        <w:pStyle w:val="a7"/>
        <w:numPr>
          <w:ilvl w:val="0"/>
          <w:numId w:val="708"/>
        </w:numPr>
        <w:rPr>
          <w:rFonts w:cs="TH SarabunPSK"/>
          <w:sz w:val="24"/>
          <w:szCs w:val="32"/>
        </w:rPr>
      </w:pPr>
      <w:r w:rsidRPr="00112E2F">
        <w:rPr>
          <w:rFonts w:cs="TH SarabunPSK"/>
          <w:sz w:val="24"/>
          <w:szCs w:val="32"/>
          <w:cs/>
        </w:rPr>
        <w:lastRenderedPageBreak/>
        <w:t>มอดูลเกษียณ</w:t>
      </w:r>
      <w:r>
        <w:rPr>
          <w:rFonts w:cs="TH SarabunPSK" w:hint="cs"/>
          <w:sz w:val="24"/>
          <w:szCs w:val="32"/>
          <w:cs/>
        </w:rPr>
        <w:t>อายุราชการ</w:t>
      </w:r>
    </w:p>
    <w:p w:rsidR="00256F01" w:rsidRPr="00A320CC" w:rsidRDefault="00112E2F" w:rsidP="00A320CC">
      <w:pPr>
        <w:pStyle w:val="a7"/>
        <w:numPr>
          <w:ilvl w:val="0"/>
          <w:numId w:val="708"/>
        </w:numPr>
        <w:rPr>
          <w:rFonts w:cs="TH SarabunPSK"/>
          <w:sz w:val="24"/>
          <w:szCs w:val="32"/>
        </w:rPr>
      </w:pPr>
      <w:r>
        <w:rPr>
          <w:rFonts w:cs="TH SarabunPSK" w:hint="cs"/>
          <w:sz w:val="24"/>
          <w:szCs w:val="32"/>
          <w:cs/>
        </w:rPr>
        <w:t>มอดูลการออกรายงาน</w:t>
      </w:r>
    </w:p>
    <w:p w:rsidR="001F7887" w:rsidRDefault="00256F01" w:rsidP="003A5B81">
      <w:pPr>
        <w:pStyle w:val="af0"/>
        <w:spacing w:before="120" w:after="0"/>
        <w:ind w:firstLine="806"/>
        <w:rPr>
          <w:color w:val="000000" w:themeColor="text1"/>
        </w:rPr>
      </w:pPr>
      <w:r>
        <w:rPr>
          <w:rFonts w:hint="cs"/>
          <w:color w:val="000000" w:themeColor="text1"/>
          <w:cs/>
        </w:rPr>
        <w:t>แผนใ</w:t>
      </w:r>
      <w:r w:rsidR="00FB452C">
        <w:rPr>
          <w:rFonts w:hint="cs"/>
          <w:color w:val="000000" w:themeColor="text1"/>
          <w:cs/>
        </w:rPr>
        <w:t>นการดำเนินโครงงานของการพัฒนาเว็บ</w:t>
      </w:r>
      <w:r>
        <w:rPr>
          <w:rFonts w:hint="cs"/>
          <w:color w:val="000000" w:themeColor="text1"/>
          <w:cs/>
        </w:rPr>
        <w:t>แ</w:t>
      </w:r>
      <w:r w:rsidR="00DC3096">
        <w:rPr>
          <w:rFonts w:hint="cs"/>
          <w:color w:val="000000" w:themeColor="text1"/>
          <w:cs/>
        </w:rPr>
        <w:t>อปพลิเคชัน</w:t>
      </w:r>
      <w:r>
        <w:rPr>
          <w:rFonts w:hint="cs"/>
          <w:color w:val="000000" w:themeColor="text1"/>
          <w:cs/>
        </w:rPr>
        <w:t>ระบบบุคลากร</w:t>
      </w:r>
      <w:r w:rsidR="00DC3096">
        <w:rPr>
          <w:rFonts w:hint="cs"/>
          <w:color w:val="000000" w:themeColor="text1"/>
          <w:cs/>
        </w:rPr>
        <w:t xml:space="preserve"> </w:t>
      </w:r>
      <w:r>
        <w:rPr>
          <w:rFonts w:hint="cs"/>
          <w:color w:val="000000" w:themeColor="text1"/>
          <w:cs/>
        </w:rPr>
        <w:t>ผู้ดำเนินโครงงานได้เริ่มตั้งแต่วันที่</w:t>
      </w:r>
      <w:r>
        <w:rPr>
          <w:color w:val="000000" w:themeColor="text1"/>
        </w:rPr>
        <w:t xml:space="preserve"> 21 </w:t>
      </w:r>
      <w:r>
        <w:rPr>
          <w:rFonts w:hint="cs"/>
          <w:color w:val="000000" w:themeColor="text1"/>
          <w:cs/>
        </w:rPr>
        <w:t xml:space="preserve">เมษายน </w:t>
      </w:r>
      <w:r w:rsidRPr="007E1804">
        <w:rPr>
          <w:color w:val="000000" w:themeColor="text1"/>
          <w:cs/>
        </w:rPr>
        <w:t>พ.ศ. 2561</w:t>
      </w:r>
      <w:r>
        <w:rPr>
          <w:rFonts w:hint="cs"/>
          <w:color w:val="000000" w:themeColor="text1"/>
          <w:cs/>
        </w:rPr>
        <w:t xml:space="preserve"> </w:t>
      </w:r>
      <w:r w:rsidRPr="007E1804">
        <w:rPr>
          <w:color w:val="000000" w:themeColor="text1"/>
          <w:cs/>
        </w:rPr>
        <w:t>จนถึงวันที่ 30 พฤษภาคม พ.ศ. 2561</w:t>
      </w:r>
      <w:r>
        <w:rPr>
          <w:rFonts w:hint="cs"/>
          <w:color w:val="000000" w:themeColor="text1"/>
          <w:cs/>
        </w:rPr>
        <w:t xml:space="preserve"> </w:t>
      </w:r>
      <w:r w:rsidRPr="007E1804">
        <w:rPr>
          <w:color w:val="000000" w:themeColor="text1"/>
          <w:cs/>
        </w:rPr>
        <w:t xml:space="preserve">ประจำภาคการศึกษาที่ 2 ปีการศึกษา 2560 โดยจะอธิบายในดำเนินงานตลอดระยะเวลา </w:t>
      </w:r>
      <w:r>
        <w:rPr>
          <w:color w:val="000000" w:themeColor="text1"/>
        </w:rPr>
        <w:t>1</w:t>
      </w:r>
      <w:r w:rsidRPr="007E1804">
        <w:rPr>
          <w:color w:val="000000" w:themeColor="text1"/>
          <w:cs/>
        </w:rPr>
        <w:t xml:space="preserve"> เดือน</w:t>
      </w:r>
      <w:r>
        <w:rPr>
          <w:color w:val="000000" w:themeColor="text1"/>
        </w:rPr>
        <w:t xml:space="preserve"> 9 </w:t>
      </w:r>
      <w:r>
        <w:rPr>
          <w:rFonts w:hint="cs"/>
          <w:color w:val="000000" w:themeColor="text1"/>
          <w:cs/>
        </w:rPr>
        <w:t xml:space="preserve">วัน แสดงดังตารางที่ </w:t>
      </w:r>
      <w:r>
        <w:rPr>
          <w:color w:val="000000" w:themeColor="text1"/>
        </w:rPr>
        <w:t xml:space="preserve">1-2 </w:t>
      </w:r>
      <w:r>
        <w:rPr>
          <w:rFonts w:hint="cs"/>
          <w:color w:val="000000" w:themeColor="text1"/>
          <w:cs/>
        </w:rPr>
        <w:t>ดังนี้</w:t>
      </w:r>
    </w:p>
    <w:p w:rsidR="00256F01" w:rsidRPr="007E1804" w:rsidRDefault="00256F01" w:rsidP="003A5B81">
      <w:pPr>
        <w:pStyle w:val="af0"/>
        <w:spacing w:before="120"/>
        <w:rPr>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1</w:t>
      </w:r>
      <w:r w:rsidRPr="007E1804">
        <w:rPr>
          <w:noProof/>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Pr>
          <w:noProof/>
          <w:color w:val="000000" w:themeColor="text1"/>
        </w:rPr>
        <w:t>2</w:t>
      </w:r>
      <w:r w:rsidRPr="007E1804">
        <w:rPr>
          <w:noProof/>
          <w:color w:val="000000" w:themeColor="text1"/>
        </w:rPr>
        <w:fldChar w:fldCharType="end"/>
      </w:r>
      <w:r w:rsidRPr="007E1804">
        <w:rPr>
          <w:color w:val="000000" w:themeColor="text1"/>
          <w:cs/>
        </w:rPr>
        <w:t xml:space="preserve">  แผนการดำเนินโครงงาน</w:t>
      </w:r>
    </w:p>
    <w:tbl>
      <w:tblPr>
        <w:tblStyle w:val="af"/>
        <w:tblW w:w="4975" w:type="pct"/>
        <w:jc w:val="center"/>
        <w:tblLayout w:type="fixed"/>
        <w:tblLook w:val="04A0" w:firstRow="1" w:lastRow="0" w:firstColumn="1" w:lastColumn="0" w:noHBand="0" w:noVBand="1"/>
      </w:tblPr>
      <w:tblGrid>
        <w:gridCol w:w="25"/>
        <w:gridCol w:w="554"/>
        <w:gridCol w:w="2976"/>
        <w:gridCol w:w="245"/>
        <w:gridCol w:w="245"/>
        <w:gridCol w:w="244"/>
        <w:gridCol w:w="244"/>
        <w:gridCol w:w="244"/>
        <w:gridCol w:w="244"/>
        <w:gridCol w:w="244"/>
        <w:gridCol w:w="251"/>
        <w:gridCol w:w="244"/>
        <w:gridCol w:w="244"/>
        <w:gridCol w:w="244"/>
        <w:gridCol w:w="256"/>
        <w:gridCol w:w="244"/>
        <w:gridCol w:w="244"/>
        <w:gridCol w:w="244"/>
        <w:gridCol w:w="256"/>
        <w:gridCol w:w="249"/>
        <w:gridCol w:w="249"/>
        <w:gridCol w:w="249"/>
        <w:gridCol w:w="243"/>
      </w:tblGrid>
      <w:tr w:rsidR="00256F01" w:rsidRPr="007E1804" w:rsidTr="00D162B7">
        <w:trPr>
          <w:cantSplit/>
          <w:trHeight w:val="585"/>
          <w:tblHeader/>
          <w:jc w:val="center"/>
        </w:trPr>
        <w:tc>
          <w:tcPr>
            <w:tcW w:w="5000" w:type="pct"/>
            <w:gridSpan w:val="23"/>
            <w:vAlign w:val="center"/>
          </w:tcPr>
          <w:p w:rsidR="00256F01" w:rsidRPr="007E1804" w:rsidRDefault="00256F01" w:rsidP="002B7391">
            <w:pPr>
              <w:jc w:val="center"/>
              <w:rPr>
                <w:b/>
                <w:bCs/>
                <w:color w:val="000000" w:themeColor="text1"/>
                <w:cs/>
              </w:rPr>
            </w:pPr>
            <w:r w:rsidRPr="007E1804">
              <w:rPr>
                <w:b/>
                <w:bCs/>
                <w:color w:val="000000" w:themeColor="text1"/>
                <w:cs/>
              </w:rPr>
              <w:t>แผนดำเนินโครงงาน</w:t>
            </w:r>
          </w:p>
        </w:tc>
      </w:tr>
      <w:tr w:rsidR="00256F01" w:rsidRPr="007E1804" w:rsidTr="00D162B7">
        <w:trPr>
          <w:cantSplit/>
          <w:trHeight w:val="715"/>
          <w:tblHeader/>
          <w:jc w:val="center"/>
        </w:trPr>
        <w:tc>
          <w:tcPr>
            <w:tcW w:w="2094" w:type="pct"/>
            <w:gridSpan w:val="3"/>
            <w:vAlign w:val="center"/>
          </w:tcPr>
          <w:p w:rsidR="00256F01" w:rsidRPr="007E1804" w:rsidRDefault="00256F01" w:rsidP="002B7391">
            <w:pPr>
              <w:pStyle w:val="a7"/>
              <w:ind w:left="337"/>
              <w:jc w:val="center"/>
              <w:rPr>
                <w:rFonts w:cs="TH SarabunPSK"/>
                <w:b/>
                <w:bCs/>
                <w:color w:val="000000" w:themeColor="text1"/>
              </w:rPr>
            </w:pPr>
            <w:r w:rsidRPr="007E1804">
              <w:rPr>
                <w:rFonts w:cs="TH SarabunPSK"/>
                <w:b/>
                <w:bCs/>
                <w:color w:val="000000" w:themeColor="text1"/>
                <w:cs/>
              </w:rPr>
              <w:t>งาน</w:t>
            </w:r>
          </w:p>
        </w:tc>
        <w:tc>
          <w:tcPr>
            <w:tcW w:w="575" w:type="pct"/>
            <w:gridSpan w:val="4"/>
            <w:vAlign w:val="center"/>
          </w:tcPr>
          <w:p w:rsidR="00256F01" w:rsidRPr="007E1804" w:rsidRDefault="00256F01" w:rsidP="002B7391">
            <w:pPr>
              <w:jc w:val="center"/>
              <w:rPr>
                <w:b/>
                <w:bCs/>
                <w:color w:val="000000" w:themeColor="text1"/>
                <w:cs/>
              </w:rPr>
            </w:pPr>
            <w:r w:rsidRPr="007E1804">
              <w:rPr>
                <w:b/>
                <w:bCs/>
                <w:color w:val="000000" w:themeColor="text1"/>
                <w:cs/>
              </w:rPr>
              <w:t>ม.ค.</w:t>
            </w:r>
          </w:p>
        </w:tc>
        <w:tc>
          <w:tcPr>
            <w:tcW w:w="579" w:type="pct"/>
            <w:gridSpan w:val="4"/>
            <w:vAlign w:val="center"/>
          </w:tcPr>
          <w:p w:rsidR="00256F01" w:rsidRPr="007E1804" w:rsidRDefault="00256F01" w:rsidP="002B7391">
            <w:pPr>
              <w:jc w:val="center"/>
              <w:rPr>
                <w:b/>
                <w:bCs/>
                <w:color w:val="000000" w:themeColor="text1"/>
              </w:rPr>
            </w:pPr>
            <w:r w:rsidRPr="007E1804">
              <w:rPr>
                <w:b/>
                <w:bCs/>
                <w:color w:val="000000" w:themeColor="text1"/>
                <w:cs/>
              </w:rPr>
              <w:t>ก.พ.</w:t>
            </w:r>
          </w:p>
        </w:tc>
        <w:tc>
          <w:tcPr>
            <w:tcW w:w="582" w:type="pct"/>
            <w:gridSpan w:val="4"/>
            <w:vAlign w:val="center"/>
          </w:tcPr>
          <w:p w:rsidR="00256F01" w:rsidRPr="007E1804" w:rsidRDefault="00256F01" w:rsidP="002B7391">
            <w:pPr>
              <w:jc w:val="center"/>
              <w:rPr>
                <w:b/>
                <w:bCs/>
                <w:color w:val="000000" w:themeColor="text1"/>
              </w:rPr>
            </w:pPr>
            <w:r w:rsidRPr="007E1804">
              <w:rPr>
                <w:b/>
                <w:bCs/>
                <w:color w:val="000000" w:themeColor="text1"/>
                <w:cs/>
              </w:rPr>
              <w:t>มี.ค.</w:t>
            </w:r>
          </w:p>
        </w:tc>
        <w:tc>
          <w:tcPr>
            <w:tcW w:w="582" w:type="pct"/>
            <w:gridSpan w:val="4"/>
            <w:vAlign w:val="center"/>
          </w:tcPr>
          <w:p w:rsidR="00256F01" w:rsidRPr="007E1804" w:rsidRDefault="00256F01" w:rsidP="002B7391">
            <w:pPr>
              <w:jc w:val="center"/>
              <w:rPr>
                <w:b/>
                <w:bCs/>
                <w:color w:val="000000" w:themeColor="text1"/>
              </w:rPr>
            </w:pPr>
            <w:r w:rsidRPr="007E1804">
              <w:rPr>
                <w:b/>
                <w:bCs/>
                <w:color w:val="000000" w:themeColor="text1"/>
                <w:cs/>
              </w:rPr>
              <w:t>เม.ย.</w:t>
            </w:r>
          </w:p>
        </w:tc>
        <w:tc>
          <w:tcPr>
            <w:tcW w:w="586" w:type="pct"/>
            <w:gridSpan w:val="4"/>
            <w:vAlign w:val="center"/>
          </w:tcPr>
          <w:p w:rsidR="00256F01" w:rsidRPr="007E1804" w:rsidRDefault="00256F01" w:rsidP="002B7391">
            <w:pPr>
              <w:jc w:val="center"/>
              <w:rPr>
                <w:b/>
                <w:bCs/>
                <w:color w:val="000000" w:themeColor="text1"/>
                <w:cs/>
              </w:rPr>
            </w:pPr>
            <w:r w:rsidRPr="007E1804">
              <w:rPr>
                <w:b/>
                <w:bCs/>
                <w:color w:val="000000" w:themeColor="text1"/>
                <w:cs/>
              </w:rPr>
              <w:t>พ.ค.</w:t>
            </w:r>
          </w:p>
        </w:tc>
      </w:tr>
      <w:tr w:rsidR="00256F01" w:rsidRPr="007E1804" w:rsidTr="00576602">
        <w:trPr>
          <w:cantSplit/>
          <w:trHeight w:val="764"/>
          <w:jc w:val="center"/>
        </w:trPr>
        <w:tc>
          <w:tcPr>
            <w:tcW w:w="340" w:type="pct"/>
            <w:gridSpan w:val="2"/>
            <w:vAlign w:val="center"/>
          </w:tcPr>
          <w:p w:rsidR="00256F01" w:rsidRPr="007E1804" w:rsidRDefault="00256F01" w:rsidP="002B7391">
            <w:pPr>
              <w:jc w:val="center"/>
              <w:rPr>
                <w:color w:val="000000" w:themeColor="text1"/>
              </w:rPr>
            </w:pPr>
            <w:r w:rsidRPr="007E1804">
              <w:rPr>
                <w:color w:val="000000" w:themeColor="text1"/>
                <w:cs/>
              </w:rPr>
              <w:t>1.</w:t>
            </w:r>
          </w:p>
        </w:tc>
        <w:tc>
          <w:tcPr>
            <w:tcW w:w="1754" w:type="pct"/>
            <w:noWrap/>
            <w:vAlign w:val="center"/>
          </w:tcPr>
          <w:p w:rsidR="00256F01" w:rsidRPr="007E1804" w:rsidRDefault="00256F01" w:rsidP="002B7391">
            <w:r>
              <w:rPr>
                <w:rFonts w:hint="cs"/>
                <w:cs/>
              </w:rPr>
              <w:t>ออกแบบหน้าจอ</w:t>
            </w: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8"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r w:rsidRPr="007E1804">
              <w:rPr>
                <w:noProof/>
                <w:color w:val="000000" w:themeColor="text1"/>
              </w:rPr>
              <mc:AlternateContent>
                <mc:Choice Requires="wps">
                  <w:drawing>
                    <wp:anchor distT="0" distB="0" distL="114300" distR="114300" simplePos="0" relativeHeight="251943936" behindDoc="0" locked="0" layoutInCell="1" allowOverlap="1" wp14:anchorId="0E3ADD8E" wp14:editId="03524C28">
                      <wp:simplePos x="0" y="0"/>
                      <wp:positionH relativeFrom="column">
                        <wp:posOffset>-208915</wp:posOffset>
                      </wp:positionH>
                      <wp:positionV relativeFrom="paragraph">
                        <wp:posOffset>198120</wp:posOffset>
                      </wp:positionV>
                      <wp:extent cx="568325" cy="5715"/>
                      <wp:effectExtent l="25400" t="63500" r="0" b="70485"/>
                      <wp:wrapNone/>
                      <wp:docPr id="57" name="Straight Arrow Connector 57"/>
                      <wp:cNvGraphicFramePr/>
                      <a:graphic xmlns:a="http://schemas.openxmlformats.org/drawingml/2006/main">
                        <a:graphicData uri="http://schemas.microsoft.com/office/word/2010/wordprocessingShape">
                          <wps:wsp>
                            <wps:cNvCnPr/>
                            <wps:spPr>
                              <a:xfrm>
                                <a:off x="0" y="0"/>
                                <a:ext cx="56832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2B47A" id="Straight Arrow Connector 57" o:spid="_x0000_s1026" type="#_x0000_t32" style="position:absolute;margin-left:-16.45pt;margin-top:15.6pt;width:44.75pt;height:.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" strokecolor="black [3200]" strokeweight="1pt">
                      <v:stroke startarrow="block" endarrow="block" joinstyle="miter"/>
                    </v:shape>
                  </w:pict>
                </mc:Fallback>
              </mc:AlternateContent>
            </w:r>
          </w:p>
        </w:tc>
        <w:tc>
          <w:tcPr>
            <w:tcW w:w="147" w:type="pct"/>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6" w:type="pct"/>
          </w:tcPr>
          <w:p w:rsidR="00256F01" w:rsidRPr="007E1804" w:rsidRDefault="00256F01" w:rsidP="002B7391">
            <w:pPr>
              <w:jc w:val="left"/>
              <w:rPr>
                <w:color w:val="000000" w:themeColor="text1"/>
              </w:rPr>
            </w:pPr>
          </w:p>
        </w:tc>
      </w:tr>
      <w:tr w:rsidR="00256F01" w:rsidRPr="007E1804" w:rsidTr="00576602">
        <w:trPr>
          <w:cantSplit/>
          <w:trHeight w:val="800"/>
          <w:jc w:val="center"/>
        </w:trPr>
        <w:tc>
          <w:tcPr>
            <w:tcW w:w="340" w:type="pct"/>
            <w:gridSpan w:val="2"/>
            <w:vAlign w:val="center"/>
          </w:tcPr>
          <w:p w:rsidR="00256F01" w:rsidRPr="007E1804" w:rsidRDefault="00256F01" w:rsidP="002B7391">
            <w:pPr>
              <w:jc w:val="center"/>
              <w:rPr>
                <w:color w:val="000000" w:themeColor="text1"/>
              </w:rPr>
            </w:pPr>
            <w:r w:rsidRPr="007E1804">
              <w:rPr>
                <w:color w:val="000000" w:themeColor="text1"/>
                <w:cs/>
              </w:rPr>
              <w:br w:type="page"/>
              <w:t>2.</w:t>
            </w:r>
          </w:p>
        </w:tc>
        <w:tc>
          <w:tcPr>
            <w:tcW w:w="1754" w:type="pct"/>
            <w:noWrap/>
            <w:vAlign w:val="center"/>
          </w:tcPr>
          <w:p w:rsidR="00256F01" w:rsidRPr="007E1804" w:rsidRDefault="00256F01" w:rsidP="002B7391">
            <w:pPr>
              <w:rPr>
                <w:cs/>
              </w:rPr>
            </w:pPr>
            <w:r>
              <w:rPr>
                <w:rFonts w:hint="cs"/>
                <w:cs/>
              </w:rPr>
              <w:t>พัฒนามอดูล</w:t>
            </w:r>
            <w:r>
              <w:rPr>
                <w:rFonts w:eastAsia="Times New Roman" w:hint="cs"/>
                <w:cs/>
              </w:rPr>
              <w:t>ทำเนียบบุคลากร</w:t>
            </w: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8"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r w:rsidRPr="007E1804">
              <w:rPr>
                <w:noProof/>
                <w:color w:val="000000" w:themeColor="text1"/>
              </w:rPr>
              <mc:AlternateContent>
                <mc:Choice Requires="wps">
                  <w:drawing>
                    <wp:anchor distT="0" distB="0" distL="114300" distR="114300" simplePos="0" relativeHeight="251939840" behindDoc="0" locked="0" layoutInCell="1" allowOverlap="1" wp14:anchorId="1707C463" wp14:editId="2005CFF3">
                      <wp:simplePos x="0" y="0"/>
                      <wp:positionH relativeFrom="column">
                        <wp:posOffset>-315640</wp:posOffset>
                      </wp:positionH>
                      <wp:positionV relativeFrom="paragraph">
                        <wp:posOffset>168890</wp:posOffset>
                      </wp:positionV>
                      <wp:extent cx="628015" cy="5715"/>
                      <wp:effectExtent l="38100" t="76200" r="76835" b="89535"/>
                      <wp:wrapNone/>
                      <wp:docPr id="58" name="Straight Arrow Connector 58"/>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A7CC3" id="Straight Arrow Connector 58" o:spid="_x0000_s1026" type="#_x0000_t32" style="position:absolute;margin-left:-24.85pt;margin-top:13.3pt;width:49.45pt;height:.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" strokecolor="black [3200]" strokeweight="1pt">
                      <v:stroke startarrow="block" endarrow="block" joinstyle="miter"/>
                    </v:shape>
                  </w:pict>
                </mc:Fallback>
              </mc:AlternateContent>
            </w:r>
          </w:p>
        </w:tc>
        <w:tc>
          <w:tcPr>
            <w:tcW w:w="147" w:type="pct"/>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6" w:type="pct"/>
          </w:tcPr>
          <w:p w:rsidR="00256F01" w:rsidRPr="007E1804" w:rsidRDefault="00256F01" w:rsidP="002B7391">
            <w:pPr>
              <w:jc w:val="left"/>
              <w:rPr>
                <w:color w:val="000000" w:themeColor="text1"/>
              </w:rPr>
            </w:pPr>
          </w:p>
        </w:tc>
      </w:tr>
      <w:tr w:rsidR="00256F01" w:rsidRPr="007E1804" w:rsidTr="00D162B7">
        <w:trPr>
          <w:cantSplit/>
          <w:trHeight w:val="800"/>
          <w:jc w:val="center"/>
        </w:trPr>
        <w:tc>
          <w:tcPr>
            <w:tcW w:w="340" w:type="pct"/>
            <w:gridSpan w:val="2"/>
            <w:vAlign w:val="center"/>
          </w:tcPr>
          <w:p w:rsidR="00256F01" w:rsidRPr="007E1804" w:rsidRDefault="00256F01" w:rsidP="002B7391">
            <w:pPr>
              <w:jc w:val="center"/>
              <w:rPr>
                <w:color w:val="000000" w:themeColor="text1"/>
              </w:rPr>
            </w:pPr>
            <w:r w:rsidRPr="007E1804">
              <w:rPr>
                <w:color w:val="000000" w:themeColor="text1"/>
              </w:rPr>
              <w:t>3</w:t>
            </w:r>
            <w:r w:rsidRPr="007E1804">
              <w:rPr>
                <w:color w:val="000000" w:themeColor="text1"/>
                <w:cs/>
              </w:rPr>
              <w:t>.</w:t>
            </w:r>
          </w:p>
        </w:tc>
        <w:tc>
          <w:tcPr>
            <w:tcW w:w="1754" w:type="pct"/>
            <w:noWrap/>
            <w:vAlign w:val="center"/>
          </w:tcPr>
          <w:p w:rsidR="00256F01" w:rsidRPr="007E1804" w:rsidRDefault="00256F01" w:rsidP="002B7391">
            <w:pPr>
              <w:rPr>
                <w:cs/>
              </w:rPr>
            </w:pPr>
            <w:r>
              <w:rPr>
                <w:rFonts w:hint="cs"/>
                <w:cs/>
              </w:rPr>
              <w:t>พัฒนามอดูล</w:t>
            </w:r>
            <w:r>
              <w:rPr>
                <w:rFonts w:eastAsia="Times New Roman" w:hint="cs"/>
                <w:cs/>
              </w:rPr>
              <w:t>การเกษียณอายุราชการ</w:t>
            </w: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8"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7" w:type="pct"/>
          </w:tcPr>
          <w:p w:rsidR="00256F01" w:rsidRPr="007E1804" w:rsidRDefault="00DC3096" w:rsidP="002B7391">
            <w:pPr>
              <w:jc w:val="left"/>
              <w:rPr>
                <w:color w:val="000000" w:themeColor="text1"/>
              </w:rPr>
            </w:pPr>
            <w:r w:rsidRPr="007E1804">
              <w:rPr>
                <w:noProof/>
                <w:color w:val="000000" w:themeColor="text1"/>
              </w:rPr>
              <mc:AlternateContent>
                <mc:Choice Requires="wps">
                  <w:drawing>
                    <wp:anchor distT="0" distB="0" distL="114300" distR="114300" simplePos="0" relativeHeight="251945984" behindDoc="0" locked="0" layoutInCell="1" allowOverlap="1" wp14:anchorId="14DC3B41" wp14:editId="5FD9F824">
                      <wp:simplePos x="0" y="0"/>
                      <wp:positionH relativeFrom="column">
                        <wp:posOffset>-378775</wp:posOffset>
                      </wp:positionH>
                      <wp:positionV relativeFrom="paragraph">
                        <wp:posOffset>303845</wp:posOffset>
                      </wp:positionV>
                      <wp:extent cx="628015" cy="5715"/>
                      <wp:effectExtent l="38100" t="76200" r="76835" b="89535"/>
                      <wp:wrapNone/>
                      <wp:docPr id="85" name="Straight Arrow Connector 85"/>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73B1E" id="Straight Arrow Connector 85" o:spid="_x0000_s1026" type="#_x0000_t32" style="position:absolute;margin-left:-29.8pt;margin-top:23.9pt;width:49.45pt;height:.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" strokecolor="black [3200]" strokeweight="1pt">
                      <v:stroke startarrow="block" endarrow="block" joinstyle="miter"/>
                    </v:shape>
                  </w:pict>
                </mc:Fallback>
              </mc:AlternateContent>
            </w:r>
          </w:p>
        </w:tc>
        <w:tc>
          <w:tcPr>
            <w:tcW w:w="147" w:type="pct"/>
          </w:tcPr>
          <w:p w:rsidR="00256F01" w:rsidRPr="007E1804" w:rsidRDefault="00256F01" w:rsidP="002B7391">
            <w:pPr>
              <w:jc w:val="left"/>
              <w:rPr>
                <w:color w:val="000000" w:themeColor="text1"/>
              </w:rPr>
            </w:pPr>
          </w:p>
        </w:tc>
        <w:tc>
          <w:tcPr>
            <w:tcW w:w="146" w:type="pct"/>
          </w:tcPr>
          <w:p w:rsidR="00256F01" w:rsidRPr="007E1804" w:rsidRDefault="00256F01" w:rsidP="002B7391">
            <w:pPr>
              <w:jc w:val="left"/>
              <w:rPr>
                <w:color w:val="000000" w:themeColor="text1"/>
              </w:rPr>
            </w:pPr>
          </w:p>
        </w:tc>
      </w:tr>
      <w:tr w:rsidR="00256F01" w:rsidRPr="007E1804" w:rsidTr="00D162B7">
        <w:tblPrEx>
          <w:jc w:val="left"/>
        </w:tblPrEx>
        <w:trPr>
          <w:gridBefore w:val="1"/>
          <w:wBefore w:w="14" w:type="pct"/>
          <w:trHeight w:val="1028"/>
        </w:trPr>
        <w:tc>
          <w:tcPr>
            <w:tcW w:w="326" w:type="pct"/>
            <w:vAlign w:val="center"/>
          </w:tcPr>
          <w:p w:rsidR="00256F01" w:rsidRPr="007E1804" w:rsidRDefault="00256F01" w:rsidP="002B7391">
            <w:pPr>
              <w:jc w:val="center"/>
              <w:rPr>
                <w:color w:val="000000" w:themeColor="text1"/>
              </w:rPr>
            </w:pPr>
            <w:r w:rsidRPr="007E1804">
              <w:rPr>
                <w:color w:val="000000" w:themeColor="text1"/>
              </w:rPr>
              <w:t>4</w:t>
            </w:r>
            <w:r w:rsidRPr="007E1804">
              <w:rPr>
                <w:color w:val="000000" w:themeColor="text1"/>
                <w:cs/>
              </w:rPr>
              <w:t>.</w:t>
            </w:r>
          </w:p>
        </w:tc>
        <w:tc>
          <w:tcPr>
            <w:tcW w:w="1754" w:type="pct"/>
            <w:noWrap/>
            <w:vAlign w:val="center"/>
          </w:tcPr>
          <w:p w:rsidR="00256F01" w:rsidRPr="007E1804" w:rsidRDefault="00256F01" w:rsidP="002B7391">
            <w:pPr>
              <w:rPr>
                <w:cs/>
              </w:rPr>
            </w:pPr>
            <w:r>
              <w:rPr>
                <w:rFonts w:hint="cs"/>
                <w:cs/>
              </w:rPr>
              <w:t>พัฒนามอดูล</w:t>
            </w:r>
            <w:r>
              <w:rPr>
                <w:rFonts w:eastAsia="Times New Roman" w:hint="cs"/>
                <w:cs/>
              </w:rPr>
              <w:t>การออกรายงาน</w:t>
            </w: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8"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44" w:type="pct"/>
            <w:vAlign w:val="center"/>
          </w:tcPr>
          <w:p w:rsidR="00256F01" w:rsidRPr="007E1804" w:rsidRDefault="00256F01" w:rsidP="002B7391">
            <w:pPr>
              <w:jc w:val="left"/>
              <w:rPr>
                <w:color w:val="000000" w:themeColor="text1"/>
              </w:rPr>
            </w:pPr>
          </w:p>
        </w:tc>
        <w:tc>
          <w:tcPr>
            <w:tcW w:w="151" w:type="pct"/>
            <w:vAlign w:val="center"/>
          </w:tcPr>
          <w:p w:rsidR="00256F01" w:rsidRPr="007E1804" w:rsidRDefault="00256F01" w:rsidP="002B7391">
            <w:pPr>
              <w:jc w:val="left"/>
              <w:rPr>
                <w:color w:val="000000" w:themeColor="text1"/>
              </w:rPr>
            </w:pPr>
          </w:p>
        </w:tc>
        <w:tc>
          <w:tcPr>
            <w:tcW w:w="147" w:type="pct"/>
          </w:tcPr>
          <w:p w:rsidR="00256F01" w:rsidRPr="007E1804" w:rsidRDefault="00DC3096" w:rsidP="002B7391">
            <w:pPr>
              <w:jc w:val="left"/>
              <w:rPr>
                <w:color w:val="000000" w:themeColor="text1"/>
              </w:rPr>
            </w:pPr>
            <w:r w:rsidRPr="007E1804">
              <w:rPr>
                <w:noProof/>
                <w:color w:val="000000" w:themeColor="text1"/>
              </w:rPr>
              <mc:AlternateContent>
                <mc:Choice Requires="wps">
                  <w:drawing>
                    <wp:anchor distT="0" distB="0" distL="114300" distR="114300" simplePos="0" relativeHeight="251948032" behindDoc="0" locked="0" layoutInCell="1" allowOverlap="1" wp14:anchorId="48115A83" wp14:editId="5CCA40D5">
                      <wp:simplePos x="0" y="0"/>
                      <wp:positionH relativeFrom="column">
                        <wp:posOffset>-144955</wp:posOffset>
                      </wp:positionH>
                      <wp:positionV relativeFrom="paragraph">
                        <wp:posOffset>320675</wp:posOffset>
                      </wp:positionV>
                      <wp:extent cx="628015" cy="5715"/>
                      <wp:effectExtent l="38100" t="76200" r="76835" b="89535"/>
                      <wp:wrapNone/>
                      <wp:docPr id="86" name="Straight Arrow Connector 86"/>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BC1B5" id="Straight Arrow Connector 86" o:spid="_x0000_s1026" type="#_x0000_t32" style="position:absolute;margin-left:-11.4pt;margin-top:25.25pt;width:49.45pt;height:.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" strokecolor="black [3200]" strokeweight="1pt">
                      <v:stroke startarrow="block" endarrow="block" joinstyle="miter"/>
                    </v:shape>
                  </w:pict>
                </mc:Fallback>
              </mc:AlternateContent>
            </w:r>
          </w:p>
        </w:tc>
        <w:tc>
          <w:tcPr>
            <w:tcW w:w="147" w:type="pct"/>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6" w:type="pct"/>
          </w:tcPr>
          <w:p w:rsidR="00256F01" w:rsidRPr="007E1804" w:rsidRDefault="00256F01" w:rsidP="002B7391">
            <w:pPr>
              <w:jc w:val="left"/>
              <w:rPr>
                <w:color w:val="000000" w:themeColor="text1"/>
              </w:rPr>
            </w:pPr>
          </w:p>
        </w:tc>
      </w:tr>
      <w:tr w:rsidR="00256F01" w:rsidRPr="007E1804" w:rsidTr="00576602">
        <w:tblPrEx>
          <w:jc w:val="left"/>
        </w:tblPrEx>
        <w:trPr>
          <w:gridBefore w:val="1"/>
          <w:wBefore w:w="14" w:type="pct"/>
          <w:trHeight w:val="827"/>
        </w:trPr>
        <w:tc>
          <w:tcPr>
            <w:tcW w:w="326" w:type="pct"/>
            <w:vAlign w:val="center"/>
          </w:tcPr>
          <w:p w:rsidR="00256F01" w:rsidRPr="007E1804" w:rsidRDefault="00256F01" w:rsidP="002B7391">
            <w:pPr>
              <w:jc w:val="center"/>
              <w:rPr>
                <w:color w:val="000000" w:themeColor="text1"/>
                <w:cs/>
              </w:rPr>
            </w:pPr>
            <w:r>
              <w:rPr>
                <w:color w:val="000000" w:themeColor="text1"/>
              </w:rPr>
              <w:t>5</w:t>
            </w:r>
            <w:r w:rsidRPr="007E1804">
              <w:rPr>
                <w:color w:val="000000" w:themeColor="text1"/>
                <w:cs/>
              </w:rPr>
              <w:t>.</w:t>
            </w:r>
          </w:p>
        </w:tc>
        <w:tc>
          <w:tcPr>
            <w:tcW w:w="1754" w:type="pct"/>
            <w:noWrap/>
            <w:vAlign w:val="center"/>
          </w:tcPr>
          <w:p w:rsidR="00256F01" w:rsidRPr="007E1804" w:rsidRDefault="00256F01" w:rsidP="00576602">
            <w:pPr>
              <w:jc w:val="left"/>
              <w:rPr>
                <w:color w:val="000000" w:themeColor="text1"/>
              </w:rPr>
            </w:pPr>
            <w:r>
              <w:rPr>
                <w:rFonts w:hint="cs"/>
                <w:color w:val="000000" w:themeColor="text1"/>
                <w:cs/>
              </w:rPr>
              <w:t>ทดสอบและปรับปรุงระบบ</w:t>
            </w:r>
            <w:r>
              <w:rPr>
                <w:color w:val="000000" w:themeColor="text1"/>
              </w:rPr>
              <w:t xml:space="preserve"> </w:t>
            </w: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noProof/>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8"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51"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44" w:type="pct"/>
          </w:tcPr>
          <w:p w:rsidR="00256F01" w:rsidRPr="007E1804" w:rsidRDefault="00256F01" w:rsidP="002B7391">
            <w:pPr>
              <w:jc w:val="center"/>
              <w:rPr>
                <w:color w:val="000000" w:themeColor="text1"/>
              </w:rPr>
            </w:pPr>
          </w:p>
        </w:tc>
        <w:tc>
          <w:tcPr>
            <w:tcW w:w="151" w:type="pct"/>
          </w:tcPr>
          <w:p w:rsidR="00256F01" w:rsidRPr="007E1804" w:rsidRDefault="00256F01" w:rsidP="002B7391">
            <w:pPr>
              <w:jc w:val="center"/>
              <w:rPr>
                <w:color w:val="000000" w:themeColor="text1"/>
              </w:rPr>
            </w:pPr>
          </w:p>
        </w:tc>
        <w:tc>
          <w:tcPr>
            <w:tcW w:w="147" w:type="pct"/>
          </w:tcPr>
          <w:p w:rsidR="00256F01" w:rsidRPr="007E1804" w:rsidRDefault="00256F01" w:rsidP="002B7391">
            <w:pPr>
              <w:jc w:val="center"/>
              <w:rPr>
                <w:color w:val="000000" w:themeColor="text1"/>
              </w:rPr>
            </w:pPr>
          </w:p>
        </w:tc>
        <w:tc>
          <w:tcPr>
            <w:tcW w:w="147" w:type="pct"/>
          </w:tcPr>
          <w:p w:rsidR="00256F01" w:rsidRPr="007E1804" w:rsidRDefault="00DC3096" w:rsidP="002B7391">
            <w:pPr>
              <w:jc w:val="center"/>
              <w:rPr>
                <w:color w:val="000000" w:themeColor="text1"/>
              </w:rPr>
            </w:pPr>
            <w:r w:rsidRPr="007E1804">
              <w:rPr>
                <w:noProof/>
                <w:color w:val="000000" w:themeColor="text1"/>
              </w:rPr>
              <mc:AlternateContent>
                <mc:Choice Requires="wps">
                  <w:drawing>
                    <wp:anchor distT="0" distB="0" distL="114300" distR="114300" simplePos="0" relativeHeight="251950080" behindDoc="0" locked="0" layoutInCell="1" allowOverlap="1" wp14:anchorId="04194B8F" wp14:editId="597455DC">
                      <wp:simplePos x="0" y="0"/>
                      <wp:positionH relativeFrom="column">
                        <wp:posOffset>-241660</wp:posOffset>
                      </wp:positionH>
                      <wp:positionV relativeFrom="paragraph">
                        <wp:posOffset>208280</wp:posOffset>
                      </wp:positionV>
                      <wp:extent cx="628015" cy="5715"/>
                      <wp:effectExtent l="38100" t="76200" r="76835" b="89535"/>
                      <wp:wrapNone/>
                      <wp:docPr id="87" name="Straight Arrow Connector 87"/>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B8BDF" id="Straight Arrow Connector 87" o:spid="_x0000_s1026" type="#_x0000_t32" style="position:absolute;margin-left:-19.05pt;margin-top:16.4pt;width:49.45pt;height:.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" strokecolor="black [3200]" strokeweight="1pt">
                      <v:stroke startarrow="block" endarrow="block" joinstyle="miter"/>
                    </v:shape>
                  </w:pict>
                </mc:Fallback>
              </mc:AlternateContent>
            </w:r>
          </w:p>
        </w:tc>
        <w:tc>
          <w:tcPr>
            <w:tcW w:w="147" w:type="pct"/>
          </w:tcPr>
          <w:p w:rsidR="00256F01" w:rsidRPr="007E1804" w:rsidRDefault="00256F01" w:rsidP="002B7391">
            <w:pPr>
              <w:jc w:val="center"/>
              <w:rPr>
                <w:color w:val="000000" w:themeColor="text1"/>
              </w:rPr>
            </w:pPr>
          </w:p>
        </w:tc>
        <w:tc>
          <w:tcPr>
            <w:tcW w:w="146" w:type="pct"/>
          </w:tcPr>
          <w:p w:rsidR="00256F01" w:rsidRPr="007E1804" w:rsidRDefault="00256F01" w:rsidP="002B7391">
            <w:pPr>
              <w:jc w:val="center"/>
              <w:rPr>
                <w:color w:val="000000" w:themeColor="text1"/>
              </w:rPr>
            </w:pPr>
          </w:p>
        </w:tc>
      </w:tr>
      <w:tr w:rsidR="00256F01" w:rsidRPr="007E1804" w:rsidTr="00D162B7">
        <w:tblPrEx>
          <w:jc w:val="left"/>
        </w:tblPrEx>
        <w:trPr>
          <w:gridBefore w:val="1"/>
          <w:wBefore w:w="14" w:type="pct"/>
          <w:trHeight w:val="1134"/>
        </w:trPr>
        <w:tc>
          <w:tcPr>
            <w:tcW w:w="326" w:type="pct"/>
            <w:vAlign w:val="center"/>
          </w:tcPr>
          <w:p w:rsidR="00256F01" w:rsidRPr="007E1804" w:rsidRDefault="00256F01" w:rsidP="002B7391">
            <w:pPr>
              <w:jc w:val="center"/>
              <w:rPr>
                <w:color w:val="000000" w:themeColor="text1"/>
                <w:cs/>
              </w:rPr>
            </w:pPr>
            <w:r>
              <w:rPr>
                <w:color w:val="000000" w:themeColor="text1"/>
              </w:rPr>
              <w:t>6</w:t>
            </w:r>
            <w:r w:rsidRPr="007E1804">
              <w:rPr>
                <w:color w:val="000000" w:themeColor="text1"/>
                <w:cs/>
              </w:rPr>
              <w:t>.</w:t>
            </w:r>
          </w:p>
        </w:tc>
        <w:tc>
          <w:tcPr>
            <w:tcW w:w="1754" w:type="pct"/>
            <w:noWrap/>
          </w:tcPr>
          <w:p w:rsidR="00256F01" w:rsidRPr="007E1804" w:rsidRDefault="00256F01" w:rsidP="002B7391">
            <w:pPr>
              <w:rPr>
                <w:color w:val="000000" w:themeColor="text1"/>
                <w:cs/>
              </w:rPr>
            </w:pPr>
            <w:r w:rsidRPr="007E1804">
              <w:rPr>
                <w:color w:val="000000" w:themeColor="text1"/>
                <w:cs/>
              </w:rPr>
              <w:t>จัดทำเอกสารคู่มือ</w:t>
            </w:r>
            <w:r>
              <w:rPr>
                <w:rFonts w:hint="cs"/>
                <w:color w:val="000000" w:themeColor="text1"/>
                <w:cs/>
              </w:rPr>
              <w:t xml:space="preserve"> </w:t>
            </w:r>
            <w:r w:rsidRPr="007E1804">
              <w:rPr>
                <w:color w:val="000000" w:themeColor="text1"/>
                <w:cs/>
              </w:rPr>
              <w:t>และเอกสาร</w:t>
            </w:r>
            <w:r>
              <w:rPr>
                <w:rFonts w:hint="cs"/>
                <w:color w:val="000000" w:themeColor="text1"/>
                <w:cs/>
              </w:rPr>
              <w:t>ของ</w:t>
            </w:r>
            <w:r w:rsidRPr="007E1804">
              <w:rPr>
                <w:color w:val="000000" w:themeColor="text1"/>
                <w:cs/>
              </w:rPr>
              <w:t>โครงงาน</w:t>
            </w: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noProof/>
                <w:color w:val="000000" w:themeColor="text1"/>
                <w:cs/>
                <w:lang w:val="th-TH"/>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8"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51"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44" w:type="pct"/>
          </w:tcPr>
          <w:p w:rsidR="00256F01" w:rsidRPr="007E1804" w:rsidRDefault="00256F01" w:rsidP="002B7391">
            <w:pPr>
              <w:jc w:val="left"/>
              <w:rPr>
                <w:color w:val="000000" w:themeColor="text1"/>
              </w:rPr>
            </w:pPr>
          </w:p>
        </w:tc>
        <w:tc>
          <w:tcPr>
            <w:tcW w:w="151" w:type="pct"/>
          </w:tcPr>
          <w:p w:rsidR="00256F01" w:rsidRPr="007E1804" w:rsidRDefault="00256F01" w:rsidP="002B7391">
            <w:pPr>
              <w:jc w:val="left"/>
              <w:rPr>
                <w:color w:val="000000" w:themeColor="text1"/>
              </w:rPr>
            </w:pPr>
          </w:p>
        </w:tc>
        <w:tc>
          <w:tcPr>
            <w:tcW w:w="147" w:type="pct"/>
          </w:tcPr>
          <w:p w:rsidR="00256F01" w:rsidRPr="007E1804" w:rsidRDefault="00256F01" w:rsidP="002B7391">
            <w:pPr>
              <w:jc w:val="left"/>
              <w:rPr>
                <w:color w:val="000000" w:themeColor="text1"/>
              </w:rPr>
            </w:pPr>
          </w:p>
        </w:tc>
        <w:tc>
          <w:tcPr>
            <w:tcW w:w="147" w:type="pct"/>
          </w:tcPr>
          <w:p w:rsidR="00256F01" w:rsidRPr="007E1804" w:rsidRDefault="00DC3096" w:rsidP="002B7391">
            <w:pPr>
              <w:jc w:val="left"/>
              <w:rPr>
                <w:color w:val="000000" w:themeColor="text1"/>
              </w:rPr>
            </w:pPr>
            <w:r w:rsidRPr="007E1804">
              <w:rPr>
                <w:noProof/>
                <w:color w:val="000000" w:themeColor="text1"/>
              </w:rPr>
              <mc:AlternateContent>
                <mc:Choice Requires="wps">
                  <w:drawing>
                    <wp:anchor distT="0" distB="0" distL="114300" distR="114300" simplePos="0" relativeHeight="251952128" behindDoc="0" locked="0" layoutInCell="1" allowOverlap="1" wp14:anchorId="097D3345" wp14:editId="23248C13">
                      <wp:simplePos x="0" y="0"/>
                      <wp:positionH relativeFrom="column">
                        <wp:posOffset>-241975</wp:posOffset>
                      </wp:positionH>
                      <wp:positionV relativeFrom="paragraph">
                        <wp:posOffset>368645</wp:posOffset>
                      </wp:positionV>
                      <wp:extent cx="628015" cy="5715"/>
                      <wp:effectExtent l="38100" t="76200" r="76835" b="89535"/>
                      <wp:wrapNone/>
                      <wp:docPr id="88" name="Straight Arrow Connector 88"/>
                      <wp:cNvGraphicFramePr/>
                      <a:graphic xmlns:a="http://schemas.openxmlformats.org/drawingml/2006/main">
                        <a:graphicData uri="http://schemas.microsoft.com/office/word/2010/wordprocessingShape">
                          <wps:wsp>
                            <wps:cNvCnPr/>
                            <wps:spPr>
                              <a:xfrm>
                                <a:off x="0" y="0"/>
                                <a:ext cx="628015" cy="57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C68B1" id="Straight Arrow Connector 88" o:spid="_x0000_s1026" type="#_x0000_t32" style="position:absolute;margin-left:-19.05pt;margin-top:29.05pt;width:49.45pt;height:.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" strokecolor="black [3200]" strokeweight="1pt">
                      <v:stroke startarrow="block" endarrow="block" joinstyle="miter"/>
                    </v:shape>
                  </w:pict>
                </mc:Fallback>
              </mc:AlternateContent>
            </w:r>
          </w:p>
        </w:tc>
        <w:tc>
          <w:tcPr>
            <w:tcW w:w="147" w:type="pct"/>
          </w:tcPr>
          <w:p w:rsidR="00256F01" w:rsidRPr="007E1804" w:rsidRDefault="00256F01" w:rsidP="002B7391">
            <w:pPr>
              <w:jc w:val="left"/>
              <w:rPr>
                <w:color w:val="000000" w:themeColor="text1"/>
              </w:rPr>
            </w:pPr>
          </w:p>
        </w:tc>
        <w:tc>
          <w:tcPr>
            <w:tcW w:w="146" w:type="pct"/>
          </w:tcPr>
          <w:p w:rsidR="00256F01" w:rsidRPr="007E1804" w:rsidRDefault="00256F01" w:rsidP="002B7391">
            <w:pPr>
              <w:jc w:val="left"/>
              <w:rPr>
                <w:color w:val="000000" w:themeColor="text1"/>
              </w:rPr>
            </w:pPr>
          </w:p>
        </w:tc>
      </w:tr>
    </w:tbl>
    <w:p w:rsidR="009F7F5E" w:rsidRPr="007E1804" w:rsidRDefault="00C20B13" w:rsidP="00A87D64">
      <w:pPr>
        <w:pStyle w:val="2"/>
        <w:rPr>
          <w:color w:val="000000" w:themeColor="text1"/>
        </w:rPr>
      </w:pPr>
      <w:bookmarkStart w:id="58" w:name="_Toc453666131"/>
      <w:bookmarkStart w:id="59" w:name="_Toc515323180"/>
      <w:r w:rsidRPr="007E1804">
        <w:rPr>
          <w:color w:val="000000" w:themeColor="text1"/>
          <w:cs/>
        </w:rPr>
        <w:lastRenderedPageBreak/>
        <w:t>ดัชนีชี้วัดความสำเร็จของการดำเนินโครงงาน</w:t>
      </w:r>
      <w:bookmarkEnd w:id="58"/>
      <w:bookmarkEnd w:id="59"/>
    </w:p>
    <w:p w:rsidR="00106C19" w:rsidRPr="007E1804" w:rsidRDefault="00442E73" w:rsidP="00442E73">
      <w:pPr>
        <w:ind w:firstLine="720"/>
        <w:rPr>
          <w:color w:val="000000" w:themeColor="text1"/>
        </w:rPr>
      </w:pPr>
      <w:r>
        <w:rPr>
          <w:color w:val="000000" w:themeColor="text1"/>
          <w:cs/>
        </w:rPr>
        <w:t>ในการจัดทำโครงงาน</w:t>
      </w:r>
      <w:r>
        <w:rPr>
          <w:rFonts w:hint="cs"/>
          <w:color w:val="000000" w:themeColor="text1"/>
          <w:cs/>
        </w:rPr>
        <w:t>ครั้งนี้ได้มีการกำหนด</w:t>
      </w:r>
      <w:r w:rsidR="00FA1EE7" w:rsidRPr="007E1804">
        <w:rPr>
          <w:color w:val="000000" w:themeColor="text1"/>
          <w:cs/>
        </w:rPr>
        <w:t>ตัวชี้วัดความสำเร็จ</w:t>
      </w:r>
      <w:bookmarkStart w:id="60" w:name="_Toc468853208"/>
      <w:bookmarkStart w:id="61" w:name="_Toc514752938"/>
      <w:bookmarkStart w:id="62" w:name="_Toc515231775"/>
      <w:bookmarkStart w:id="63" w:name="_Toc515323181"/>
      <w:r>
        <w:rPr>
          <w:rFonts w:hint="cs"/>
          <w:color w:val="000000" w:themeColor="text1"/>
          <w:cs/>
        </w:rPr>
        <w:t>ของระบบบุคลากรของ</w:t>
      </w:r>
      <w:r w:rsidRPr="006B67F5">
        <w:rPr>
          <w:cs/>
        </w:rPr>
        <w:t>สำนักงานป้องกันควบคุมโรคที่ 6 จังหวัดชลบุรี</w:t>
      </w:r>
      <w:r>
        <w:rPr>
          <w:rFonts w:hint="cs"/>
          <w:cs/>
        </w:rPr>
        <w:t xml:space="preserve"> </w:t>
      </w:r>
      <w:r w:rsidRPr="006B67F5">
        <w:rPr>
          <w:rFonts w:hint="cs"/>
          <w:cs/>
        </w:rPr>
        <w:t>สา</w:t>
      </w:r>
      <w:r>
        <w:rPr>
          <w:rFonts w:hint="cs"/>
          <w:cs/>
        </w:rPr>
        <w:t xml:space="preserve">มารถนำใช้งานกับการบริหารบุคลากร </w:t>
      </w:r>
      <w:r w:rsidRPr="006B67F5">
        <w:rPr>
          <w:rFonts w:hint="cs"/>
          <w:cs/>
        </w:rPr>
        <w:t>และใช้ประโยชน์ได้จริง</w:t>
      </w:r>
      <w:r w:rsidR="00D162B7">
        <w:rPr>
          <w:rFonts w:hint="cs"/>
          <w:cs/>
        </w:rPr>
        <w:t xml:space="preserve"> </w:t>
      </w:r>
      <w:r>
        <w:rPr>
          <w:rFonts w:hint="cs"/>
          <w:color w:val="000000" w:themeColor="text1"/>
          <w:cs/>
        </w:rPr>
        <w:t>มีดังนี้</w:t>
      </w:r>
      <w:r w:rsidRPr="007E1804">
        <w:rPr>
          <w:color w:val="000000" w:themeColor="text1"/>
          <w:cs/>
        </w:rPr>
        <w:t xml:space="preserve"> </w:t>
      </w:r>
      <w:bookmarkEnd w:id="60"/>
      <w:bookmarkEnd w:id="61"/>
      <w:bookmarkEnd w:id="62"/>
      <w:bookmarkEnd w:id="63"/>
    </w:p>
    <w:p w:rsidR="00106C19" w:rsidRDefault="00442E73" w:rsidP="00442E73">
      <w:pPr>
        <w:pStyle w:val="a7"/>
        <w:numPr>
          <w:ilvl w:val="0"/>
          <w:numId w:val="374"/>
        </w:numPr>
        <w:tabs>
          <w:tab w:val="left" w:pos="1134"/>
        </w:tabs>
        <w:ind w:left="0" w:firstLine="709"/>
        <w:rPr>
          <w:rFonts w:cs="TH SarabunPSK"/>
          <w:color w:val="000000" w:themeColor="text1"/>
          <w:szCs w:val="32"/>
        </w:rPr>
      </w:pPr>
      <w:r w:rsidRPr="007E1804">
        <w:rPr>
          <w:rFonts w:cs="TH SarabunPSK"/>
          <w:color w:val="000000" w:themeColor="text1"/>
          <w:szCs w:val="32"/>
          <w:cs/>
        </w:rPr>
        <w:t>เพื่อเป็นเครื่องมือใน</w:t>
      </w:r>
      <w:r>
        <w:rPr>
          <w:rFonts w:cs="TH SarabunPSK" w:hint="cs"/>
          <w:color w:val="000000" w:themeColor="text1"/>
          <w:szCs w:val="32"/>
          <w:cs/>
        </w:rPr>
        <w:t>การอำนวยความสะดวกให้กับบุคลในองค์กร มีความ</w:t>
      </w:r>
      <w:r w:rsidRPr="00442E73">
        <w:rPr>
          <w:rFonts w:cs="TH SarabunPSK"/>
          <w:color w:val="000000" w:themeColor="text1"/>
          <w:szCs w:val="32"/>
          <w:cs/>
        </w:rPr>
        <w:t>ยืดหยุ่น</w:t>
      </w:r>
      <w:r w:rsidR="00D162B7">
        <w:rPr>
          <w:rFonts w:cs="TH SarabunPSK" w:hint="cs"/>
          <w:color w:val="000000" w:themeColor="text1"/>
          <w:szCs w:val="32"/>
          <w:cs/>
        </w:rPr>
        <w:t xml:space="preserve"> </w:t>
      </w:r>
      <w:r w:rsidRPr="00442E73">
        <w:rPr>
          <w:rFonts w:cs="TH SarabunPSK"/>
          <w:color w:val="000000" w:themeColor="text1"/>
          <w:szCs w:val="32"/>
          <w:cs/>
        </w:rPr>
        <w:t>และสวยงาม วัดได้จากการจัดร</w:t>
      </w:r>
      <w:r>
        <w:rPr>
          <w:rFonts w:cs="TH SarabunPSK"/>
          <w:color w:val="000000" w:themeColor="text1"/>
          <w:szCs w:val="32"/>
          <w:cs/>
        </w:rPr>
        <w:t>ูปแบบหน้าเว็บไซต์ที่เป็นระเบียบ</w:t>
      </w:r>
      <w:r>
        <w:rPr>
          <w:rFonts w:cs="TH SarabunPSK" w:hint="cs"/>
          <w:color w:val="000000" w:themeColor="text1"/>
          <w:szCs w:val="32"/>
          <w:cs/>
        </w:rPr>
        <w:t xml:space="preserve"> </w:t>
      </w:r>
      <w:r w:rsidRPr="00442E73">
        <w:rPr>
          <w:rFonts w:cs="TH SarabunPSK"/>
          <w:color w:val="000000" w:themeColor="text1"/>
          <w:szCs w:val="32"/>
          <w:cs/>
        </w:rPr>
        <w:t xml:space="preserve">สวยงาม </w:t>
      </w:r>
      <w:r w:rsidR="00D162B7">
        <w:rPr>
          <w:rFonts w:cs="TH SarabunPSK" w:hint="cs"/>
          <w:color w:val="000000" w:themeColor="text1"/>
          <w:szCs w:val="32"/>
          <w:cs/>
        </w:rPr>
        <w:t>และ</w:t>
      </w:r>
      <w:r>
        <w:rPr>
          <w:rFonts w:cs="TH SarabunPSK" w:hint="cs"/>
          <w:color w:val="000000" w:themeColor="text1"/>
          <w:szCs w:val="32"/>
          <w:cs/>
        </w:rPr>
        <w:t>ใช้งานง่าย</w:t>
      </w:r>
    </w:p>
    <w:p w:rsidR="00442E73" w:rsidRDefault="00442E73" w:rsidP="00442E73">
      <w:pPr>
        <w:pStyle w:val="a7"/>
        <w:numPr>
          <w:ilvl w:val="0"/>
          <w:numId w:val="374"/>
        </w:numPr>
        <w:tabs>
          <w:tab w:val="left" w:pos="1134"/>
        </w:tabs>
        <w:ind w:left="0" w:firstLine="709"/>
        <w:rPr>
          <w:rFonts w:cs="TH SarabunPSK"/>
          <w:color w:val="000000" w:themeColor="text1"/>
          <w:szCs w:val="32"/>
        </w:rPr>
      </w:pPr>
      <w:r w:rsidRPr="00442E73">
        <w:rPr>
          <w:rFonts w:cs="TH SarabunPSK"/>
          <w:color w:val="000000" w:themeColor="text1"/>
          <w:szCs w:val="32"/>
          <w:cs/>
        </w:rPr>
        <w:t>การสื่อความหมายให้ผู้ใช้ทำตามขั้นตอนของหน้าการใช้งานระบบ วัดได้จากผู้ใช้ระบบไม่สับสนกับหน้าเมนูต่าง</w:t>
      </w:r>
      <w:r w:rsidR="00D162B7">
        <w:rPr>
          <w:rFonts w:cs="TH SarabunPSK" w:hint="cs"/>
          <w:color w:val="000000" w:themeColor="text1"/>
          <w:szCs w:val="32"/>
          <w:cs/>
        </w:rPr>
        <w:t xml:space="preserve"> </w:t>
      </w:r>
      <w:r w:rsidRPr="00442E73">
        <w:rPr>
          <w:rFonts w:cs="TH SarabunPSK"/>
          <w:color w:val="000000" w:themeColor="text1"/>
          <w:szCs w:val="32"/>
          <w:cs/>
        </w:rPr>
        <w:t>ๆ สามารถจัดการข้อมูลส่วนตัว</w:t>
      </w:r>
      <w:r>
        <w:rPr>
          <w:rFonts w:cs="TH SarabunPSK" w:hint="cs"/>
          <w:color w:val="000000" w:themeColor="text1"/>
          <w:szCs w:val="32"/>
          <w:cs/>
        </w:rPr>
        <w:t>ได้</w:t>
      </w: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Default="001F7887" w:rsidP="001F7887">
      <w:pPr>
        <w:tabs>
          <w:tab w:val="left" w:pos="1701"/>
        </w:tabs>
        <w:rPr>
          <w:color w:val="000000" w:themeColor="text1"/>
        </w:rPr>
      </w:pPr>
    </w:p>
    <w:p w:rsidR="001F7887" w:rsidRPr="001F7887" w:rsidRDefault="001F7887" w:rsidP="001F7887">
      <w:pPr>
        <w:tabs>
          <w:tab w:val="left" w:pos="1701"/>
        </w:tabs>
        <w:rPr>
          <w:color w:val="000000" w:themeColor="text1"/>
          <w:cs/>
        </w:rPr>
      </w:pPr>
    </w:p>
    <w:bookmarkEnd w:id="1"/>
    <w:p w:rsidR="004806C2" w:rsidRDefault="004806C2" w:rsidP="004806C2">
      <w:pPr>
        <w:rPr>
          <w:color w:val="000000" w:themeColor="text1"/>
        </w:rPr>
      </w:pPr>
    </w:p>
    <w:p w:rsidR="009A4EDB" w:rsidRDefault="009A4EDB" w:rsidP="004806C2">
      <w:pPr>
        <w:rPr>
          <w:color w:val="000000" w:themeColor="text1"/>
        </w:rPr>
      </w:pPr>
    </w:p>
    <w:p w:rsidR="00B42C34" w:rsidRDefault="00B42C34" w:rsidP="004806C2">
      <w:pPr>
        <w:rPr>
          <w:color w:val="000000" w:themeColor="text1"/>
        </w:rPr>
      </w:pPr>
    </w:p>
    <w:p w:rsidR="00572895" w:rsidRPr="007E1804" w:rsidRDefault="00906514" w:rsidP="00572895">
      <w:pPr>
        <w:pStyle w:val="10"/>
        <w:rPr>
          <w:color w:val="000000" w:themeColor="text1"/>
        </w:rPr>
      </w:pPr>
      <w:bookmarkStart w:id="64" w:name="_Toc515323183"/>
      <w:r>
        <w:rPr>
          <w:noProof/>
          <w:color w:val="000000" w:themeColor="text1"/>
        </w:rPr>
        <w:lastRenderedPageBreak/>
        <mc:AlternateContent>
          <mc:Choice Requires="wps">
            <w:drawing>
              <wp:anchor distT="0" distB="0" distL="114300" distR="114300" simplePos="0" relativeHeight="251917312" behindDoc="0" locked="0" layoutInCell="1" allowOverlap="1" wp14:anchorId="1C2F0651" wp14:editId="53121875">
                <wp:simplePos x="0" y="0"/>
                <wp:positionH relativeFrom="column">
                  <wp:posOffset>4848225</wp:posOffset>
                </wp:positionH>
                <wp:positionV relativeFrom="paragraph">
                  <wp:posOffset>-845820</wp:posOffset>
                </wp:positionV>
                <wp:extent cx="748665" cy="661035"/>
                <wp:effectExtent l="0" t="0" r="13335" b="24765"/>
                <wp:wrapNone/>
                <wp:docPr id="142" name="Rectangle 142"/>
                <wp:cNvGraphicFramePr/>
                <a:graphic xmlns:a="http://schemas.openxmlformats.org/drawingml/2006/main">
                  <a:graphicData uri="http://schemas.microsoft.com/office/word/2010/wordprocessingShape">
                    <wps:wsp>
                      <wps:cNvSpPr/>
                      <wps:spPr>
                        <a:xfrm>
                          <a:off x="0" y="0"/>
                          <a:ext cx="748665" cy="661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51FAA" id="Rectangle 142" o:spid="_x0000_s1026" style="position:absolute;margin-left:381.75pt;margin-top:-66.6pt;width:58.95pt;height:52.0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" fillcolor="white [3212]" strokecolor="white [3212]" strokeweight="1pt"/>
            </w:pict>
          </mc:Fallback>
        </mc:AlternateContent>
      </w:r>
      <w:r w:rsidRPr="007E1804">
        <w:rPr>
          <w:noProof/>
          <w:color w:val="000000" w:themeColor="text1"/>
        </w:rPr>
        <mc:AlternateContent>
          <mc:Choice Requires="wps">
            <w:drawing>
              <wp:anchor distT="0" distB="0" distL="114300" distR="114300" simplePos="0" relativeHeight="251888640" behindDoc="0" locked="0" layoutInCell="1" allowOverlap="1" wp14:anchorId="2FDC8612" wp14:editId="3A103E33">
                <wp:simplePos x="0" y="0"/>
                <wp:positionH relativeFrom="column">
                  <wp:posOffset>4965084</wp:posOffset>
                </wp:positionH>
                <wp:positionV relativeFrom="paragraph">
                  <wp:posOffset>-723871</wp:posOffset>
                </wp:positionV>
                <wp:extent cx="457200" cy="457200"/>
                <wp:effectExtent l="0" t="0" r="0" b="0"/>
                <wp:wrapNone/>
                <wp:docPr id="96" name="Rectangle 96"/>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46119" id="Rectangle 96" o:spid="_x0000_s1026" style="position:absolute;margin-left:390.95pt;margin-top:-57pt;width:36pt;height:3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" fillcolor="white [3212]" stroked="f" strokeweight="1pt"/>
            </w:pict>
          </mc:Fallback>
        </mc:AlternateContent>
      </w:r>
      <w:r w:rsidR="00572895" w:rsidRPr="007E1804">
        <w:rPr>
          <w:color w:val="000000" w:themeColor="text1"/>
          <w:cs/>
        </w:rPr>
        <w:br/>
      </w:r>
      <w:r w:rsidR="00572895" w:rsidRPr="007E1804">
        <w:rPr>
          <w:noProof/>
          <w:color w:val="000000" w:themeColor="text1"/>
        </w:rPr>
        <mc:AlternateContent>
          <mc:Choice Requires="wps">
            <w:drawing>
              <wp:anchor distT="0" distB="0" distL="114300" distR="114300" simplePos="0" relativeHeight="251889664" behindDoc="0" locked="0" layoutInCell="1" allowOverlap="1" wp14:anchorId="17E0BFFF" wp14:editId="24324CBD">
                <wp:simplePos x="0" y="0"/>
                <wp:positionH relativeFrom="column">
                  <wp:posOffset>5596172</wp:posOffset>
                </wp:positionH>
                <wp:positionV relativeFrom="paragraph">
                  <wp:posOffset>-650875</wp:posOffset>
                </wp:positionV>
                <wp:extent cx="457200" cy="457200"/>
                <wp:effectExtent l="0" t="0" r="0" b="0"/>
                <wp:wrapNone/>
                <wp:docPr id="92" name="Rectangle 92"/>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BD605" id="Rectangle 92" o:spid="_x0000_s1026" style="position:absolute;margin-left:440.65pt;margin-top:-51.25pt;width:36pt;height:36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" fillcolor="white [3212]" stroked="f" strokeweight="1pt"/>
            </w:pict>
          </mc:Fallback>
        </mc:AlternateContent>
      </w:r>
      <w:r w:rsidR="00572895" w:rsidRPr="007E1804">
        <w:rPr>
          <w:color w:val="000000" w:themeColor="text1"/>
          <w:cs/>
        </w:rPr>
        <w:br/>
        <w:t>ทฤษฎีและงานวิจัยที่เกี่ยวข้อง</w:t>
      </w:r>
      <w:bookmarkEnd w:id="64"/>
    </w:p>
    <w:p w:rsidR="00572895" w:rsidRPr="007E1804" w:rsidRDefault="00572895" w:rsidP="00572895">
      <w:pPr>
        <w:spacing w:after="0"/>
        <w:jc w:val="both"/>
        <w:rPr>
          <w:color w:val="000000" w:themeColor="text1"/>
        </w:rPr>
      </w:pPr>
    </w:p>
    <w:p w:rsidR="009A4EDB" w:rsidRPr="009C208B" w:rsidRDefault="009A4EDB" w:rsidP="00572895">
      <w:pPr>
        <w:ind w:firstLine="784"/>
        <w:rPr>
          <w:color w:val="000000" w:themeColor="text1"/>
          <w:cs/>
        </w:rPr>
      </w:pPr>
      <w:r>
        <w:rPr>
          <w:rFonts w:hint="cs"/>
          <w:color w:val="000000" w:themeColor="text1"/>
          <w:cs/>
        </w:rPr>
        <w:t>จากขอบเขตการดำเนินโครงงานของระบบบุคลากรสำนักงาน</w:t>
      </w:r>
      <w:r w:rsidR="009C208B">
        <w:rPr>
          <w:rFonts w:hint="cs"/>
          <w:color w:val="000000" w:themeColor="text1"/>
          <w:cs/>
        </w:rPr>
        <w:t>ป้องกัน</w:t>
      </w:r>
      <w:r>
        <w:rPr>
          <w:rFonts w:hint="cs"/>
          <w:color w:val="000000" w:themeColor="text1"/>
          <w:cs/>
        </w:rPr>
        <w:t>ควบคุมโรค</w:t>
      </w:r>
      <w:r w:rsidR="009C208B">
        <w:rPr>
          <w:rFonts w:hint="cs"/>
          <w:color w:val="000000" w:themeColor="text1"/>
          <w:cs/>
        </w:rPr>
        <w:t xml:space="preserve">ที่ </w:t>
      </w:r>
      <w:r w:rsidR="009C208B">
        <w:rPr>
          <w:color w:val="000000" w:themeColor="text1"/>
        </w:rPr>
        <w:t xml:space="preserve">6 </w:t>
      </w:r>
      <w:r w:rsidR="009C208B">
        <w:rPr>
          <w:rFonts w:hint="cs"/>
          <w:color w:val="000000" w:themeColor="text1"/>
          <w:cs/>
        </w:rPr>
        <w:t>จังหวัดชลบุรี</w:t>
      </w:r>
      <w:r w:rsidR="00441E78">
        <w:rPr>
          <w:rFonts w:hint="cs"/>
          <w:color w:val="000000" w:themeColor="text1"/>
          <w:cs/>
        </w:rPr>
        <w:t xml:space="preserve"> </w:t>
      </w:r>
      <w:r w:rsidR="009C208B">
        <w:rPr>
          <w:rFonts w:hint="cs"/>
          <w:color w:val="000000" w:themeColor="text1"/>
          <w:cs/>
        </w:rPr>
        <w:t xml:space="preserve">ในบทที่ </w:t>
      </w:r>
      <w:r w:rsidR="009C208B">
        <w:rPr>
          <w:color w:val="000000" w:themeColor="text1"/>
        </w:rPr>
        <w:t xml:space="preserve">1 </w:t>
      </w:r>
      <w:r w:rsidR="009C208B">
        <w:rPr>
          <w:rFonts w:hint="cs"/>
          <w:color w:val="000000" w:themeColor="text1"/>
          <w:cs/>
        </w:rPr>
        <w:t>ผู้ดำเนินโครง</w:t>
      </w:r>
      <w:r w:rsidR="00441E78">
        <w:rPr>
          <w:rFonts w:hint="cs"/>
          <w:color w:val="000000" w:themeColor="text1"/>
          <w:cs/>
        </w:rPr>
        <w:t>งานต้องมีการศึกษาเกี่ยวกับกระบวน</w:t>
      </w:r>
      <w:r w:rsidR="009C208B">
        <w:rPr>
          <w:rFonts w:hint="cs"/>
          <w:color w:val="000000" w:themeColor="text1"/>
          <w:cs/>
        </w:rPr>
        <w:t>การ</w:t>
      </w:r>
      <w:r w:rsidR="00441E78">
        <w:rPr>
          <w:rFonts w:hint="cs"/>
          <w:color w:val="000000" w:themeColor="text1"/>
          <w:cs/>
        </w:rPr>
        <w:t>การ</w:t>
      </w:r>
      <w:r w:rsidR="009C208B">
        <w:rPr>
          <w:rFonts w:hint="cs"/>
          <w:color w:val="000000" w:themeColor="text1"/>
          <w:cs/>
        </w:rPr>
        <w:t>ทำงาน หลักการ และ</w:t>
      </w:r>
      <w:r w:rsidR="009C208B" w:rsidRPr="007E1804">
        <w:rPr>
          <w:color w:val="000000" w:themeColor="text1"/>
          <w:cs/>
        </w:rPr>
        <w:t>ทฤษฎีที่เกี่ยวข้อง</w:t>
      </w:r>
      <w:r w:rsidR="009C208B">
        <w:rPr>
          <w:rFonts w:hint="cs"/>
          <w:color w:val="000000" w:themeColor="text1"/>
          <w:cs/>
        </w:rPr>
        <w:t>ก่อนการ</w:t>
      </w:r>
      <w:r w:rsidR="009C208B" w:rsidRPr="007E1804">
        <w:rPr>
          <w:color w:val="000000" w:themeColor="text1"/>
          <w:cs/>
        </w:rPr>
        <w:t>ดำเนินโครงงานพัฒนา</w:t>
      </w:r>
      <w:r w:rsidR="009C208B" w:rsidRPr="007E1804">
        <w:rPr>
          <w:rFonts w:eastAsia="Times New Roman"/>
          <w:color w:val="000000" w:themeColor="text1"/>
          <w:cs/>
        </w:rPr>
        <w:t>ระบบ</w:t>
      </w:r>
      <w:r w:rsidR="009C208B">
        <w:rPr>
          <w:rFonts w:eastAsia="Times New Roman" w:hint="cs"/>
          <w:color w:val="000000" w:themeColor="text1"/>
          <w:cs/>
        </w:rPr>
        <w:t xml:space="preserve"> ดังนั้นในบทนี้จะเป็นการอธิบายถึงหลักการ </w:t>
      </w:r>
      <w:r w:rsidR="009C208B">
        <w:rPr>
          <w:rFonts w:eastAsia="Times New Roman"/>
          <w:color w:val="000000" w:themeColor="text1"/>
          <w:cs/>
        </w:rPr>
        <w:br/>
      </w:r>
      <w:r w:rsidR="009C208B" w:rsidRPr="007E1804">
        <w:rPr>
          <w:color w:val="000000" w:themeColor="text1"/>
          <w:cs/>
        </w:rPr>
        <w:t>ทฤษฎีต่าง</w:t>
      </w:r>
      <w:r w:rsidR="009C208B" w:rsidRPr="007E1804">
        <w:rPr>
          <w:color w:val="000000" w:themeColor="text1"/>
          <w:spacing w:val="-4"/>
          <w:cs/>
        </w:rPr>
        <w:t xml:space="preserve"> ๆ</w:t>
      </w:r>
      <w:r w:rsidR="009C208B">
        <w:rPr>
          <w:rFonts w:hint="cs"/>
          <w:color w:val="000000" w:themeColor="text1"/>
          <w:spacing w:val="-4"/>
          <w:cs/>
        </w:rPr>
        <w:t xml:space="preserve"> ที่เกี่ยวข้องกับการดำเนินโครงงาน </w:t>
      </w:r>
      <w:r w:rsidR="00441E78">
        <w:rPr>
          <w:rFonts w:hint="cs"/>
          <w:color w:val="000000" w:themeColor="text1"/>
          <w:spacing w:val="-4"/>
          <w:cs/>
        </w:rPr>
        <w:t>และ</w:t>
      </w:r>
      <w:r w:rsidR="009C208B">
        <w:rPr>
          <w:rFonts w:hint="cs"/>
          <w:color w:val="000000" w:themeColor="text1"/>
          <w:spacing w:val="-4"/>
          <w:cs/>
        </w:rPr>
        <w:t xml:space="preserve">เทคนิคในการดำเนินงาน </w:t>
      </w:r>
      <w:r w:rsidR="009C208B">
        <w:rPr>
          <w:rFonts w:hint="cs"/>
          <w:color w:val="000000" w:themeColor="text1"/>
          <w:cs/>
        </w:rPr>
        <w:t>ดังนี้</w:t>
      </w:r>
    </w:p>
    <w:p w:rsidR="004E148C" w:rsidRPr="007E1804" w:rsidRDefault="004E148C" w:rsidP="004E148C">
      <w:pPr>
        <w:pStyle w:val="2"/>
      </w:pPr>
      <w:ins w:id="65" w:author="jane" w:date="2014-10-12T21:26:00Z">
        <w:del w:id="66" w:author="Pahommie" w:date="2014-11-05T17:16:00Z">
          <w:r w:rsidRPr="007E1804" w:rsidDel="007E36B6">
            <w:rPr>
              <w:cs/>
            </w:rPr>
            <w:delText xml:space="preserve">ทั้งนี้ หากสถานประกอบการนั้นๆ ไม่อนุญาตให้นำหน้าจอหรือขั้นตอนการทำงานของระบบเดิมออกมา นิสิตอาจทำเป็น </w:delText>
          </w:r>
          <w:r w:rsidRPr="007E1804" w:rsidDel="007E36B6">
            <w:delText>Mock</w:delText>
          </w:r>
          <w:r w:rsidRPr="007E1804" w:rsidDel="007E36B6">
            <w:rPr>
              <w:cs/>
            </w:rPr>
            <w:delText>-</w:delText>
          </w:r>
          <w:r w:rsidRPr="007E1804" w:rsidDel="007E36B6">
            <w:delText>up</w:delText>
          </w:r>
          <w:r w:rsidRPr="007E1804" w:rsidDel="007E36B6">
            <w:rPr>
              <w:cs/>
            </w:rPr>
            <w:delText xml:space="preserve"> หน้าจอคร่าวๆ เพื่อประกอบการบรรยายได้ (โดยได้รับการตรวจสอบเอกสารนี้จากพนักงานพี่เลี้ยงก่อน)</w:delText>
          </w:r>
        </w:del>
      </w:ins>
      <w:bookmarkStart w:id="67" w:name="_Toc515323185"/>
      <w:r w:rsidRPr="007E1804">
        <w:rPr>
          <w:cs/>
        </w:rPr>
        <w:t>งานวิจัยหรือบทความที่เกี่ยวข้อง</w:t>
      </w:r>
      <w:bookmarkEnd w:id="67"/>
      <w:del w:id="68" w:author="Pahommie" w:date="2014-11-05T16:46:00Z">
        <w:r w:rsidRPr="007E1804" w:rsidDel="006E0AB5">
          <w:rPr>
            <w:cs/>
          </w:rPr>
          <w:delText xml:space="preserve"> [</w:delText>
        </w:r>
      </w:del>
      <w:del w:id="69" w:author="Pahommie" w:date="2014-11-05T16:45:00Z">
        <w:r w:rsidRPr="007E1804" w:rsidDel="006E0AB5">
          <w:rPr>
            <w:cs/>
          </w:rPr>
          <w:delText xml:space="preserve">ชื่อระบบที่ </w:delText>
        </w:r>
        <w:r w:rsidRPr="007E1804" w:rsidDel="006E0AB5">
          <w:delText>2</w:delText>
        </w:r>
        <w:r w:rsidRPr="007E1804" w:rsidDel="006E0AB5">
          <w:rPr>
            <w:cs/>
          </w:rPr>
          <w:delText>]</w:delText>
        </w:r>
      </w:del>
    </w:p>
    <w:p w:rsidR="00572895" w:rsidRPr="007E1804" w:rsidRDefault="00572895" w:rsidP="00572895">
      <w:pPr>
        <w:ind w:firstLine="770"/>
        <w:rPr>
          <w:color w:val="000000" w:themeColor="text1"/>
          <w:cs/>
        </w:rPr>
      </w:pPr>
      <w:r w:rsidRPr="007E1804">
        <w:rPr>
          <w:color w:val="000000" w:themeColor="text1"/>
          <w:cs/>
        </w:rPr>
        <w:t>ในการพัฒนาระบบประเมินผลปฏิบัติงาน</w:t>
      </w:r>
      <w:r w:rsidR="00441E78">
        <w:rPr>
          <w:rFonts w:hint="cs"/>
          <w:color w:val="000000" w:themeColor="text1"/>
          <w:cs/>
        </w:rPr>
        <w:t>ด้าน</w:t>
      </w:r>
      <w:r w:rsidRPr="007E1804">
        <w:rPr>
          <w:color w:val="000000" w:themeColor="text1"/>
          <w:cs/>
        </w:rPr>
        <w:t>สมรรถนะ</w:t>
      </w:r>
      <w:r w:rsidR="00DC4165">
        <w:rPr>
          <w:rFonts w:hint="cs"/>
          <w:color w:val="000000" w:themeColor="text1"/>
          <w:cs/>
        </w:rPr>
        <w:t xml:space="preserve"> </w:t>
      </w:r>
      <w:r w:rsidRPr="007E1804">
        <w:rPr>
          <w:color w:val="000000" w:themeColor="text1"/>
          <w:cs/>
        </w:rPr>
        <w:t xml:space="preserve">จำเป็นต้องศึกษาทฤษฎีในบทความของกระบวนการขั้นตอน และรวบรวมข้อมูลต่าง ๆ ที่เกี่ยวข้องกับการประเมิน เพื่อนำมาใช้เป็นแนวทางในการวิเคราะห์ </w:t>
      </w:r>
      <w:r w:rsidR="00441E78">
        <w:rPr>
          <w:rFonts w:hint="cs"/>
          <w:color w:val="000000" w:themeColor="text1"/>
          <w:cs/>
        </w:rPr>
        <w:t>และ</w:t>
      </w:r>
      <w:r w:rsidRPr="007E1804">
        <w:rPr>
          <w:color w:val="000000" w:themeColor="text1"/>
          <w:cs/>
        </w:rPr>
        <w:t>ออกแบบระบบ ซึ่งสามารถอธิบายได้ ดังนี้</w:t>
      </w:r>
    </w:p>
    <w:p w:rsidR="00572895" w:rsidRPr="007E1804" w:rsidRDefault="00572895" w:rsidP="00572895">
      <w:pPr>
        <w:pStyle w:val="3"/>
      </w:pPr>
      <w:bookmarkStart w:id="70" w:name="_Toc515231785"/>
      <w:bookmarkStart w:id="71" w:name="_Toc515323186"/>
      <w:r w:rsidRPr="007E1804">
        <w:rPr>
          <w:cs/>
        </w:rPr>
        <w:t>หลักการที่เกี่ยวข้องกับการประเมินผลการปฏิบัติงาน</w:t>
      </w:r>
      <w:bookmarkEnd w:id="70"/>
      <w:bookmarkEnd w:id="71"/>
    </w:p>
    <w:p w:rsidR="00572895" w:rsidRPr="007E1804" w:rsidRDefault="00572895" w:rsidP="00572895">
      <w:pPr>
        <w:ind w:firstLine="756"/>
        <w:rPr>
          <w:color w:val="000000" w:themeColor="text1"/>
        </w:rPr>
      </w:pPr>
      <w:r w:rsidRPr="007E1804">
        <w:rPr>
          <w:color w:val="000000" w:themeColor="text1"/>
          <w:cs/>
        </w:rPr>
        <w:t>ในการประเมินผลการปฏิบัติงาน</w:t>
      </w:r>
      <w:r w:rsidR="00DC4165">
        <w:rPr>
          <w:rFonts w:hint="cs"/>
          <w:color w:val="000000" w:themeColor="text1"/>
          <w:cs/>
        </w:rPr>
        <w:t xml:space="preserve"> </w:t>
      </w:r>
      <w:r w:rsidRPr="007E1804">
        <w:rPr>
          <w:color w:val="000000" w:themeColor="text1"/>
          <w:cs/>
        </w:rPr>
        <w:t>จะใช้องค์ประกอบและสัดส่วนในการประเมินผล</w:t>
      </w:r>
      <w:r>
        <w:rPr>
          <w:rFonts w:hint="cs"/>
          <w:color w:val="000000" w:themeColor="text1"/>
          <w:cs/>
        </w:rPr>
        <w:t xml:space="preserve"> </w:t>
      </w:r>
      <w:r w:rsidRPr="007E1804">
        <w:rPr>
          <w:color w:val="000000" w:themeColor="text1"/>
          <w:cs/>
        </w:rPr>
        <w:t xml:space="preserve">สามารถแบ่งได้เป็น </w:t>
      </w:r>
      <w:r w:rsidRPr="007E1804">
        <w:rPr>
          <w:color w:val="000000" w:themeColor="text1"/>
        </w:rPr>
        <w:t>2</w:t>
      </w:r>
      <w:r w:rsidRPr="007E1804">
        <w:rPr>
          <w:color w:val="000000" w:themeColor="text1"/>
          <w:cs/>
        </w:rPr>
        <w:t xml:space="preserve"> ส่วน</w:t>
      </w:r>
      <w:r>
        <w:rPr>
          <w:rFonts w:hint="cs"/>
          <w:color w:val="000000" w:themeColor="text1"/>
          <w:cs/>
        </w:rPr>
        <w:t xml:space="preserve"> </w:t>
      </w:r>
      <w:r w:rsidRPr="007E1804">
        <w:rPr>
          <w:color w:val="000000" w:themeColor="text1"/>
          <w:cs/>
        </w:rPr>
        <w:t>คือ การประเมินผลสัมฤทธิ์ของงาน</w:t>
      </w:r>
      <w:r>
        <w:rPr>
          <w:rFonts w:hint="cs"/>
          <w:color w:val="000000" w:themeColor="text1"/>
          <w:cs/>
        </w:rPr>
        <w:t xml:space="preserve"> </w:t>
      </w:r>
      <w:r w:rsidRPr="007E1804">
        <w:rPr>
          <w:color w:val="000000" w:themeColor="text1"/>
          <w:cs/>
        </w:rPr>
        <w:t>และการประเมินสมรรถนะการปฏิบัติงาน</w:t>
      </w:r>
      <w:r>
        <w:rPr>
          <w:rFonts w:hint="cs"/>
          <w:color w:val="000000" w:themeColor="text1"/>
          <w:cs/>
        </w:rPr>
        <w:t xml:space="preserve"> </w:t>
      </w:r>
      <w:r w:rsidRPr="007E1804">
        <w:rPr>
          <w:color w:val="000000" w:themeColor="text1"/>
          <w:cs/>
        </w:rPr>
        <w:t>โดยจะแบ่งสัดส่วนในการประเมิน</w:t>
      </w:r>
      <w:r>
        <w:rPr>
          <w:rFonts w:hint="cs"/>
          <w:color w:val="000000" w:themeColor="text1"/>
          <w:cs/>
        </w:rPr>
        <w:t xml:space="preserve"> </w:t>
      </w:r>
      <w:r w:rsidRPr="007E1804">
        <w:rPr>
          <w:color w:val="000000" w:themeColor="text1"/>
          <w:cs/>
        </w:rPr>
        <w:t xml:space="preserve">เช่น </w:t>
      </w:r>
      <w:r w:rsidR="00DC4165">
        <w:rPr>
          <w:rFonts w:hint="cs"/>
          <w:color w:val="000000" w:themeColor="text1"/>
          <w:cs/>
        </w:rPr>
        <w:t>ส่วน</w:t>
      </w:r>
      <w:r w:rsidRPr="007E1804">
        <w:rPr>
          <w:color w:val="000000" w:themeColor="text1"/>
          <w:cs/>
        </w:rPr>
        <w:t>ผลสัมฤทธิ์ของงาน</w:t>
      </w:r>
      <w:r w:rsidR="00DC4165">
        <w:rPr>
          <w:rFonts w:hint="cs"/>
          <w:color w:val="000000" w:themeColor="text1"/>
          <w:cs/>
        </w:rPr>
        <w:t xml:space="preserve"> </w:t>
      </w:r>
      <w:r>
        <w:rPr>
          <w:rFonts w:hint="cs"/>
          <w:color w:val="000000" w:themeColor="text1"/>
          <w:cs/>
        </w:rPr>
        <w:t>จะ</w:t>
      </w:r>
      <w:r w:rsidRPr="007E1804">
        <w:rPr>
          <w:color w:val="000000" w:themeColor="text1"/>
          <w:cs/>
        </w:rPr>
        <w:t xml:space="preserve">มีสัดส่วนคะแนนในการประเมินร้อยละ </w:t>
      </w:r>
      <w:r w:rsidRPr="007E1804">
        <w:rPr>
          <w:color w:val="000000" w:themeColor="text1"/>
        </w:rPr>
        <w:t>70</w:t>
      </w:r>
      <w:r w:rsidRPr="007E1804">
        <w:rPr>
          <w:color w:val="000000" w:themeColor="text1"/>
          <w:cs/>
        </w:rPr>
        <w:t xml:space="preserve"> </w:t>
      </w:r>
      <w:r w:rsidR="00DC4165">
        <w:rPr>
          <w:rFonts w:hint="cs"/>
          <w:color w:val="000000" w:themeColor="text1"/>
          <w:cs/>
        </w:rPr>
        <w:t>ซึ่ง</w:t>
      </w:r>
      <w:r w:rsidRPr="007E1804">
        <w:rPr>
          <w:color w:val="000000" w:themeColor="text1"/>
          <w:cs/>
        </w:rPr>
        <w:t>ประเมินจากปริมาณผลงาน คุณภาพผลงาน ความรวดเร็ว</w:t>
      </w:r>
      <w:r>
        <w:rPr>
          <w:rFonts w:hint="cs"/>
          <w:color w:val="000000" w:themeColor="text1"/>
          <w:cs/>
        </w:rPr>
        <w:t xml:space="preserve"> </w:t>
      </w:r>
      <w:r w:rsidR="00441E78">
        <w:rPr>
          <w:color w:val="000000" w:themeColor="text1"/>
          <w:cs/>
        </w:rPr>
        <w:t>ความประหยัด</w:t>
      </w:r>
      <w:r w:rsidR="00441E78" w:rsidRPr="007E1804">
        <w:rPr>
          <w:color w:val="000000" w:themeColor="text1"/>
          <w:cs/>
        </w:rPr>
        <w:t xml:space="preserve">หรือความคุ้มค่าของการใช้ทรัพยากร </w:t>
      </w:r>
      <w:r w:rsidR="00441E78">
        <w:rPr>
          <w:color w:val="000000" w:themeColor="text1"/>
          <w:cs/>
        </w:rPr>
        <w:t>และตรงตามเวลาที่กำหนด</w:t>
      </w:r>
      <w:r w:rsidR="00441E78">
        <w:rPr>
          <w:rFonts w:hint="cs"/>
          <w:color w:val="000000" w:themeColor="text1"/>
          <w:cs/>
        </w:rPr>
        <w:t xml:space="preserve"> </w:t>
      </w:r>
      <w:r w:rsidRPr="007E1804">
        <w:rPr>
          <w:color w:val="000000" w:themeColor="text1"/>
          <w:cs/>
        </w:rPr>
        <w:t>ให้เป็นไปตามลักษณะงานที่ปฏิบัติ</w:t>
      </w:r>
      <w:r>
        <w:rPr>
          <w:rFonts w:hint="cs"/>
          <w:color w:val="000000" w:themeColor="text1"/>
          <w:cs/>
        </w:rPr>
        <w:t xml:space="preserve"> </w:t>
      </w:r>
      <w:r w:rsidRPr="007E1804">
        <w:rPr>
          <w:color w:val="000000" w:themeColor="text1"/>
          <w:cs/>
        </w:rPr>
        <w:t>และ</w:t>
      </w:r>
      <w:r>
        <w:rPr>
          <w:rFonts w:hint="cs"/>
          <w:color w:val="000000" w:themeColor="text1"/>
          <w:cs/>
        </w:rPr>
        <w:t>ส่วน</w:t>
      </w:r>
      <w:r w:rsidRPr="007E1804">
        <w:rPr>
          <w:color w:val="000000" w:themeColor="text1"/>
          <w:cs/>
        </w:rPr>
        <w:t>สมรรถนะการปฏิบัติงาน</w:t>
      </w:r>
      <w:r>
        <w:rPr>
          <w:rFonts w:hint="cs"/>
          <w:color w:val="000000" w:themeColor="text1"/>
          <w:cs/>
        </w:rPr>
        <w:t xml:space="preserve"> จะ</w:t>
      </w:r>
      <w:r w:rsidRPr="007E1804">
        <w:rPr>
          <w:color w:val="000000" w:themeColor="text1"/>
          <w:cs/>
        </w:rPr>
        <w:t xml:space="preserve">มีสัดส่วนในการประเมินร้อยละ </w:t>
      </w:r>
      <w:r w:rsidRPr="007E1804">
        <w:rPr>
          <w:color w:val="000000" w:themeColor="text1"/>
        </w:rPr>
        <w:t>30</w:t>
      </w:r>
      <w:r w:rsidRPr="007E1804">
        <w:rPr>
          <w:color w:val="000000" w:themeColor="text1"/>
          <w:cs/>
        </w:rPr>
        <w:t xml:space="preserve"> </w:t>
      </w:r>
      <w:r w:rsidR="00DC4165">
        <w:rPr>
          <w:rFonts w:hint="cs"/>
          <w:color w:val="000000" w:themeColor="text1"/>
          <w:cs/>
        </w:rPr>
        <w:t>ซึ่ง</w:t>
      </w:r>
      <w:r w:rsidRPr="007E1804">
        <w:rPr>
          <w:color w:val="000000" w:themeColor="text1"/>
          <w:cs/>
        </w:rPr>
        <w:t>ประเมินจากสมรรถนะหลัก สมรรถนะประจำสายงาน สมรรถนะทางการบริหาร โดยจะเป็นไปที่คณะกรรมการประจำส่วนงานกำหนด</w:t>
      </w:r>
      <w:r>
        <w:rPr>
          <w:rFonts w:hint="cs"/>
          <w:color w:val="000000" w:themeColor="text1"/>
          <w:cs/>
        </w:rPr>
        <w:t xml:space="preserve"> </w:t>
      </w:r>
      <w:r w:rsidRPr="007E1804">
        <w:rPr>
          <w:color w:val="000000" w:themeColor="text1"/>
          <w:cs/>
        </w:rPr>
        <w:t>เป็นต้น ซึ่งข้อบังคับมหาวิทยาลัยบูรพาว่า</w:t>
      </w:r>
      <w:r w:rsidR="00DC4165">
        <w:rPr>
          <w:rFonts w:hint="cs"/>
          <w:color w:val="000000" w:themeColor="text1"/>
          <w:cs/>
        </w:rPr>
        <w:t xml:space="preserve"> </w:t>
      </w:r>
      <w:r w:rsidRPr="007E1804">
        <w:rPr>
          <w:color w:val="000000" w:themeColor="text1"/>
          <w:cs/>
        </w:rPr>
        <w:t>ด้วยการประเมินผลการปฏิบัติงานของพนักงานมหาวิทยาลัย</w:t>
      </w:r>
      <w:r>
        <w:rPr>
          <w:rFonts w:hint="cs"/>
          <w:color w:val="000000" w:themeColor="text1"/>
          <w:cs/>
        </w:rPr>
        <w:t xml:space="preserve"> </w:t>
      </w:r>
      <w:r w:rsidRPr="007E1804">
        <w:rPr>
          <w:color w:val="000000" w:themeColor="text1"/>
          <w:cs/>
        </w:rPr>
        <w:t>และผู้ปฏิบัติงานในมหาวิทยาลัย มีดังนี้</w:t>
      </w:r>
    </w:p>
    <w:p w:rsidR="00572895" w:rsidRPr="007E1804" w:rsidRDefault="00572895" w:rsidP="00572895">
      <w:pPr>
        <w:pStyle w:val="a9"/>
        <w:numPr>
          <w:ilvl w:val="0"/>
          <w:numId w:val="384"/>
        </w:numPr>
        <w:tabs>
          <w:tab w:val="left" w:pos="993"/>
        </w:tabs>
        <w:ind w:left="0" w:firstLine="756"/>
        <w:jc w:val="thaiDistribute"/>
        <w:rPr>
          <w:color w:val="000000" w:themeColor="text1"/>
        </w:rPr>
      </w:pPr>
      <w:r w:rsidRPr="007E1804">
        <w:rPr>
          <w:color w:val="000000" w:themeColor="text1"/>
          <w:cs/>
        </w:rPr>
        <w:t>การประเมินผลการปฏิบัติงานประจำปีของผู้ปฏิบัติงานในมหาวิทยาลัย</w:t>
      </w:r>
      <w:r>
        <w:rPr>
          <w:rFonts w:hint="cs"/>
          <w:color w:val="000000" w:themeColor="text1"/>
          <w:cs/>
        </w:rPr>
        <w:t xml:space="preserve"> </w:t>
      </w:r>
      <w:r w:rsidRPr="007E1804">
        <w:rPr>
          <w:color w:val="000000" w:themeColor="text1"/>
          <w:cs/>
        </w:rPr>
        <w:t>มีวัตถุประสงค์ดังนี้</w:t>
      </w:r>
    </w:p>
    <w:p w:rsidR="00572895" w:rsidRPr="007E1804"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lastRenderedPageBreak/>
        <w:t>เพื่อพัฒนาการปฏิบัติงาน</w:t>
      </w:r>
    </w:p>
    <w:p w:rsidR="00572895" w:rsidRPr="007E1804"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t>เพื่อประกอบการพิจารณาขึ้นเงินเดือน</w:t>
      </w:r>
    </w:p>
    <w:p w:rsidR="00572895" w:rsidRPr="007E1804"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t>เพื่อประกอบการพิจารณาสิทธิการรับเงินเพิ่มพิเศษ</w:t>
      </w:r>
    </w:p>
    <w:p w:rsidR="00572895" w:rsidRPr="007E1804"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t>เพื่อประกอบการพิจารณาการเลื่อนตำแหน่ง</w:t>
      </w:r>
    </w:p>
    <w:p w:rsidR="00572895" w:rsidRPr="007E1804"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t>เพื่อประกอบการพิจารณาโทษการผิดวินัย</w:t>
      </w:r>
    </w:p>
    <w:p w:rsidR="00572895" w:rsidRDefault="00572895" w:rsidP="00572895">
      <w:pPr>
        <w:pStyle w:val="a0"/>
        <w:numPr>
          <w:ilvl w:val="1"/>
          <w:numId w:val="388"/>
        </w:numPr>
        <w:tabs>
          <w:tab w:val="clear" w:pos="1350"/>
          <w:tab w:val="left" w:pos="1440"/>
        </w:tabs>
        <w:ind w:left="1710"/>
        <w:rPr>
          <w:color w:val="000000" w:themeColor="text1"/>
        </w:rPr>
      </w:pPr>
      <w:r w:rsidRPr="007E1804">
        <w:rPr>
          <w:color w:val="000000" w:themeColor="text1"/>
          <w:cs/>
        </w:rPr>
        <w:t>เพื่อประกอบการพิจารณาต่อสัญญาจ้าง</w:t>
      </w:r>
      <w:r w:rsidR="00DC4165">
        <w:rPr>
          <w:rFonts w:hint="cs"/>
          <w:color w:val="000000" w:themeColor="text1"/>
          <w:cs/>
        </w:rPr>
        <w:t xml:space="preserve"> </w:t>
      </w:r>
      <w:r w:rsidRPr="007E1804">
        <w:rPr>
          <w:color w:val="000000" w:themeColor="text1"/>
          <w:cs/>
        </w:rPr>
        <w:t>หรือยุติการจ้าง</w:t>
      </w:r>
    </w:p>
    <w:p w:rsidR="00572895" w:rsidRPr="007E1804" w:rsidRDefault="00572895" w:rsidP="00572895">
      <w:pPr>
        <w:pStyle w:val="a9"/>
        <w:numPr>
          <w:ilvl w:val="0"/>
          <w:numId w:val="384"/>
        </w:numPr>
        <w:tabs>
          <w:tab w:val="left" w:pos="142"/>
          <w:tab w:val="left" w:pos="993"/>
        </w:tabs>
        <w:ind w:left="0" w:firstLine="756"/>
        <w:rPr>
          <w:color w:val="000000" w:themeColor="text1"/>
        </w:rPr>
      </w:pPr>
      <w:r w:rsidRPr="007E1804">
        <w:rPr>
          <w:color w:val="000000" w:themeColor="text1"/>
          <w:cs/>
        </w:rPr>
        <w:t>แนวทางการประเมินผลการปฏิบัติงานสำหรับคณาจารย์</w:t>
      </w:r>
    </w:p>
    <w:p w:rsidR="00572895" w:rsidRPr="007E1804" w:rsidRDefault="00572895" w:rsidP="00572895">
      <w:pPr>
        <w:pStyle w:val="a0"/>
        <w:numPr>
          <w:ilvl w:val="1"/>
          <w:numId w:val="389"/>
        </w:numPr>
        <w:tabs>
          <w:tab w:val="clear" w:pos="1350"/>
          <w:tab w:val="left" w:pos="1440"/>
        </w:tabs>
        <w:ind w:left="1710"/>
        <w:rPr>
          <w:color w:val="000000" w:themeColor="text1"/>
        </w:rPr>
      </w:pPr>
      <w:r w:rsidRPr="007E1804">
        <w:rPr>
          <w:color w:val="000000" w:themeColor="text1"/>
          <w:cs/>
        </w:rPr>
        <w:t>สัมฤทธิ์ผลของการสอนตามหลักสูตรของรายวิชา</w:t>
      </w:r>
    </w:p>
    <w:p w:rsidR="00572895" w:rsidRPr="007E1804" w:rsidRDefault="00572895" w:rsidP="00572895">
      <w:pPr>
        <w:pStyle w:val="a0"/>
        <w:numPr>
          <w:ilvl w:val="1"/>
          <w:numId w:val="389"/>
        </w:numPr>
        <w:tabs>
          <w:tab w:val="clear" w:pos="1350"/>
          <w:tab w:val="left" w:pos="1440"/>
        </w:tabs>
        <w:ind w:left="0" w:firstLine="990"/>
        <w:jc w:val="thaiDistribute"/>
        <w:rPr>
          <w:color w:val="000000" w:themeColor="text1"/>
        </w:rPr>
      </w:pPr>
      <w:r w:rsidRPr="007E1804">
        <w:rPr>
          <w:color w:val="000000" w:themeColor="text1"/>
          <w:cs/>
        </w:rPr>
        <w:t>หลักสูตรที่ดำเนินการตามกรอบมาตรฐานคุณวุฒิระดับอุดมศึกษาแห่งชาติ</w:t>
      </w:r>
      <w:r>
        <w:rPr>
          <w:rFonts w:hint="cs"/>
          <w:color w:val="000000" w:themeColor="text1"/>
          <w:cs/>
        </w:rPr>
        <w:t xml:space="preserve"> </w:t>
      </w:r>
      <w:r w:rsidRPr="007E1804">
        <w:rPr>
          <w:color w:val="000000" w:themeColor="text1"/>
          <w:cs/>
        </w:rPr>
        <w:t>คณาจารย์ต้องปฏิบัติตามข้อกำหนดอย่างเคร่งครัด</w:t>
      </w:r>
    </w:p>
    <w:p w:rsidR="00572895" w:rsidRPr="007E1804" w:rsidRDefault="00572895" w:rsidP="00572895">
      <w:pPr>
        <w:pStyle w:val="a0"/>
        <w:numPr>
          <w:ilvl w:val="1"/>
          <w:numId w:val="389"/>
        </w:numPr>
        <w:tabs>
          <w:tab w:val="clear" w:pos="1350"/>
          <w:tab w:val="left" w:pos="1440"/>
        </w:tabs>
        <w:ind w:left="0" w:firstLine="990"/>
        <w:jc w:val="thaiDistribute"/>
        <w:rPr>
          <w:color w:val="000000" w:themeColor="text1"/>
        </w:rPr>
      </w:pPr>
      <w:r w:rsidRPr="007E1804">
        <w:rPr>
          <w:color w:val="000000" w:themeColor="text1"/>
          <w:cs/>
        </w:rPr>
        <w:t>ความรู้ความสามารถในการปฏิบัติกิจกรรมทางวิชาการด้านวิจัย</w:t>
      </w:r>
      <w:r>
        <w:rPr>
          <w:rFonts w:hint="cs"/>
          <w:color w:val="000000" w:themeColor="text1"/>
          <w:cs/>
        </w:rPr>
        <w:t xml:space="preserve"> </w:t>
      </w:r>
      <w:r w:rsidRPr="007E1804">
        <w:rPr>
          <w:color w:val="000000" w:themeColor="text1"/>
          <w:cs/>
        </w:rPr>
        <w:t>หรือเผยแพร่ผลงานทางวิชาการ หรือบริการวิชาการแก่สังคม</w:t>
      </w:r>
    </w:p>
    <w:p w:rsidR="00572895" w:rsidRPr="007E1804" w:rsidRDefault="00572895" w:rsidP="00572895">
      <w:pPr>
        <w:pStyle w:val="a0"/>
        <w:numPr>
          <w:ilvl w:val="1"/>
          <w:numId w:val="389"/>
        </w:numPr>
        <w:tabs>
          <w:tab w:val="clear" w:pos="1350"/>
          <w:tab w:val="left" w:pos="1440"/>
        </w:tabs>
        <w:ind w:left="0" w:firstLine="990"/>
        <w:jc w:val="thaiDistribute"/>
        <w:rPr>
          <w:color w:val="000000" w:themeColor="text1"/>
        </w:rPr>
      </w:pPr>
      <w:r w:rsidRPr="007E1804">
        <w:rPr>
          <w:color w:val="000000" w:themeColor="text1"/>
          <w:cs/>
        </w:rPr>
        <w:t>การเข้าร่วมกิจกรรมทางวิชาการที่มหาวิทยาลัย</w:t>
      </w:r>
      <w:r>
        <w:rPr>
          <w:rFonts w:hint="cs"/>
          <w:color w:val="000000" w:themeColor="text1"/>
          <w:cs/>
        </w:rPr>
        <w:t xml:space="preserve"> </w:t>
      </w:r>
      <w:r w:rsidRPr="007E1804">
        <w:rPr>
          <w:color w:val="000000" w:themeColor="text1"/>
          <w:cs/>
        </w:rPr>
        <w:t>หรือส่วนงานอื่น</w:t>
      </w:r>
      <w:r>
        <w:rPr>
          <w:rFonts w:hint="cs"/>
          <w:color w:val="000000" w:themeColor="text1"/>
          <w:cs/>
        </w:rPr>
        <w:t xml:space="preserve"> </w:t>
      </w:r>
      <w:r w:rsidRPr="007E1804">
        <w:rPr>
          <w:color w:val="000000" w:themeColor="text1"/>
          <w:cs/>
        </w:rPr>
        <w:t>ๆ</w:t>
      </w:r>
      <w:r>
        <w:rPr>
          <w:rFonts w:hint="cs"/>
          <w:color w:val="000000" w:themeColor="text1"/>
          <w:cs/>
        </w:rPr>
        <w:t xml:space="preserve"> </w:t>
      </w:r>
      <w:r w:rsidRPr="007E1804">
        <w:rPr>
          <w:color w:val="000000" w:themeColor="text1"/>
          <w:cs/>
        </w:rPr>
        <w:t>จัดขึ้น เช่น       การประชุม อบรม และการประชุมเชิงปฏิบัติการ เป็นต้น</w:t>
      </w:r>
    </w:p>
    <w:p w:rsidR="00572895" w:rsidRPr="007E1804" w:rsidRDefault="00572895" w:rsidP="00572895">
      <w:pPr>
        <w:pStyle w:val="a9"/>
        <w:numPr>
          <w:ilvl w:val="0"/>
          <w:numId w:val="384"/>
        </w:numPr>
        <w:tabs>
          <w:tab w:val="left" w:pos="993"/>
        </w:tabs>
        <w:ind w:left="0" w:firstLine="756"/>
        <w:jc w:val="thaiDistribute"/>
        <w:rPr>
          <w:color w:val="000000" w:themeColor="text1"/>
        </w:rPr>
      </w:pPr>
      <w:r w:rsidRPr="007E1804">
        <w:rPr>
          <w:color w:val="000000" w:themeColor="text1"/>
          <w:cs/>
        </w:rPr>
        <w:t>การประเมินผลการปฏิบัติงานของผู้ปฏิบัติงานในมหาวิทยาลัย ให้ประเมินทั้งด้านปริมาณและคุณภาพของงาน รวมทั้งคุณลักษณะส่วนบุคคลอื่น ๆ ที่จำเป็นสำหรับการปฏิบัติงาน และอาจให้มีการประเมินจากแหล่งข้อมูลที่หลากหลาย เช่น จากผู้บริหาร ผู้ร่วมงาน ผู้บังคับบัญชาและผู้ใช้บริการ</w:t>
      </w:r>
    </w:p>
    <w:p w:rsidR="00572895" w:rsidRPr="007E1804" w:rsidRDefault="00572895" w:rsidP="00572895">
      <w:pPr>
        <w:pStyle w:val="a9"/>
        <w:numPr>
          <w:ilvl w:val="0"/>
          <w:numId w:val="384"/>
        </w:numPr>
        <w:tabs>
          <w:tab w:val="left" w:pos="142"/>
          <w:tab w:val="left" w:pos="993"/>
        </w:tabs>
        <w:ind w:left="0" w:firstLine="756"/>
        <w:jc w:val="thaiDistribute"/>
        <w:rPr>
          <w:color w:val="000000" w:themeColor="text1"/>
        </w:rPr>
      </w:pPr>
      <w:r w:rsidRPr="007E1804">
        <w:rPr>
          <w:color w:val="000000" w:themeColor="text1"/>
          <w:cs/>
        </w:rPr>
        <w:t>การประเมินผลการปฏิบัติงานให้ดำเนินการตามหลักเกณฑ์ วิธีการประเมิน</w:t>
      </w:r>
      <w:r w:rsidR="004E148C">
        <w:rPr>
          <w:rFonts w:hint="cs"/>
          <w:color w:val="000000" w:themeColor="text1"/>
          <w:cs/>
        </w:rPr>
        <w:t xml:space="preserve"> </w:t>
      </w:r>
      <w:r w:rsidRPr="007E1804">
        <w:rPr>
          <w:color w:val="000000" w:themeColor="text1"/>
          <w:cs/>
        </w:rPr>
        <w:t>และแบบประเมินที่มหาวิทยาลัยประกาศกำหนด</w:t>
      </w:r>
    </w:p>
    <w:p w:rsidR="00572895" w:rsidRPr="007E1804" w:rsidRDefault="00572895" w:rsidP="00572895">
      <w:pPr>
        <w:pStyle w:val="a9"/>
        <w:numPr>
          <w:ilvl w:val="0"/>
          <w:numId w:val="384"/>
        </w:numPr>
        <w:tabs>
          <w:tab w:val="left" w:pos="993"/>
        </w:tabs>
        <w:ind w:left="0" w:firstLine="756"/>
        <w:jc w:val="thaiDistribute"/>
        <w:rPr>
          <w:color w:val="000000" w:themeColor="text1"/>
        </w:rPr>
      </w:pPr>
      <w:r w:rsidRPr="007E1804">
        <w:rPr>
          <w:color w:val="000000" w:themeColor="text1"/>
          <w:cs/>
        </w:rPr>
        <w:t>การประเมินผลการปฏิบัติงานประจำปี ให้ครอบคลุมการประเมิน</w:t>
      </w:r>
      <w:r>
        <w:rPr>
          <w:rFonts w:hint="cs"/>
          <w:color w:val="000000" w:themeColor="text1"/>
          <w:cs/>
        </w:rPr>
        <w:t xml:space="preserve"> </w:t>
      </w:r>
      <w:r w:rsidRPr="007E1804">
        <w:rPr>
          <w:color w:val="000000" w:themeColor="text1"/>
          <w:cs/>
        </w:rPr>
        <w:t>ตั้งแต่วันเริ่มต้นปีงบประมาณ</w:t>
      </w:r>
      <w:r>
        <w:rPr>
          <w:rFonts w:hint="cs"/>
          <w:color w:val="000000" w:themeColor="text1"/>
          <w:cs/>
        </w:rPr>
        <w:t xml:space="preserve"> </w:t>
      </w:r>
      <w:r w:rsidRPr="007E1804">
        <w:rPr>
          <w:color w:val="000000" w:themeColor="text1"/>
          <w:cs/>
        </w:rPr>
        <w:t>หรือเริ่มต้นอายุสัญญาจ้าง และต้องดำเนินการให้แล้วเสร็จก่อนครบอายุสัญญาจ้าง หรือก่อนวันที่ 1 กันยายนของทุกปี ซึ่งมหาวิทยาลัย หรือส่วนงานจะพิจารณาการปรับเงินเดือนประจำปี ณ วันที่ 1 ตุลาคมของทุกปี</w:t>
      </w:r>
    </w:p>
    <w:p w:rsidR="00572895" w:rsidRPr="007E1804" w:rsidRDefault="00572895" w:rsidP="00572895">
      <w:pPr>
        <w:pStyle w:val="a9"/>
        <w:numPr>
          <w:ilvl w:val="0"/>
          <w:numId w:val="384"/>
        </w:numPr>
        <w:tabs>
          <w:tab w:val="left" w:pos="993"/>
        </w:tabs>
        <w:ind w:left="0" w:firstLine="756"/>
        <w:jc w:val="thaiDistribute"/>
        <w:rPr>
          <w:color w:val="000000" w:themeColor="text1"/>
        </w:rPr>
      </w:pPr>
      <w:r w:rsidRPr="007E1804">
        <w:rPr>
          <w:color w:val="000000" w:themeColor="text1"/>
          <w:cs/>
        </w:rPr>
        <w:t>การประเมินผลการปฏิบัติงานเพื่อต่อสัญญาจ้างให้ครอบคลุมการประเมิน</w:t>
      </w:r>
      <w:r>
        <w:rPr>
          <w:rFonts w:hint="cs"/>
          <w:color w:val="000000" w:themeColor="text1"/>
          <w:cs/>
        </w:rPr>
        <w:t xml:space="preserve"> </w:t>
      </w:r>
      <w:r w:rsidRPr="007E1804">
        <w:rPr>
          <w:color w:val="000000" w:themeColor="text1"/>
          <w:cs/>
        </w:rPr>
        <w:t>ตั้งแต่วันเริ่มอายุสัญญาจ้างในแต่ละปี และต้องดำเนินการให้เสร็จสิ้นภายใน 1 เดือน ก่อนครบอายุสัญญาจ้าง</w:t>
      </w:r>
    </w:p>
    <w:p w:rsidR="00572895" w:rsidRPr="007E1804" w:rsidRDefault="00572895" w:rsidP="00572895">
      <w:pPr>
        <w:pStyle w:val="a9"/>
        <w:numPr>
          <w:ilvl w:val="0"/>
          <w:numId w:val="384"/>
        </w:numPr>
        <w:tabs>
          <w:tab w:val="left" w:pos="0"/>
          <w:tab w:val="left" w:pos="993"/>
        </w:tabs>
        <w:ind w:left="0" w:firstLine="756"/>
        <w:jc w:val="thaiDistribute"/>
        <w:rPr>
          <w:color w:val="000000" w:themeColor="text1"/>
        </w:rPr>
      </w:pPr>
      <w:r w:rsidRPr="007E1804">
        <w:rPr>
          <w:color w:val="000000" w:themeColor="text1"/>
          <w:cs/>
        </w:rPr>
        <w:t>พนักงาน</w:t>
      </w:r>
      <w:r>
        <w:rPr>
          <w:rFonts w:hint="cs"/>
          <w:color w:val="000000" w:themeColor="text1"/>
          <w:cs/>
        </w:rPr>
        <w:t xml:space="preserve"> </w:t>
      </w:r>
      <w:r w:rsidRPr="007E1804">
        <w:rPr>
          <w:color w:val="000000" w:themeColor="text1"/>
          <w:cs/>
        </w:rPr>
        <w:t xml:space="preserve">และลูกจ้างจะได้รับการพิจารณาประเมินผลการปฏิบัติงานประจำปี เพื่อขึ้นเงินเดือน จะต้องมีระยะเวลาปฏิบัติงาน 12 เดือน เว้นแต่เป็นกรณีจ้างใหม่ หรือลาศึกษา ฝึกอบรม </w:t>
      </w:r>
      <w:r w:rsidRPr="007E1804">
        <w:rPr>
          <w:color w:val="000000" w:themeColor="text1"/>
          <w:cs/>
        </w:rPr>
        <w:lastRenderedPageBreak/>
        <w:t>ต้องมีระยะเวลาปฏิบัติงานไม่น้อยกว่า 8 เดือน การนับระยะเวลาปฏิบัติงานให้นับถึงวันที่ 30 กันยายนของทุกปี</w:t>
      </w:r>
    </w:p>
    <w:p w:rsidR="00572895" w:rsidRPr="007E1804" w:rsidRDefault="00572895" w:rsidP="00572895">
      <w:pPr>
        <w:pStyle w:val="3"/>
      </w:pPr>
      <w:bookmarkStart w:id="72" w:name="_Toc515231786"/>
      <w:bookmarkStart w:id="73" w:name="_Toc515323187"/>
      <w:r w:rsidRPr="007E1804">
        <w:rPr>
          <w:cs/>
        </w:rPr>
        <w:t>ประโยชน์ของการประเมินผลปฏิบัติงาน</w:t>
      </w:r>
      <w:bookmarkEnd w:id="72"/>
      <w:bookmarkEnd w:id="73"/>
    </w:p>
    <w:p w:rsidR="00572895" w:rsidRPr="007E1804" w:rsidRDefault="00572895" w:rsidP="00572895">
      <w:pPr>
        <w:ind w:firstLine="720"/>
        <w:rPr>
          <w:color w:val="000000" w:themeColor="text1"/>
        </w:rPr>
      </w:pPr>
      <w:r w:rsidRPr="007E1804">
        <w:rPr>
          <w:color w:val="000000" w:themeColor="text1"/>
          <w:cs/>
        </w:rPr>
        <w:t>จากการที่มีระบบการประเมินผลปฏิบัติงานนั้น ทำให้เกิดประโยชน์ในด้านต่าง ๆ ต่อทั้งคณะ มหาวิทยาลัย</w:t>
      </w:r>
      <w:r>
        <w:rPr>
          <w:rFonts w:hint="cs"/>
          <w:color w:val="000000" w:themeColor="text1"/>
          <w:cs/>
        </w:rPr>
        <w:t xml:space="preserve"> </w:t>
      </w:r>
      <w:r w:rsidRPr="007E1804">
        <w:rPr>
          <w:color w:val="000000" w:themeColor="text1"/>
          <w:cs/>
        </w:rPr>
        <w:t>และบุคลากร</w:t>
      </w:r>
      <w:r>
        <w:rPr>
          <w:rFonts w:hint="cs"/>
          <w:color w:val="000000" w:themeColor="text1"/>
          <w:cs/>
        </w:rPr>
        <w:t xml:space="preserve"> </w:t>
      </w:r>
      <w:r w:rsidRPr="007E1804">
        <w:rPr>
          <w:color w:val="000000" w:themeColor="text1"/>
          <w:cs/>
        </w:rPr>
        <w:t>ดังตารางต่อไปนี้</w:t>
      </w:r>
    </w:p>
    <w:p w:rsidR="00572895" w:rsidRPr="007E1804" w:rsidRDefault="00572895" w:rsidP="00572895">
      <w:pPr>
        <w:rPr>
          <w:color w:val="000000" w:themeColor="text1"/>
        </w:rPr>
      </w:pPr>
      <w:bookmarkStart w:id="74" w:name="_Toc515231929"/>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2</w:t>
      </w:r>
      <w:r w:rsidRPr="007E1804">
        <w:rPr>
          <w:noProof/>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2</w:t>
      </w:r>
      <w:r w:rsidRPr="007E1804">
        <w:rPr>
          <w:noProof/>
          <w:color w:val="000000" w:themeColor="text1"/>
        </w:rPr>
        <w:fldChar w:fldCharType="end"/>
      </w:r>
      <w:r w:rsidRPr="007E1804">
        <w:rPr>
          <w:color w:val="000000" w:themeColor="text1"/>
          <w:cs/>
        </w:rPr>
        <w:t xml:space="preserve"> ประโยชน์ของประเมินผลปฏิบัติงาน</w:t>
      </w:r>
      <w:bookmarkEnd w:id="74"/>
    </w:p>
    <w:tbl>
      <w:tblPr>
        <w:tblStyle w:val="af"/>
        <w:tblW w:w="0" w:type="auto"/>
        <w:tblLook w:val="04A0" w:firstRow="1" w:lastRow="0" w:firstColumn="1" w:lastColumn="0" w:noHBand="0" w:noVBand="1"/>
      </w:tblPr>
      <w:tblGrid>
        <w:gridCol w:w="947"/>
        <w:gridCol w:w="2379"/>
        <w:gridCol w:w="4973"/>
      </w:tblGrid>
      <w:tr w:rsidR="00572895" w:rsidRPr="007E1804" w:rsidTr="002062FA">
        <w:tc>
          <w:tcPr>
            <w:tcW w:w="947" w:type="dxa"/>
            <w:vAlign w:val="center"/>
          </w:tcPr>
          <w:p w:rsidR="00572895" w:rsidRPr="007E1804" w:rsidRDefault="00572895" w:rsidP="002062FA">
            <w:pPr>
              <w:jc w:val="center"/>
              <w:rPr>
                <w:b/>
                <w:bCs/>
                <w:color w:val="000000" w:themeColor="text1"/>
                <w:cs/>
              </w:rPr>
            </w:pPr>
            <w:r w:rsidRPr="007E1804">
              <w:rPr>
                <w:b/>
                <w:bCs/>
                <w:color w:val="000000" w:themeColor="text1"/>
                <w:cs/>
              </w:rPr>
              <w:t>ลำดับ</w:t>
            </w:r>
          </w:p>
        </w:tc>
        <w:tc>
          <w:tcPr>
            <w:tcW w:w="2379" w:type="dxa"/>
            <w:vAlign w:val="center"/>
          </w:tcPr>
          <w:p w:rsidR="00572895" w:rsidRPr="007E1804" w:rsidRDefault="00572895" w:rsidP="002062FA">
            <w:pPr>
              <w:jc w:val="center"/>
              <w:rPr>
                <w:b/>
                <w:bCs/>
                <w:color w:val="000000" w:themeColor="text1"/>
              </w:rPr>
            </w:pPr>
            <w:r w:rsidRPr="007E1804">
              <w:rPr>
                <w:b/>
                <w:bCs/>
                <w:color w:val="000000" w:themeColor="text1"/>
                <w:cs/>
              </w:rPr>
              <w:t>ฝ่ายที่เกี่ยวข้อง</w:t>
            </w:r>
          </w:p>
        </w:tc>
        <w:tc>
          <w:tcPr>
            <w:tcW w:w="4973" w:type="dxa"/>
            <w:vAlign w:val="center"/>
          </w:tcPr>
          <w:p w:rsidR="00572895" w:rsidRPr="007E1804" w:rsidRDefault="00572895" w:rsidP="002062FA">
            <w:pPr>
              <w:jc w:val="center"/>
              <w:rPr>
                <w:b/>
                <w:bCs/>
                <w:color w:val="000000" w:themeColor="text1"/>
              </w:rPr>
            </w:pPr>
            <w:r w:rsidRPr="007E1804">
              <w:rPr>
                <w:b/>
                <w:bCs/>
                <w:color w:val="000000" w:themeColor="text1"/>
                <w:cs/>
              </w:rPr>
              <w:t>ประโยชน์ที่ได้รับ</w:t>
            </w:r>
          </w:p>
        </w:tc>
      </w:tr>
      <w:tr w:rsidR="00572895" w:rsidRPr="007E1804" w:rsidTr="002062FA">
        <w:tc>
          <w:tcPr>
            <w:tcW w:w="947" w:type="dxa"/>
          </w:tcPr>
          <w:p w:rsidR="00572895" w:rsidRPr="007E1804" w:rsidRDefault="00572895" w:rsidP="002062FA">
            <w:pPr>
              <w:jc w:val="center"/>
              <w:rPr>
                <w:color w:val="000000" w:themeColor="text1"/>
              </w:rPr>
            </w:pPr>
            <w:r w:rsidRPr="007E1804">
              <w:rPr>
                <w:color w:val="000000" w:themeColor="text1"/>
              </w:rPr>
              <w:t>1.</w:t>
            </w:r>
          </w:p>
        </w:tc>
        <w:tc>
          <w:tcPr>
            <w:tcW w:w="2379" w:type="dxa"/>
          </w:tcPr>
          <w:p w:rsidR="00572895" w:rsidRPr="007E1804" w:rsidRDefault="00572895" w:rsidP="002062FA">
            <w:pPr>
              <w:jc w:val="left"/>
              <w:rPr>
                <w:color w:val="000000" w:themeColor="text1"/>
              </w:rPr>
            </w:pPr>
            <w:r w:rsidRPr="007E1804">
              <w:rPr>
                <w:color w:val="000000" w:themeColor="text1"/>
                <w:cs/>
              </w:rPr>
              <w:t>คณะ/มหาวิทยาลัย</w:t>
            </w:r>
          </w:p>
        </w:tc>
        <w:tc>
          <w:tcPr>
            <w:tcW w:w="4973" w:type="dxa"/>
          </w:tcPr>
          <w:p w:rsidR="00572895" w:rsidRPr="007E1804" w:rsidRDefault="00572895" w:rsidP="002062FA">
            <w:pPr>
              <w:rPr>
                <w:color w:val="000000" w:themeColor="text1"/>
                <w:cs/>
              </w:rPr>
            </w:pPr>
            <w:r w:rsidRPr="007E1804">
              <w:rPr>
                <w:color w:val="000000" w:themeColor="text1"/>
                <w:cs/>
              </w:rPr>
              <w:t>สามารถนำข้อมูลมาใช้ในการปรับปรุงการพัฒนาบุคลากรภายในองค์กรให้มีความสามารถที่มากขึ้น</w:t>
            </w:r>
            <w:r>
              <w:rPr>
                <w:rFonts w:hint="cs"/>
                <w:color w:val="000000" w:themeColor="text1"/>
                <w:cs/>
              </w:rPr>
              <w:t xml:space="preserve"> </w:t>
            </w:r>
            <w:r w:rsidRPr="007E1804">
              <w:rPr>
                <w:color w:val="000000" w:themeColor="text1"/>
                <w:cs/>
              </w:rPr>
              <w:t>หรือมองเห็นข้อบกพร่อง เพื่อเป็นการแก้ไขที่ถูกต้อง</w:t>
            </w:r>
            <w:r>
              <w:rPr>
                <w:rFonts w:hint="cs"/>
                <w:color w:val="000000" w:themeColor="text1"/>
                <w:cs/>
              </w:rPr>
              <w:t xml:space="preserve"> </w:t>
            </w:r>
            <w:r w:rsidRPr="007E1804">
              <w:rPr>
                <w:color w:val="000000" w:themeColor="text1"/>
                <w:cs/>
              </w:rPr>
              <w:t>และสอดคล้องกับข้อมูลที่ได้รับ</w:t>
            </w:r>
          </w:p>
        </w:tc>
      </w:tr>
      <w:tr w:rsidR="00572895" w:rsidRPr="007E1804" w:rsidTr="002062FA">
        <w:tc>
          <w:tcPr>
            <w:tcW w:w="947" w:type="dxa"/>
          </w:tcPr>
          <w:p w:rsidR="00572895" w:rsidRPr="007E1804" w:rsidRDefault="00572895" w:rsidP="002062FA">
            <w:pPr>
              <w:jc w:val="center"/>
              <w:rPr>
                <w:color w:val="000000" w:themeColor="text1"/>
              </w:rPr>
            </w:pPr>
            <w:r w:rsidRPr="007E1804">
              <w:rPr>
                <w:color w:val="000000" w:themeColor="text1"/>
              </w:rPr>
              <w:t>2.</w:t>
            </w:r>
          </w:p>
        </w:tc>
        <w:tc>
          <w:tcPr>
            <w:tcW w:w="2379" w:type="dxa"/>
          </w:tcPr>
          <w:p w:rsidR="00572895" w:rsidRPr="007E1804" w:rsidRDefault="00572895" w:rsidP="002062FA">
            <w:pPr>
              <w:jc w:val="left"/>
              <w:rPr>
                <w:color w:val="000000" w:themeColor="text1"/>
                <w:cs/>
              </w:rPr>
            </w:pPr>
            <w:r w:rsidRPr="007E1804">
              <w:rPr>
                <w:color w:val="000000" w:themeColor="text1"/>
                <w:cs/>
              </w:rPr>
              <w:t>บุคลากร</w:t>
            </w:r>
          </w:p>
        </w:tc>
        <w:tc>
          <w:tcPr>
            <w:tcW w:w="4973" w:type="dxa"/>
          </w:tcPr>
          <w:p w:rsidR="00572895" w:rsidRPr="007E1804" w:rsidRDefault="00572895" w:rsidP="002062FA">
            <w:pPr>
              <w:jc w:val="left"/>
              <w:rPr>
                <w:color w:val="000000" w:themeColor="text1"/>
                <w:cs/>
              </w:rPr>
            </w:pPr>
            <w:r w:rsidRPr="007E1804">
              <w:rPr>
                <w:color w:val="000000" w:themeColor="text1"/>
                <w:cs/>
              </w:rPr>
              <w:t>สามารถนำข้อมูลมาเป็นพื้น</w:t>
            </w:r>
            <w:r>
              <w:rPr>
                <w:rFonts w:hint="cs"/>
                <w:color w:val="000000" w:themeColor="text1"/>
                <w:cs/>
              </w:rPr>
              <w:t>ฐาน</w:t>
            </w:r>
            <w:r w:rsidRPr="007E1804">
              <w:rPr>
                <w:color w:val="000000" w:themeColor="text1"/>
                <w:cs/>
              </w:rPr>
              <w:t>ในการพัฒนาแต่ละปีได้</w:t>
            </w:r>
          </w:p>
        </w:tc>
      </w:tr>
    </w:tbl>
    <w:p w:rsidR="00572895" w:rsidRPr="007E1804" w:rsidRDefault="00572895" w:rsidP="00572895">
      <w:pPr>
        <w:pStyle w:val="3"/>
        <w:rPr>
          <w:shd w:val="clear" w:color="auto" w:fill="FFFFFF"/>
        </w:rPr>
      </w:pPr>
      <w:bookmarkStart w:id="75" w:name="_Toc515231787"/>
      <w:bookmarkStart w:id="76" w:name="_Toc515323188"/>
      <w:r w:rsidRPr="007E1804">
        <w:rPr>
          <w:shd w:val="clear" w:color="auto" w:fill="FFFFFF"/>
          <w:cs/>
        </w:rPr>
        <w:t>เทคนิคในการเก็บข้อมูลจากผู้ใช้</w:t>
      </w:r>
      <w:bookmarkEnd w:id="75"/>
      <w:bookmarkEnd w:id="76"/>
    </w:p>
    <w:p w:rsidR="00572895" w:rsidRPr="007E1804" w:rsidRDefault="00572895" w:rsidP="00572895">
      <w:pPr>
        <w:ind w:firstLine="756"/>
        <w:rPr>
          <w:color w:val="000000" w:themeColor="text1"/>
        </w:rPr>
      </w:pPr>
      <w:r w:rsidRPr="007E1804">
        <w:rPr>
          <w:color w:val="000000" w:themeColor="text1"/>
          <w:cs/>
        </w:rPr>
        <w:t xml:space="preserve">ความต้องการของผู้ใช้ หรือ </w:t>
      </w:r>
      <w:r w:rsidRPr="007E1804">
        <w:rPr>
          <w:color w:val="000000" w:themeColor="text1"/>
        </w:rPr>
        <w:t>Requirement</w:t>
      </w:r>
      <w:r w:rsidR="004E148C">
        <w:rPr>
          <w:color w:val="000000" w:themeColor="text1"/>
        </w:rPr>
        <w:t>s</w:t>
      </w:r>
      <w:r w:rsidRPr="007E1804">
        <w:rPr>
          <w:color w:val="000000" w:themeColor="text1"/>
        </w:rPr>
        <w:t xml:space="preserve"> </w:t>
      </w:r>
      <w:r w:rsidRPr="007E1804">
        <w:rPr>
          <w:color w:val="000000" w:themeColor="text1"/>
          <w:cs/>
        </w:rPr>
        <w:t xml:space="preserve">คือ สิ่งที่ผู้ใช้ต้องการ หรือการอธิบาย หรือข้อจำกัดต่าง ๆ ของระบบ โดยจะสามารถทำให้การดำเนินงานในการสร้างซอฟต์แวร์เกิดขึ้นได้             อย่างสมบูรณ์ ซึ่งนักพัฒนาซอฟต์แวร์จะสร้างตามความต้องการ </w:t>
      </w:r>
      <w:r w:rsidRPr="007E1804">
        <w:rPr>
          <w:color w:val="000000" w:themeColor="text1"/>
          <w:shd w:val="clear" w:color="auto" w:fill="FFFFFF"/>
          <w:cs/>
        </w:rPr>
        <w:t xml:space="preserve">ที่มาจากการอธิบายด้วยภาษาพูด          หรือ </w:t>
      </w:r>
      <w:r w:rsidRPr="007E1804">
        <w:rPr>
          <w:color w:val="000000" w:themeColor="text1"/>
          <w:shd w:val="clear" w:color="auto" w:fill="FFFFFF"/>
        </w:rPr>
        <w:t xml:space="preserve">Diagram </w:t>
      </w:r>
      <w:r w:rsidRPr="007E1804">
        <w:rPr>
          <w:color w:val="000000" w:themeColor="text1"/>
          <w:shd w:val="clear" w:color="auto" w:fill="FFFFFF"/>
          <w:cs/>
        </w:rPr>
        <w:t>โดยที่ผู้ใช้</w:t>
      </w:r>
      <w:r w:rsidR="004E148C">
        <w:rPr>
          <w:rFonts w:hint="cs"/>
          <w:color w:val="000000" w:themeColor="text1"/>
          <w:shd w:val="clear" w:color="auto" w:fill="FFFFFF"/>
          <w:cs/>
        </w:rPr>
        <w:t xml:space="preserve"> </w:t>
      </w:r>
      <w:r w:rsidRPr="007E1804">
        <w:rPr>
          <w:color w:val="000000" w:themeColor="text1"/>
          <w:shd w:val="clear" w:color="auto" w:fill="FFFFFF"/>
          <w:cs/>
        </w:rPr>
        <w:t>และผู้ที่เก็บความต้องการ</w:t>
      </w:r>
      <w:r w:rsidR="00DC4165">
        <w:rPr>
          <w:rFonts w:hint="cs"/>
          <w:color w:val="000000" w:themeColor="text1"/>
          <w:shd w:val="clear" w:color="auto" w:fill="FFFFFF"/>
          <w:cs/>
        </w:rPr>
        <w:t xml:space="preserve"> </w:t>
      </w:r>
      <w:r w:rsidRPr="007E1804">
        <w:rPr>
          <w:color w:val="000000" w:themeColor="text1"/>
          <w:shd w:val="clear" w:color="auto" w:fill="FFFFFF"/>
          <w:cs/>
        </w:rPr>
        <w:t>จะมีการจัดลำดับความสำ</w:t>
      </w:r>
      <w:r w:rsidR="004E148C">
        <w:rPr>
          <w:rFonts w:hint="cs"/>
          <w:color w:val="000000" w:themeColor="text1"/>
          <w:shd w:val="clear" w:color="auto" w:fill="FFFFFF"/>
          <w:cs/>
        </w:rPr>
        <w:t>คัญ</w:t>
      </w:r>
      <w:r w:rsidRPr="007E1804">
        <w:rPr>
          <w:color w:val="000000" w:themeColor="text1"/>
          <w:shd w:val="clear" w:color="auto" w:fill="FFFFFF"/>
          <w:cs/>
        </w:rPr>
        <w:t>ของความต้องการ เพื่อให้ผู้ใช้สามารถตรวจสอบ</w:t>
      </w:r>
      <w:r w:rsidR="00DC4165">
        <w:rPr>
          <w:rFonts w:hint="cs"/>
          <w:color w:val="000000" w:themeColor="text1"/>
          <w:shd w:val="clear" w:color="auto" w:fill="FFFFFF"/>
          <w:cs/>
        </w:rPr>
        <w:t xml:space="preserve"> </w:t>
      </w:r>
      <w:r w:rsidRPr="007E1804">
        <w:rPr>
          <w:color w:val="000000" w:themeColor="text1"/>
          <w:shd w:val="clear" w:color="auto" w:fill="FFFFFF"/>
          <w:cs/>
        </w:rPr>
        <w:t>และแก้ไขได้</w:t>
      </w:r>
      <w:r w:rsidRPr="007E1804">
        <w:rPr>
          <w:color w:val="000000" w:themeColor="text1"/>
          <w:cs/>
        </w:rPr>
        <w:t>โดย</w:t>
      </w:r>
      <w:r w:rsidRPr="007E1804">
        <w:rPr>
          <w:color w:val="000000" w:themeColor="text1"/>
          <w:shd w:val="clear" w:color="auto" w:fill="FFFFFF"/>
          <w:cs/>
        </w:rPr>
        <w:t>การเก็บข้อมูลจากผู้ใช้</w:t>
      </w:r>
      <w:r w:rsidR="004E148C">
        <w:rPr>
          <w:rFonts w:hint="cs"/>
          <w:color w:val="000000" w:themeColor="text1"/>
          <w:shd w:val="clear" w:color="auto" w:fill="FFFFFF"/>
          <w:cs/>
        </w:rPr>
        <w:t>เ</w:t>
      </w:r>
      <w:r w:rsidRPr="007E1804">
        <w:rPr>
          <w:color w:val="000000" w:themeColor="text1"/>
          <w:shd w:val="clear" w:color="auto" w:fill="FFFFFF"/>
          <w:cs/>
        </w:rPr>
        <w:t>หล่านั้นได้ อีกทั้งเพื่อให้ได้ถึง                    ความต้องการ (</w:t>
      </w:r>
      <w:r w:rsidRPr="007E1804">
        <w:rPr>
          <w:color w:val="000000" w:themeColor="text1"/>
          <w:shd w:val="clear" w:color="auto" w:fill="FFFFFF"/>
        </w:rPr>
        <w:t>Requirement</w:t>
      </w:r>
      <w:r w:rsidR="004E148C">
        <w:rPr>
          <w:color w:val="000000" w:themeColor="text1"/>
          <w:shd w:val="clear" w:color="auto" w:fill="FFFFFF"/>
        </w:rPr>
        <w:t>s</w:t>
      </w:r>
      <w:r w:rsidRPr="007E1804">
        <w:rPr>
          <w:color w:val="000000" w:themeColor="text1"/>
          <w:shd w:val="clear" w:color="auto" w:fill="FFFFFF"/>
          <w:cs/>
        </w:rPr>
        <w:t xml:space="preserve">) ซึ่งในความต้องการสามารถแบ่งได้หลายรูปแบบ เช่น </w:t>
      </w:r>
      <w:r w:rsidRPr="007E1804">
        <w:rPr>
          <w:color w:val="000000" w:themeColor="text1"/>
          <w:shd w:val="clear" w:color="auto" w:fill="FFFFFF"/>
        </w:rPr>
        <w:t>Functional Requirement</w:t>
      </w:r>
      <w:r w:rsidR="004E148C">
        <w:rPr>
          <w:color w:val="000000" w:themeColor="text1"/>
          <w:shd w:val="clear" w:color="auto" w:fill="FFFFFF"/>
        </w:rPr>
        <w:t>s</w:t>
      </w:r>
      <w:r w:rsidRPr="007E1804">
        <w:rPr>
          <w:color w:val="000000" w:themeColor="text1"/>
          <w:shd w:val="clear" w:color="auto" w:fill="FFFFFF"/>
          <w:cs/>
        </w:rPr>
        <w:t xml:space="preserve"> เป็นส่วนของการเก็บข้อมูล</w:t>
      </w:r>
      <w:r w:rsidR="00DC4165">
        <w:rPr>
          <w:rFonts w:hint="cs"/>
          <w:color w:val="000000" w:themeColor="text1"/>
          <w:shd w:val="clear" w:color="auto" w:fill="FFFFFF"/>
          <w:cs/>
        </w:rPr>
        <w:t xml:space="preserve"> </w:t>
      </w:r>
      <w:r w:rsidRPr="007E1804">
        <w:rPr>
          <w:color w:val="000000" w:themeColor="text1"/>
          <w:shd w:val="clear" w:color="auto" w:fill="FFFFFF"/>
          <w:cs/>
        </w:rPr>
        <w:t xml:space="preserve">และแสดงข้อมูลออกมาทางหน้าจอระบบ ส่วน </w:t>
      </w:r>
      <w:r w:rsidRPr="007E1804">
        <w:rPr>
          <w:color w:val="000000" w:themeColor="text1"/>
          <w:shd w:val="clear" w:color="auto" w:fill="FFFFFF"/>
        </w:rPr>
        <w:t>Non-Functional Requirement</w:t>
      </w:r>
      <w:r w:rsidR="004E148C">
        <w:rPr>
          <w:color w:val="000000" w:themeColor="text1"/>
          <w:shd w:val="clear" w:color="auto" w:fill="FFFFFF"/>
        </w:rPr>
        <w:t>s</w:t>
      </w:r>
      <w:r w:rsidRPr="007E1804">
        <w:rPr>
          <w:color w:val="000000" w:themeColor="text1"/>
          <w:shd w:val="clear" w:color="auto" w:fill="FFFFFF"/>
          <w:cs/>
        </w:rPr>
        <w:t xml:space="preserve"> จะเป็นส่วนของข้อจำกัดต่าง ๆ ของระบบที่ผู้ใช้กำหนดไว้</w:t>
      </w:r>
    </w:p>
    <w:p w:rsidR="00572895" w:rsidRPr="007E1804" w:rsidRDefault="00572895" w:rsidP="00572895">
      <w:pPr>
        <w:ind w:firstLine="756"/>
        <w:rPr>
          <w:color w:val="000000" w:themeColor="text1"/>
          <w:shd w:val="clear" w:color="auto" w:fill="FFFFFF"/>
        </w:rPr>
      </w:pPr>
      <w:r w:rsidRPr="007E1804">
        <w:rPr>
          <w:color w:val="000000" w:themeColor="text1"/>
          <w:shd w:val="clear" w:color="auto" w:fill="FFFFFF"/>
          <w:cs/>
        </w:rPr>
        <w:t>เทคนิคในการเก็บความต้องการ (</w:t>
      </w:r>
      <w:r w:rsidRPr="007E1804">
        <w:rPr>
          <w:color w:val="000000" w:themeColor="text1"/>
          <w:shd w:val="clear" w:color="auto" w:fill="FFFFFF"/>
        </w:rPr>
        <w:t>Requirement</w:t>
      </w:r>
      <w:r w:rsidR="004E148C">
        <w:rPr>
          <w:color w:val="000000" w:themeColor="text1"/>
          <w:shd w:val="clear" w:color="auto" w:fill="FFFFFF"/>
        </w:rPr>
        <w:t>s</w:t>
      </w:r>
      <w:r w:rsidRPr="007E1804">
        <w:rPr>
          <w:color w:val="000000" w:themeColor="text1"/>
          <w:shd w:val="clear" w:color="auto" w:fill="FFFFFF"/>
        </w:rPr>
        <w:t xml:space="preserve"> Elicitation)</w:t>
      </w:r>
      <w:r w:rsidRPr="007E1804">
        <w:rPr>
          <w:color w:val="000000" w:themeColor="text1"/>
          <w:shd w:val="clear" w:color="auto" w:fill="FFFFFF"/>
          <w:cs/>
        </w:rPr>
        <w:t xml:space="preserve"> คือ วิธีการที่ใช้รวบรวมความต้องการต่าง ๆ เพื่อให้ได้นำมาซึ่งความต้องการที่ถูกต้อง โดยจะใช้วิธีการแบบ </w:t>
      </w:r>
      <w:r w:rsidRPr="007E1804">
        <w:rPr>
          <w:color w:val="000000" w:themeColor="text1"/>
        </w:rPr>
        <w:t>One - on - One interview </w:t>
      </w:r>
      <w:r w:rsidRPr="007E1804">
        <w:rPr>
          <w:color w:val="000000" w:themeColor="text1"/>
          <w:cs/>
        </w:rPr>
        <w:t>ซึ่งจะเป็น</w:t>
      </w:r>
      <w:r w:rsidRPr="007E1804">
        <w:rPr>
          <w:rFonts w:eastAsia="Times New Roman"/>
          <w:color w:val="000000" w:themeColor="text1"/>
          <w:cs/>
        </w:rPr>
        <w:t>การสัมภาษณ์โดยตรงกับผู้ใช้</w:t>
      </w:r>
      <w:r w:rsidR="00DC4165">
        <w:rPr>
          <w:rFonts w:eastAsia="Times New Roman" w:hint="cs"/>
          <w:color w:val="000000" w:themeColor="text1"/>
          <w:cs/>
        </w:rPr>
        <w:t xml:space="preserve"> </w:t>
      </w:r>
      <w:r w:rsidRPr="007E1804">
        <w:rPr>
          <w:rFonts w:eastAsia="Times New Roman"/>
          <w:color w:val="000000" w:themeColor="text1"/>
          <w:cs/>
        </w:rPr>
        <w:t xml:space="preserve">และเป็นเทคนิคที่ใช้มากที่สุดในการเก็บ         </w:t>
      </w:r>
      <w:r w:rsidRPr="007E1804">
        <w:rPr>
          <w:rFonts w:eastAsia="Times New Roman"/>
          <w:color w:val="000000" w:themeColor="text1"/>
          <w:cs/>
        </w:rPr>
        <w:lastRenderedPageBreak/>
        <w:t>ความต้องการ โดยจะเป็นการถามตอบกับผู้ใช้</w:t>
      </w:r>
      <w:r w:rsidR="004E148C">
        <w:rPr>
          <w:rFonts w:eastAsia="Times New Roman" w:hint="cs"/>
          <w:color w:val="000000" w:themeColor="text1"/>
          <w:cs/>
        </w:rPr>
        <w:t xml:space="preserve"> </w:t>
      </w:r>
      <w:r w:rsidRPr="007E1804">
        <w:rPr>
          <w:rFonts w:eastAsia="Times New Roman"/>
          <w:color w:val="000000" w:themeColor="text1"/>
          <w:cs/>
        </w:rPr>
        <w:t xml:space="preserve">และถามความต้องการ อีกทั้งผู้ใช้ได้บรรยาย                    ความต้องการที่เกี่ยวกับระบบ </w:t>
      </w:r>
      <w:r w:rsidRPr="007E1804">
        <w:rPr>
          <w:color w:val="000000" w:themeColor="text1"/>
          <w:shd w:val="clear" w:color="auto" w:fill="FFFFFF"/>
          <w:cs/>
        </w:rPr>
        <w:t>หลังจากนั้นก็จะนำความต้องการที่ได้จากผู้ใช้นำมาทำการสกัด               ความต้องการจะมีวิธี</w:t>
      </w:r>
      <w:r w:rsidR="00DC4165">
        <w:rPr>
          <w:rFonts w:hint="cs"/>
          <w:color w:val="000000" w:themeColor="text1"/>
          <w:shd w:val="clear" w:color="auto" w:fill="FFFFFF"/>
          <w:cs/>
        </w:rPr>
        <w:t>การ</w:t>
      </w:r>
      <w:r w:rsidRPr="007E1804">
        <w:rPr>
          <w:color w:val="000000" w:themeColor="text1"/>
          <w:shd w:val="clear" w:color="auto" w:fill="FFFFFF"/>
          <w:cs/>
        </w:rPr>
        <w:t xml:space="preserve">ดังนี้ </w:t>
      </w:r>
    </w:p>
    <w:p w:rsidR="00572895" w:rsidRPr="007E1804" w:rsidRDefault="00572895" w:rsidP="00572895">
      <w:pPr>
        <w:pStyle w:val="a7"/>
        <w:numPr>
          <w:ilvl w:val="0"/>
          <w:numId w:val="385"/>
        </w:numPr>
        <w:tabs>
          <w:tab w:val="left" w:pos="709"/>
          <w:tab w:val="left" w:pos="993"/>
        </w:tabs>
        <w:ind w:left="0" w:firstLine="756"/>
        <w:rPr>
          <w:rFonts w:cs="TH SarabunPSK"/>
          <w:color w:val="000000" w:themeColor="text1"/>
          <w:szCs w:val="32"/>
        </w:rPr>
      </w:pPr>
      <w:r w:rsidRPr="007E1804">
        <w:rPr>
          <w:rFonts w:cs="TH SarabunPSK"/>
          <w:color w:val="000000" w:themeColor="text1"/>
          <w:szCs w:val="32"/>
          <w:cs/>
        </w:rPr>
        <w:t>การสัมภาษณ์ (</w:t>
      </w:r>
      <w:r w:rsidRPr="007E1804">
        <w:rPr>
          <w:rFonts w:cs="TH SarabunPSK"/>
          <w:color w:val="000000" w:themeColor="text1"/>
          <w:szCs w:val="32"/>
        </w:rPr>
        <w:t xml:space="preserve">Interview) </w:t>
      </w:r>
      <w:r w:rsidRPr="007E1804">
        <w:rPr>
          <w:rFonts w:cs="TH SarabunPSK"/>
          <w:color w:val="000000" w:themeColor="text1"/>
          <w:szCs w:val="32"/>
          <w:cs/>
        </w:rPr>
        <w:t xml:space="preserve">เป็นวิธีที่นิยมใช้มากที่สุดในการรวบรวมความต้องการ ซึ่งเป็นการใช้วิธีการ </w:t>
      </w:r>
      <w:r w:rsidRPr="007E1804">
        <w:rPr>
          <w:rFonts w:cs="TH SarabunPSK"/>
          <w:color w:val="000000" w:themeColor="text1"/>
          <w:szCs w:val="32"/>
        </w:rPr>
        <w:t>One - on - one interview </w:t>
      </w:r>
      <w:r w:rsidRPr="007E1804">
        <w:rPr>
          <w:rFonts w:cs="TH SarabunPSK"/>
          <w:color w:val="000000" w:themeColor="text1"/>
          <w:szCs w:val="32"/>
          <w:cs/>
        </w:rPr>
        <w:t xml:space="preserve"> ที่กล่าวไว้ข้างต้น</w:t>
      </w:r>
      <w:r w:rsidRPr="007E1804">
        <w:rPr>
          <w:rFonts w:cs="TH SarabunPSK"/>
          <w:color w:val="000000" w:themeColor="text1"/>
          <w:szCs w:val="32"/>
        </w:rPr>
        <w:t> </w:t>
      </w:r>
    </w:p>
    <w:p w:rsidR="00572895" w:rsidRPr="007E1804" w:rsidRDefault="00572895" w:rsidP="00572895">
      <w:pPr>
        <w:pStyle w:val="a7"/>
        <w:numPr>
          <w:ilvl w:val="0"/>
          <w:numId w:val="385"/>
        </w:numPr>
        <w:tabs>
          <w:tab w:val="left" w:pos="709"/>
          <w:tab w:val="left" w:pos="993"/>
        </w:tabs>
        <w:ind w:left="0" w:firstLine="756"/>
        <w:rPr>
          <w:rFonts w:cs="TH SarabunPSK"/>
          <w:color w:val="000000" w:themeColor="text1"/>
          <w:szCs w:val="32"/>
        </w:rPr>
      </w:pPr>
      <w:r w:rsidRPr="007E1804">
        <w:rPr>
          <w:rFonts w:cs="TH SarabunPSK"/>
          <w:color w:val="000000" w:themeColor="text1"/>
          <w:szCs w:val="32"/>
          <w:cs/>
        </w:rPr>
        <w:t>การแสดงลำดับเหตุการณ์ (</w:t>
      </w:r>
      <w:r w:rsidRPr="007E1804">
        <w:rPr>
          <w:rFonts w:cs="TH SarabunPSK"/>
          <w:color w:val="000000" w:themeColor="text1"/>
          <w:szCs w:val="32"/>
        </w:rPr>
        <w:t xml:space="preserve">Scenario) </w:t>
      </w:r>
      <w:r w:rsidRPr="007E1804">
        <w:rPr>
          <w:rFonts w:cs="TH SarabunPSK"/>
          <w:color w:val="000000" w:themeColor="text1"/>
          <w:szCs w:val="32"/>
          <w:cs/>
        </w:rPr>
        <w:t>เป็นการเตรียมคำถามตามลำดับการทำงานของผู้ใช้ ซึ่งในแต่ละงานจะมีการตั้งคำถาม หรือข้อสงสัยเกี่ยวกับระบบเพื่อเพิ่มรายละเอียด</w:t>
      </w:r>
      <w:r>
        <w:rPr>
          <w:rFonts w:cs="TH SarabunPSK" w:hint="cs"/>
          <w:color w:val="000000" w:themeColor="text1"/>
          <w:szCs w:val="32"/>
          <w:cs/>
        </w:rPr>
        <w:t xml:space="preserve"> </w:t>
      </w:r>
      <w:r w:rsidRPr="007E1804">
        <w:rPr>
          <w:rFonts w:cs="TH SarabunPSK"/>
          <w:color w:val="000000" w:themeColor="text1"/>
          <w:szCs w:val="32"/>
          <w:cs/>
        </w:rPr>
        <w:t>และ           ความชัดเจนของการทำงานของซอฟต์แวร์</w:t>
      </w:r>
      <w:r w:rsidRPr="007E1804">
        <w:rPr>
          <w:rFonts w:cs="TH SarabunPSK"/>
          <w:color w:val="000000" w:themeColor="text1"/>
          <w:szCs w:val="32"/>
        </w:rPr>
        <w:t> </w:t>
      </w:r>
    </w:p>
    <w:p w:rsidR="00572895" w:rsidRPr="007E1804" w:rsidRDefault="00572895" w:rsidP="00572895">
      <w:pPr>
        <w:pStyle w:val="a7"/>
        <w:numPr>
          <w:ilvl w:val="0"/>
          <w:numId w:val="385"/>
        </w:numPr>
        <w:tabs>
          <w:tab w:val="left" w:pos="709"/>
          <w:tab w:val="left" w:pos="993"/>
        </w:tabs>
        <w:ind w:left="0" w:firstLine="756"/>
        <w:rPr>
          <w:rFonts w:cs="TH SarabunPSK"/>
          <w:color w:val="000000" w:themeColor="text1"/>
          <w:szCs w:val="32"/>
        </w:rPr>
      </w:pPr>
      <w:r w:rsidRPr="007E1804">
        <w:rPr>
          <w:rFonts w:cs="TH SarabunPSK"/>
          <w:color w:val="000000" w:themeColor="text1"/>
          <w:szCs w:val="32"/>
          <w:cs/>
        </w:rPr>
        <w:t>ต้นแบบ (</w:t>
      </w:r>
      <w:r w:rsidRPr="007E1804">
        <w:rPr>
          <w:rFonts w:cs="TH SarabunPSK"/>
          <w:color w:val="000000" w:themeColor="text1"/>
          <w:szCs w:val="32"/>
        </w:rPr>
        <w:t xml:space="preserve">Prototype) </w:t>
      </w:r>
      <w:r w:rsidRPr="007E1804">
        <w:rPr>
          <w:rFonts w:cs="TH SarabunPSK"/>
          <w:color w:val="000000" w:themeColor="text1"/>
          <w:szCs w:val="32"/>
          <w:cs/>
        </w:rPr>
        <w:t>เป็นเทคนิคท</w:t>
      </w:r>
      <w:r w:rsidR="00DC4165">
        <w:rPr>
          <w:rFonts w:cs="TH SarabunPSK"/>
          <w:color w:val="000000" w:themeColor="text1"/>
          <w:szCs w:val="32"/>
          <w:cs/>
        </w:rPr>
        <w:t>ี่</w:t>
      </w:r>
      <w:r w:rsidRPr="007E1804">
        <w:rPr>
          <w:rFonts w:cs="TH SarabunPSK"/>
          <w:color w:val="000000" w:themeColor="text1"/>
          <w:szCs w:val="32"/>
          <w:cs/>
        </w:rPr>
        <w:t>ทำให้ผู้ใช้เข้าใจถึงรูปแบบการทำงานเบื้องต้นของซอฟต์แวร์ เพื่อให้สามารถมองส่วนการทำงานของซอฟต์แวร์ได้ชัดเจนยิ่งขึ้น</w:t>
      </w:r>
    </w:p>
    <w:p w:rsidR="00572895" w:rsidRPr="007E1804" w:rsidRDefault="00572895" w:rsidP="00572895">
      <w:pPr>
        <w:pStyle w:val="a7"/>
        <w:numPr>
          <w:ilvl w:val="0"/>
          <w:numId w:val="385"/>
        </w:numPr>
        <w:tabs>
          <w:tab w:val="left" w:pos="709"/>
          <w:tab w:val="left" w:pos="993"/>
        </w:tabs>
        <w:ind w:left="0" w:firstLine="756"/>
        <w:rPr>
          <w:rFonts w:cs="TH SarabunPSK"/>
          <w:color w:val="000000" w:themeColor="text1"/>
          <w:szCs w:val="32"/>
        </w:rPr>
      </w:pPr>
      <w:r w:rsidRPr="007E1804">
        <w:rPr>
          <w:rFonts w:cs="TH SarabunPSK"/>
          <w:color w:val="000000" w:themeColor="text1"/>
          <w:szCs w:val="32"/>
          <w:cs/>
        </w:rPr>
        <w:t>การประชุม (</w:t>
      </w:r>
      <w:r w:rsidRPr="007E1804">
        <w:rPr>
          <w:rFonts w:cs="TH SarabunPSK"/>
          <w:color w:val="000000" w:themeColor="text1"/>
          <w:szCs w:val="32"/>
        </w:rPr>
        <w:t xml:space="preserve">Facilitated Meeting) </w:t>
      </w:r>
      <w:r w:rsidRPr="007E1804">
        <w:rPr>
          <w:rFonts w:cs="TH SarabunPSK"/>
          <w:color w:val="000000" w:themeColor="text1"/>
          <w:szCs w:val="32"/>
          <w:cs/>
        </w:rPr>
        <w:t>เป็นการเรียกกลุ่มบุคคลที่เกี่ยวข้องกับซอฟต์แวร์   เข้าร่วมประชุม (รวมทั้งผู้ใช้ระบบ) เพื่อรวบรวมแนวคิด</w:t>
      </w:r>
      <w:r w:rsidR="004E148C">
        <w:rPr>
          <w:rFonts w:cs="TH SarabunPSK" w:hint="cs"/>
          <w:color w:val="000000" w:themeColor="text1"/>
          <w:szCs w:val="32"/>
          <w:cs/>
        </w:rPr>
        <w:t xml:space="preserve"> </w:t>
      </w:r>
      <w:r w:rsidRPr="007E1804">
        <w:rPr>
          <w:rFonts w:cs="TH SarabunPSK"/>
          <w:color w:val="000000" w:themeColor="text1"/>
          <w:szCs w:val="32"/>
          <w:cs/>
        </w:rPr>
        <w:t>และความต้องการให้มีความเข้าใจใน</w:t>
      </w:r>
      <w:r>
        <w:rPr>
          <w:rFonts w:cs="TH SarabunPSK" w:hint="cs"/>
          <w:color w:val="000000" w:themeColor="text1"/>
          <w:szCs w:val="32"/>
          <w:cs/>
        </w:rPr>
        <w:t xml:space="preserve">                     </w:t>
      </w:r>
      <w:r w:rsidRPr="007E1804">
        <w:rPr>
          <w:rFonts w:cs="TH SarabunPSK"/>
          <w:color w:val="000000" w:themeColor="text1"/>
          <w:szCs w:val="32"/>
          <w:cs/>
        </w:rPr>
        <w:t>ความต้องการอย่างชัดเจน และสร้างความเข้าใจในการทำงานของซอฟต์แวร์ให้ไปในทิศทางเดียวกัน</w:t>
      </w:r>
    </w:p>
    <w:p w:rsidR="00572895" w:rsidRPr="007E1804" w:rsidRDefault="00572895" w:rsidP="00572895">
      <w:pPr>
        <w:pStyle w:val="a7"/>
        <w:numPr>
          <w:ilvl w:val="0"/>
          <w:numId w:val="385"/>
        </w:numPr>
        <w:tabs>
          <w:tab w:val="left" w:pos="709"/>
          <w:tab w:val="left" w:pos="993"/>
        </w:tabs>
        <w:ind w:left="0" w:firstLine="756"/>
        <w:rPr>
          <w:rFonts w:cs="TH SarabunPSK"/>
          <w:color w:val="000000" w:themeColor="text1"/>
          <w:szCs w:val="32"/>
        </w:rPr>
      </w:pPr>
      <w:r w:rsidRPr="007E1804">
        <w:rPr>
          <w:rFonts w:cs="TH SarabunPSK"/>
          <w:color w:val="000000" w:themeColor="text1"/>
          <w:szCs w:val="32"/>
          <w:cs/>
        </w:rPr>
        <w:t>การสังเกต (</w:t>
      </w:r>
      <w:r w:rsidRPr="007E1804">
        <w:rPr>
          <w:rFonts w:cs="TH SarabunPSK"/>
          <w:color w:val="000000" w:themeColor="text1"/>
          <w:szCs w:val="32"/>
        </w:rPr>
        <w:t xml:space="preserve">Observation) </w:t>
      </w:r>
      <w:r w:rsidRPr="007E1804">
        <w:rPr>
          <w:rFonts w:cs="TH SarabunPSK"/>
          <w:color w:val="000000" w:themeColor="text1"/>
          <w:szCs w:val="32"/>
          <w:cs/>
        </w:rPr>
        <w:t>จะใช้ตรวจสอบสภาพแวดล้อมการทำงานของผู้ใช้ซอฟต์แวร์ในระบบเดิม เพื่อค้นหาปัญหา</w:t>
      </w:r>
      <w:r w:rsidR="004E148C">
        <w:rPr>
          <w:rFonts w:cs="TH SarabunPSK" w:hint="cs"/>
          <w:color w:val="000000" w:themeColor="text1"/>
          <w:szCs w:val="32"/>
          <w:cs/>
        </w:rPr>
        <w:t xml:space="preserve"> </w:t>
      </w:r>
      <w:r w:rsidRPr="007E1804">
        <w:rPr>
          <w:rFonts w:cs="TH SarabunPSK"/>
          <w:color w:val="000000" w:themeColor="text1"/>
          <w:szCs w:val="32"/>
          <w:cs/>
        </w:rPr>
        <w:t>และวิธีการแก้ไขของผู้ใช้ที่เกี่ยวข้องอย่างแท้จริง</w:t>
      </w:r>
    </w:p>
    <w:p w:rsidR="00572895" w:rsidRPr="007E1804" w:rsidRDefault="00572895" w:rsidP="00572895">
      <w:pPr>
        <w:pStyle w:val="3"/>
        <w:rPr>
          <w:shd w:val="clear" w:color="auto" w:fill="FFFFFF"/>
        </w:rPr>
      </w:pPr>
      <w:bookmarkStart w:id="77" w:name="_Toc515231788"/>
      <w:bookmarkStart w:id="78" w:name="_Toc515323189"/>
      <w:r w:rsidRPr="007E1804">
        <w:rPr>
          <w:shd w:val="clear" w:color="auto" w:fill="FFFFFF"/>
          <w:cs/>
        </w:rPr>
        <w:t>เทคนิคที่ใช้ในการออกแบบและพัฒนาซอฟต์แวร์</w:t>
      </w:r>
      <w:bookmarkEnd w:id="77"/>
      <w:bookmarkEnd w:id="78"/>
    </w:p>
    <w:p w:rsidR="00572895" w:rsidRPr="007E1804" w:rsidRDefault="00572895" w:rsidP="00572895">
      <w:pPr>
        <w:ind w:firstLine="742"/>
        <w:rPr>
          <w:color w:val="000000" w:themeColor="text1"/>
          <w:shd w:val="clear" w:color="auto" w:fill="FFFFFF"/>
        </w:rPr>
      </w:pPr>
      <w:r w:rsidRPr="007E1804">
        <w:rPr>
          <w:color w:val="000000" w:themeColor="text1"/>
          <w:shd w:val="clear" w:color="auto" w:fill="FFFFFF"/>
          <w:cs/>
        </w:rPr>
        <w:t>การออกแบบ</w:t>
      </w:r>
      <w:r w:rsidR="004E148C">
        <w:rPr>
          <w:rFonts w:hint="cs"/>
          <w:color w:val="000000" w:themeColor="text1"/>
          <w:shd w:val="clear" w:color="auto" w:fill="FFFFFF"/>
          <w:cs/>
        </w:rPr>
        <w:t xml:space="preserve"> </w:t>
      </w:r>
      <w:r w:rsidRPr="007E1804">
        <w:rPr>
          <w:color w:val="000000" w:themeColor="text1"/>
          <w:shd w:val="clear" w:color="auto" w:fill="FFFFFF"/>
          <w:cs/>
        </w:rPr>
        <w:t>และพัฒนาซอฟต์แวร์เป็นกระบวนการของแก้ไขปัญหา</w:t>
      </w:r>
      <w:r w:rsidR="00DC4165">
        <w:rPr>
          <w:rFonts w:hint="cs"/>
          <w:color w:val="000000" w:themeColor="text1"/>
          <w:shd w:val="clear" w:color="auto" w:fill="FFFFFF"/>
          <w:cs/>
        </w:rPr>
        <w:t xml:space="preserve"> </w:t>
      </w:r>
      <w:r w:rsidRPr="007E1804">
        <w:rPr>
          <w:color w:val="000000" w:themeColor="text1"/>
          <w:shd w:val="clear" w:color="auto" w:fill="FFFFFF"/>
          <w:cs/>
        </w:rPr>
        <w:t>และการวางแผนสำหรับการรับมือกับปัญหาที่เกี่ยวข้องกับตัวซอฟต์แวร์ หลังจากที่วัตถุประสงค์</w:t>
      </w:r>
      <w:r w:rsidR="004E148C">
        <w:rPr>
          <w:rFonts w:hint="cs"/>
          <w:color w:val="000000" w:themeColor="text1"/>
          <w:shd w:val="clear" w:color="auto" w:fill="FFFFFF"/>
          <w:cs/>
        </w:rPr>
        <w:t xml:space="preserve"> </w:t>
      </w:r>
      <w:r w:rsidRPr="007E1804">
        <w:rPr>
          <w:color w:val="000000" w:themeColor="text1"/>
          <w:shd w:val="clear" w:color="auto" w:fill="FFFFFF"/>
          <w:cs/>
        </w:rPr>
        <w:t>และข้อจำกัดของซอฟต์แวร์ได้ถูกกำหนดขึ้น</w:t>
      </w:r>
      <w:r w:rsidRPr="007E1804">
        <w:rPr>
          <w:color w:val="000000" w:themeColor="text1"/>
          <w:shd w:val="clear" w:color="auto" w:fill="FFFFFF"/>
        </w:rPr>
        <w:t xml:space="preserve"> </w:t>
      </w:r>
      <w:r w:rsidRPr="007E1804">
        <w:rPr>
          <w:color w:val="000000" w:themeColor="text1"/>
          <w:shd w:val="clear" w:color="auto" w:fill="FFFFFF"/>
          <w:cs/>
        </w:rPr>
        <w:t>นักพัฒนาซอฟต์แวร์จะออกแบบ</w:t>
      </w:r>
      <w:r w:rsidR="004E148C">
        <w:rPr>
          <w:rFonts w:hint="cs"/>
          <w:color w:val="000000" w:themeColor="text1"/>
          <w:shd w:val="clear" w:color="auto" w:fill="FFFFFF"/>
          <w:cs/>
        </w:rPr>
        <w:t xml:space="preserve"> </w:t>
      </w:r>
      <w:r w:rsidRPr="007E1804">
        <w:rPr>
          <w:color w:val="000000" w:themeColor="text1"/>
          <w:shd w:val="clear" w:color="auto" w:fill="FFFFFF"/>
          <w:cs/>
        </w:rPr>
        <w:t>และสร้างแผนในการแก้ปัญหาที่เกิดขึ้นกับซอฟต์แวร์</w:t>
      </w:r>
      <w:r w:rsidR="00DC4165">
        <w:rPr>
          <w:rFonts w:hint="cs"/>
          <w:color w:val="000000" w:themeColor="text1"/>
          <w:shd w:val="clear" w:color="auto" w:fill="FFFFFF"/>
          <w:cs/>
        </w:rPr>
        <w:t xml:space="preserve"> </w:t>
      </w:r>
      <w:r w:rsidRPr="007E1804">
        <w:rPr>
          <w:color w:val="000000" w:themeColor="text1"/>
          <w:shd w:val="clear" w:color="auto" w:fill="FFFFFF"/>
          <w:cs/>
        </w:rPr>
        <w:t>โดยจะประกอบไปด้วยส่วนประกอบต่าง ๆ ของซอฟต์แวร์ และทำให้เกิดผลลัพธ์ลำดับขั้นตอนที่มีความชัดเจน ซึ่งใช้ในการแก้ไขปัญหาก็เช่นเดียวกับมุมมอง หรือมิติเชิงสถาปัตยกรรมและในการพัฒนาซอฟต์แวร์นั้น ไม่ใช่กระบวนการที่มีจุดเริ่มต้นและจุดสิ้นสุด เช่น ผลิตภัณฑ์อื่น ๆ เนื่องจากซอฟต์แวร์เป็นโปรแกรมที่ใช้สำหรับสั่งให้คอมพิวเตอร์ในการช่วยแบ่งเบาภาระ และสร้างความสะดวกสบายให้แก่มนุษย์ เมื่อสภาพของวิถีชีวิตของมนุษย์ หรือคอมพิวเตอร์ได้มีการวิวัฒนาการของเปลี่ยนแปลง ซอฟต์แวร์ก็ต้องเปลี่ยนแปลงตามไปด้วย ซึ่งซอฟต์แวร์ที่ขาดการบำรุงรักษา</w:t>
      </w:r>
      <w:r w:rsidR="00DC4165">
        <w:rPr>
          <w:rFonts w:hint="cs"/>
          <w:color w:val="000000" w:themeColor="text1"/>
          <w:shd w:val="clear" w:color="auto" w:fill="FFFFFF"/>
          <w:cs/>
        </w:rPr>
        <w:t xml:space="preserve"> </w:t>
      </w:r>
      <w:r w:rsidRPr="007E1804">
        <w:rPr>
          <w:color w:val="000000" w:themeColor="text1"/>
          <w:shd w:val="clear" w:color="auto" w:fill="FFFFFF"/>
          <w:cs/>
        </w:rPr>
        <w:t>จึง</w:t>
      </w:r>
      <w:r w:rsidRPr="007E1804">
        <w:rPr>
          <w:color w:val="000000" w:themeColor="text1"/>
          <w:shd w:val="clear" w:color="auto" w:fill="FFFFFF"/>
          <w:cs/>
        </w:rPr>
        <w:lastRenderedPageBreak/>
        <w:t>เสื่อมคุณภาพลงไปตามกาลเวลาทั้งที่ไม่ได้สึกหรอ แต่ทั้งนี้ก็เพราะไม่สามารถนำไปใช้แก้ปัญหาได้อย่าง</w:t>
      </w:r>
      <w:r w:rsidR="00441E78">
        <w:rPr>
          <w:rFonts w:hint="cs"/>
          <w:color w:val="000000" w:themeColor="text1"/>
          <w:shd w:val="clear" w:color="auto" w:fill="FFFFFF"/>
          <w:cs/>
        </w:rPr>
        <w:t xml:space="preserve"> </w:t>
      </w:r>
      <w:r w:rsidRPr="007E1804">
        <w:rPr>
          <w:color w:val="000000" w:themeColor="text1"/>
          <w:shd w:val="clear" w:color="auto" w:fill="FFFFFF"/>
          <w:cs/>
        </w:rPr>
        <w:t>มีประสิทธิภาพอีกต่อไป และ</w:t>
      </w:r>
      <w:r w:rsidRPr="007E1804">
        <w:rPr>
          <w:rFonts w:eastAsia="Times New Roman"/>
          <w:color w:val="000000" w:themeColor="text1"/>
          <w:cs/>
        </w:rPr>
        <w:t>เพื่อพัฒนาระบบ</w:t>
      </w:r>
      <w:r w:rsidRPr="007E1804">
        <w:rPr>
          <w:color w:val="000000" w:themeColor="text1"/>
          <w:cs/>
        </w:rPr>
        <w:t>ประเมินสมรรถนะการทำงาน</w:t>
      </w:r>
      <w:r w:rsidRPr="007E1804">
        <w:rPr>
          <w:rFonts w:eastAsia="Times New Roman"/>
          <w:color w:val="000000" w:themeColor="text1"/>
          <w:cs/>
        </w:rPr>
        <w:t xml:space="preserve">คณะวิทยาการสารสนเทศให้เกิดประสิทธิ์ภาพที่ดี จึงนำแนวความคิดในการพัฒนาซอฟต์แวร์มาประยุกต์ใช้ โดยจะใช้การพัฒนาในรูปแบบการพัฒนาแบบ </w:t>
      </w:r>
      <w:r w:rsidRPr="007E1804">
        <w:rPr>
          <w:rFonts w:eastAsia="Times New Roman"/>
          <w:color w:val="000000" w:themeColor="text1"/>
        </w:rPr>
        <w:t>Agile Development</w:t>
      </w:r>
    </w:p>
    <w:p w:rsidR="00572895" w:rsidRPr="007E1804" w:rsidRDefault="00572895" w:rsidP="00572895">
      <w:pPr>
        <w:ind w:firstLine="742"/>
        <w:rPr>
          <w:color w:val="000000" w:themeColor="text1"/>
          <w:shd w:val="clear" w:color="auto" w:fill="FFFFFF"/>
        </w:rPr>
      </w:pPr>
      <w:r w:rsidRPr="007E1804">
        <w:rPr>
          <w:color w:val="000000" w:themeColor="text1"/>
          <w:shd w:val="clear" w:color="auto" w:fill="FFFFFF"/>
          <w:cs/>
        </w:rPr>
        <w:t xml:space="preserve">การพัฒนาแบบ </w:t>
      </w:r>
      <w:r w:rsidRPr="007E1804">
        <w:rPr>
          <w:color w:val="000000" w:themeColor="text1"/>
          <w:shd w:val="clear" w:color="auto" w:fill="FFFFFF"/>
        </w:rPr>
        <w:t xml:space="preserve">Agile </w:t>
      </w:r>
      <w:r w:rsidRPr="007E1804">
        <w:rPr>
          <w:color w:val="000000" w:themeColor="text1"/>
          <w:shd w:val="clear" w:color="auto" w:fill="FFFFFF"/>
          <w:cs/>
        </w:rPr>
        <w:t xml:space="preserve">เป็นวิธีในการพัฒนาซอฟต์แวร์ โดยมีหลักการในการพัฒนาระบบด้วยวิธีการพัฒนาแบบ </w:t>
      </w:r>
      <w:r w:rsidRPr="007E1804">
        <w:rPr>
          <w:color w:val="000000" w:themeColor="text1"/>
          <w:shd w:val="clear" w:color="auto" w:fill="FFFFFF"/>
        </w:rPr>
        <w:t xml:space="preserve">Agile </w:t>
      </w:r>
      <w:r w:rsidRPr="007E1804">
        <w:rPr>
          <w:color w:val="000000" w:themeColor="text1"/>
          <w:shd w:val="clear" w:color="auto" w:fill="FFFFFF"/>
          <w:cs/>
        </w:rPr>
        <w:t>มุ่งเน้นใน</w:t>
      </w:r>
      <w:r w:rsidRPr="007E1804">
        <w:rPr>
          <w:rStyle w:val="af6"/>
          <w:b w:val="0"/>
          <w:bCs w:val="0"/>
          <w:color w:val="000000" w:themeColor="text1"/>
          <w:bdr w:val="none" w:sz="0" w:space="0" w:color="auto" w:frame="1"/>
          <w:shd w:val="clear" w:color="auto" w:fill="FFFFFF"/>
          <w:cs/>
        </w:rPr>
        <w:t>การประสานงาน</w:t>
      </w:r>
      <w:r w:rsidRPr="007E1804">
        <w:rPr>
          <w:color w:val="000000" w:themeColor="text1"/>
          <w:shd w:val="clear" w:color="auto" w:fill="FFFFFF"/>
          <w:cs/>
        </w:rPr>
        <w:t xml:space="preserve"> การสร้างซอฟต์แวร์ที่สามารถใช้งานได้ และต้องได้รับความร่วมมือจากลูกค้าเป็นหลัก โดยจะต้องมีการตอบสนอง</w:t>
      </w:r>
      <w:r w:rsidR="004E148C">
        <w:rPr>
          <w:rFonts w:hint="cs"/>
          <w:color w:val="000000" w:themeColor="text1"/>
          <w:shd w:val="clear" w:color="auto" w:fill="FFFFFF"/>
          <w:cs/>
        </w:rPr>
        <w:t>ความต้องการ</w:t>
      </w:r>
      <w:r w:rsidRPr="007E1804">
        <w:rPr>
          <w:color w:val="000000" w:themeColor="text1"/>
          <w:shd w:val="clear" w:color="auto" w:fill="FFFFFF"/>
          <w:cs/>
        </w:rPr>
        <w:t>ของลูกค้าเพื่อพัฒนาซอฟต์แวร์ให้สามารถทำงาน</w:t>
      </w:r>
      <w:r w:rsidR="004E148C">
        <w:rPr>
          <w:rFonts w:hint="cs"/>
          <w:color w:val="000000" w:themeColor="text1"/>
          <w:shd w:val="clear" w:color="auto" w:fill="FFFFFF"/>
          <w:cs/>
        </w:rPr>
        <w:t>ได้อย่าง</w:t>
      </w:r>
      <w:r w:rsidRPr="007E1804">
        <w:rPr>
          <w:color w:val="000000" w:themeColor="text1"/>
          <w:shd w:val="clear" w:color="auto" w:fill="FFFFFF"/>
          <w:cs/>
        </w:rPr>
        <w:t xml:space="preserve">รวดเร็ว </w:t>
      </w:r>
      <w:r w:rsidR="004E148C">
        <w:rPr>
          <w:rFonts w:hint="cs"/>
          <w:color w:val="000000" w:themeColor="text1"/>
          <w:shd w:val="clear" w:color="auto" w:fill="FFFFFF"/>
          <w:cs/>
        </w:rPr>
        <w:t>และจะ</w:t>
      </w:r>
      <w:r w:rsidRPr="007E1804">
        <w:rPr>
          <w:color w:val="000000" w:themeColor="text1"/>
          <w:shd w:val="clear" w:color="auto" w:fill="FFFFFF"/>
          <w:cs/>
        </w:rPr>
        <w:t>ต้องมีการเตรียมพร้อมที่จะตอบสนองต่อ</w:t>
      </w:r>
      <w:r w:rsidR="004E148C">
        <w:rPr>
          <w:rFonts w:hint="cs"/>
          <w:color w:val="000000" w:themeColor="text1"/>
          <w:shd w:val="clear" w:color="auto" w:fill="FFFFFF"/>
          <w:cs/>
        </w:rPr>
        <w:t>การ</w:t>
      </w:r>
      <w:r w:rsidRPr="007E1804">
        <w:rPr>
          <w:color w:val="000000" w:themeColor="text1"/>
          <w:shd w:val="clear" w:color="auto" w:fill="FFFFFF"/>
          <w:cs/>
        </w:rPr>
        <w:t>เปลี่ยนแปลง</w:t>
      </w:r>
      <w:r w:rsidR="004E148C">
        <w:rPr>
          <w:rFonts w:hint="cs"/>
          <w:color w:val="000000" w:themeColor="text1"/>
          <w:shd w:val="clear" w:color="auto" w:fill="FFFFFF"/>
          <w:cs/>
        </w:rPr>
        <w:t>ความต้องการ</w:t>
      </w:r>
      <w:r w:rsidRPr="007E1804">
        <w:rPr>
          <w:color w:val="000000" w:themeColor="text1"/>
          <w:shd w:val="clear" w:color="auto" w:fill="FFFFFF"/>
          <w:cs/>
        </w:rPr>
        <w:t>ที่อาจเกิดขึ้นได้ตลอดเวลา ซึ่ง</w:t>
      </w:r>
      <w:r w:rsidR="004E148C">
        <w:rPr>
          <w:rFonts w:hint="cs"/>
          <w:color w:val="000000" w:themeColor="text1"/>
          <w:shd w:val="clear" w:color="auto" w:fill="FFFFFF"/>
          <w:cs/>
        </w:rPr>
        <w:t>จะ</w:t>
      </w:r>
      <w:r w:rsidRPr="007E1804">
        <w:rPr>
          <w:color w:val="000000" w:themeColor="text1"/>
          <w:shd w:val="clear" w:color="auto" w:fill="FFFFFF"/>
          <w:cs/>
        </w:rPr>
        <w:t>ต้องมุ่งเน้น</w:t>
      </w:r>
      <w:r w:rsidR="004E148C">
        <w:rPr>
          <w:rFonts w:hint="cs"/>
          <w:color w:val="000000" w:themeColor="text1"/>
          <w:shd w:val="clear" w:color="auto" w:fill="FFFFFF"/>
          <w:cs/>
        </w:rPr>
        <w:t>ที่</w:t>
      </w:r>
      <w:r w:rsidRPr="007E1804">
        <w:rPr>
          <w:color w:val="000000" w:themeColor="text1"/>
          <w:shd w:val="clear" w:color="auto" w:fill="FFFFFF"/>
          <w:cs/>
        </w:rPr>
        <w:t>ความต้องการของผู้ใช้ อีกทั้งวิธีพัฒนาแบบนี้ถือเป็นการพัฒนาแบบมุ่งเน้นในการทำซ้ำ ๆ และต้องมีการพบปะสนทนากับผู้ใช้อยู่ตลอดเวลา และในขณะที่พบปะกันนั้น</w:t>
      </w:r>
      <w:r w:rsidR="00DC4165">
        <w:rPr>
          <w:rFonts w:hint="cs"/>
          <w:color w:val="000000" w:themeColor="text1"/>
          <w:shd w:val="clear" w:color="auto" w:fill="FFFFFF"/>
          <w:cs/>
        </w:rPr>
        <w:t xml:space="preserve"> </w:t>
      </w:r>
      <w:r w:rsidRPr="007E1804">
        <w:rPr>
          <w:color w:val="000000" w:themeColor="text1"/>
          <w:shd w:val="clear" w:color="auto" w:fill="FFFFFF"/>
          <w:cs/>
        </w:rPr>
        <w:t>ก็จะถือเป็นช่วงการตอบสนองของทางผู้ใช้</w:t>
      </w:r>
      <w:r w:rsidR="004E148C">
        <w:rPr>
          <w:rFonts w:hint="cs"/>
          <w:color w:val="000000" w:themeColor="text1"/>
          <w:shd w:val="clear" w:color="auto" w:fill="FFFFFF"/>
          <w:cs/>
        </w:rPr>
        <w:t xml:space="preserve"> </w:t>
      </w:r>
      <w:r w:rsidRPr="007E1804">
        <w:rPr>
          <w:color w:val="000000" w:themeColor="text1"/>
          <w:shd w:val="clear" w:color="auto" w:fill="FFFFFF"/>
          <w:cs/>
        </w:rPr>
        <w:t>และผู้พัฒนาเพื่อเพิ่มประสิทธิภาพการทำงาน ในการส่งมอบงานแต่ละครั้ง โดยส่วนใหญ่จะเป็นการพัฒนาเฉพาะส่วนและทำการทยอยส่งมอบให้กับผู้ใช้ เมื่อผู้ใช้ได้ทดสอบ หรือประเมินระบบแล้ว ถ้าต้องการปรับเปลี่ยนตรงส่วนใดก็สามารถทำได้</w:t>
      </w:r>
      <w:r w:rsidR="00DC4165">
        <w:rPr>
          <w:rFonts w:hint="cs"/>
          <w:color w:val="000000" w:themeColor="text1"/>
          <w:shd w:val="clear" w:color="auto" w:fill="FFFFFF"/>
          <w:cs/>
        </w:rPr>
        <w:t xml:space="preserve"> </w:t>
      </w:r>
      <w:r w:rsidRPr="007E1804">
        <w:rPr>
          <w:color w:val="000000" w:themeColor="text1"/>
          <w:shd w:val="clear" w:color="auto" w:fill="FFFFFF"/>
          <w:cs/>
        </w:rPr>
        <w:t>โดยที่ไม่ต้องแก้ไขระบบใหม่ทั้งหมด ดังนั้นสมาชิกในทีมจำเป็นที่จะต้องมีทักษะเรื่องการปฏิสัมพันธ์ระหว่างบุคคลที่ดี นอกจากนั้นผู้ใช้จำเป็นต้องมีความเชื่อใจในทีมที่ทำ</w:t>
      </w:r>
      <w:r w:rsidR="004E148C">
        <w:rPr>
          <w:rFonts w:hint="cs"/>
          <w:color w:val="000000" w:themeColor="text1"/>
          <w:shd w:val="clear" w:color="auto" w:fill="FFFFFF"/>
          <w:cs/>
        </w:rPr>
        <w:t xml:space="preserve">                </w:t>
      </w:r>
      <w:r w:rsidRPr="007E1804">
        <w:rPr>
          <w:color w:val="000000" w:themeColor="text1"/>
          <w:shd w:val="clear" w:color="auto" w:fill="FFFFFF"/>
          <w:cs/>
        </w:rPr>
        <w:t>การพัฒนาระบบในระดับหนึ่งด้วย</w:t>
      </w:r>
    </w:p>
    <w:p w:rsidR="00572895" w:rsidRPr="007E1804" w:rsidRDefault="00572895" w:rsidP="00572895">
      <w:pPr>
        <w:pStyle w:val="3"/>
      </w:pPr>
      <w:bookmarkStart w:id="79" w:name="_Toc515231789"/>
      <w:bookmarkStart w:id="80" w:name="_Toc515323190"/>
      <w:r w:rsidRPr="007E1804">
        <w:rPr>
          <w:cs/>
        </w:rPr>
        <w:t>การวิเคราะห์และออกแบบฐานข้อมูล</w:t>
      </w:r>
      <w:bookmarkEnd w:id="79"/>
      <w:bookmarkEnd w:id="80"/>
    </w:p>
    <w:p w:rsidR="00572895" w:rsidRPr="007E1804" w:rsidRDefault="00572895" w:rsidP="00572895">
      <w:pPr>
        <w:ind w:firstLine="756"/>
        <w:rPr>
          <w:color w:val="000000" w:themeColor="text1"/>
        </w:rPr>
      </w:pPr>
      <w:r w:rsidRPr="007E1804">
        <w:rPr>
          <w:color w:val="000000" w:themeColor="text1"/>
          <w:cs/>
        </w:rPr>
        <w:t>การออกแบบระบบฐานข้อมูล จัดว่าเป็นขั้นตอนแรกในการสร้างแอปพลิเคชันฐานข้อมูล (</w:t>
      </w:r>
      <w:r w:rsidRPr="007E1804">
        <w:rPr>
          <w:color w:val="000000" w:themeColor="text1"/>
        </w:rPr>
        <w:t>Database Application</w:t>
      </w:r>
      <w:r w:rsidRPr="007E1804">
        <w:rPr>
          <w:color w:val="000000" w:themeColor="text1"/>
          <w:cs/>
        </w:rPr>
        <w:t>) ดังนั้นการวิเคราะห์และออกแบบฐานข้อมูลของระบบเพื่อให้ได้</w:t>
      </w:r>
      <w:r w:rsidRPr="007E1804">
        <w:rPr>
          <w:color w:val="000000" w:themeColor="text1"/>
          <w:shd w:val="clear" w:color="auto" w:fill="FFFFFF"/>
          <w:cs/>
        </w:rPr>
        <w:t>ฐานข้อมูลแบบ</w:t>
      </w:r>
      <w:r w:rsidR="00DC4165">
        <w:rPr>
          <w:rFonts w:hint="cs"/>
          <w:color w:val="000000" w:themeColor="text1"/>
          <w:shd w:val="clear" w:color="auto" w:fill="FFFFFF"/>
          <w:cs/>
        </w:rPr>
        <w:t>มีความ</w:t>
      </w:r>
      <w:r w:rsidRPr="007E1804">
        <w:rPr>
          <w:color w:val="000000" w:themeColor="text1"/>
          <w:shd w:val="clear" w:color="auto" w:fill="FFFFFF"/>
          <w:cs/>
        </w:rPr>
        <w:t>สัมพันธ์ (</w:t>
      </w:r>
      <w:r w:rsidRPr="007E1804">
        <w:rPr>
          <w:color w:val="000000" w:themeColor="text1"/>
          <w:shd w:val="clear" w:color="auto" w:fill="FFFFFF"/>
        </w:rPr>
        <w:t xml:space="preserve">Relational Database) </w:t>
      </w:r>
      <w:r w:rsidRPr="007E1804">
        <w:rPr>
          <w:color w:val="000000" w:themeColor="text1"/>
          <w:shd w:val="clear" w:color="auto" w:fill="FFFFFF"/>
          <w:cs/>
        </w:rPr>
        <w:t>ซึ่งการออกแบบฐานข้อมูลที่ดี จะทำให้ฐานข้อมูลง่ายต่อการใช้งาน</w:t>
      </w:r>
      <w:r w:rsidR="004E148C">
        <w:rPr>
          <w:rFonts w:hint="cs"/>
          <w:color w:val="000000" w:themeColor="text1"/>
          <w:shd w:val="clear" w:color="auto" w:fill="FFFFFF"/>
          <w:cs/>
        </w:rPr>
        <w:t xml:space="preserve"> </w:t>
      </w:r>
      <w:r w:rsidRPr="007E1804">
        <w:rPr>
          <w:color w:val="000000" w:themeColor="text1"/>
          <w:shd w:val="clear" w:color="auto" w:fill="FFFFFF"/>
          <w:cs/>
        </w:rPr>
        <w:t>และมีความยืดหยุ่น</w:t>
      </w:r>
      <w:r w:rsidR="00DC4165">
        <w:rPr>
          <w:rFonts w:hint="cs"/>
          <w:color w:val="000000" w:themeColor="text1"/>
          <w:shd w:val="clear" w:color="auto" w:fill="FFFFFF"/>
          <w:cs/>
        </w:rPr>
        <w:t xml:space="preserve"> </w:t>
      </w:r>
      <w:r w:rsidRPr="007E1804">
        <w:rPr>
          <w:color w:val="000000" w:themeColor="text1"/>
          <w:cs/>
        </w:rPr>
        <w:t>โดยมีขั้นตอนการพิจารณาดังนี้</w:t>
      </w:r>
    </w:p>
    <w:p w:rsidR="00572895" w:rsidRPr="005D6DA9" w:rsidRDefault="00572895" w:rsidP="00572895">
      <w:pPr>
        <w:pStyle w:val="a7"/>
        <w:numPr>
          <w:ilvl w:val="5"/>
          <w:numId w:val="386"/>
        </w:numPr>
        <w:tabs>
          <w:tab w:val="left" w:pos="1080"/>
        </w:tabs>
        <w:ind w:left="0" w:firstLine="720"/>
        <w:rPr>
          <w:rFonts w:cs="TH SarabunPSK"/>
          <w:szCs w:val="32"/>
        </w:rPr>
      </w:pPr>
      <w:r>
        <w:rPr>
          <w:rFonts w:cs="TH SarabunPSK" w:hint="cs"/>
          <w:szCs w:val="32"/>
          <w:cs/>
        </w:rPr>
        <w:t xml:space="preserve"> </w:t>
      </w:r>
      <w:r w:rsidRPr="005D6DA9">
        <w:rPr>
          <w:rFonts w:cs="TH SarabunPSK"/>
          <w:szCs w:val="32"/>
          <w:cs/>
        </w:rPr>
        <w:t>จุดประสงค์ในการวิเคราะห์</w:t>
      </w:r>
      <w:r w:rsidR="004E148C">
        <w:rPr>
          <w:rFonts w:cs="TH SarabunPSK" w:hint="cs"/>
          <w:szCs w:val="32"/>
          <w:cs/>
        </w:rPr>
        <w:t xml:space="preserve"> </w:t>
      </w:r>
      <w:r w:rsidRPr="005D6DA9">
        <w:rPr>
          <w:rFonts w:cs="TH SarabunPSK"/>
          <w:szCs w:val="32"/>
          <w:cs/>
        </w:rPr>
        <w:t>และออกแบบฐานข้อมูล</w:t>
      </w:r>
      <w:r>
        <w:rPr>
          <w:rFonts w:cs="TH SarabunPSK"/>
          <w:szCs w:val="32"/>
        </w:rPr>
        <w:t xml:space="preserve"> </w:t>
      </w:r>
      <w:r>
        <w:rPr>
          <w:rFonts w:cs="TH SarabunPSK" w:hint="cs"/>
          <w:szCs w:val="32"/>
          <w:cs/>
        </w:rPr>
        <w:t>มีดังนี้</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ลดความซ้ำซ้อน</w:t>
      </w:r>
      <w:r w:rsidR="00E5619E">
        <w:rPr>
          <w:rFonts w:cs="TH SarabunPSK" w:hint="cs"/>
          <w:szCs w:val="32"/>
          <w:cs/>
        </w:rPr>
        <w:t>ของ</w:t>
      </w:r>
      <w:r w:rsidRPr="005D6DA9">
        <w:rPr>
          <w:rFonts w:cs="TH SarabunPSK"/>
          <w:szCs w:val="32"/>
          <w:cs/>
        </w:rPr>
        <w:t>ข้อมูลในฐานข้อมูล</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ตอบสนองความจำเป็นในการเรียกใช้ข้อมูล</w:t>
      </w:r>
      <w:r w:rsidR="00E5619E">
        <w:rPr>
          <w:rFonts w:cs="TH SarabunPSK" w:hint="cs"/>
          <w:szCs w:val="32"/>
          <w:cs/>
        </w:rPr>
        <w:t xml:space="preserve"> </w:t>
      </w:r>
      <w:r w:rsidRPr="005D6DA9">
        <w:rPr>
          <w:rFonts w:cs="TH SarabunPSK"/>
          <w:szCs w:val="32"/>
          <w:cs/>
        </w:rPr>
        <w:t>โดยใช้เวลาสั้นที่สุด</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ช่วยให้ตรวจสอบความถูกต้อง</w:t>
      </w:r>
      <w:r w:rsidR="00E5619E">
        <w:rPr>
          <w:rFonts w:cs="TH SarabunPSK" w:hint="cs"/>
          <w:szCs w:val="32"/>
          <w:cs/>
        </w:rPr>
        <w:t xml:space="preserve"> </w:t>
      </w:r>
      <w:r w:rsidRPr="005D6DA9">
        <w:rPr>
          <w:rFonts w:cs="TH SarabunPSK"/>
          <w:szCs w:val="32"/>
          <w:cs/>
        </w:rPr>
        <w:t>รวมทั้งจัดมาตรฐานของข้อมูลได้สะดวก</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lastRenderedPageBreak/>
        <w:t>สามารถกำหนดลักษณะของผู้ใช้แต่ละประเภทได้</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ทำให้มีความเป็นอิสระระหว่างข้อมูลกับโปรแกรม</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ออกแบบให้ฐานข้อมูลมีความเชื่อมโยงต่อการประเมิน</w:t>
      </w:r>
    </w:p>
    <w:p w:rsidR="00572895" w:rsidRPr="005D6DA9" w:rsidRDefault="00572895" w:rsidP="00572895">
      <w:pPr>
        <w:pStyle w:val="a7"/>
        <w:numPr>
          <w:ilvl w:val="0"/>
          <w:numId w:val="702"/>
        </w:numPr>
        <w:tabs>
          <w:tab w:val="left" w:pos="990"/>
          <w:tab w:val="left" w:pos="1620"/>
        </w:tabs>
        <w:ind w:left="0" w:firstLine="1134"/>
        <w:rPr>
          <w:rFonts w:cs="TH SarabunPSK"/>
          <w:szCs w:val="32"/>
        </w:rPr>
      </w:pPr>
      <w:r w:rsidRPr="005D6DA9">
        <w:rPr>
          <w:rFonts w:cs="TH SarabunPSK"/>
          <w:szCs w:val="32"/>
          <w:cs/>
        </w:rPr>
        <w:t>ออกแบบให้ฐานข้อมูลมีความสะดวกต่อการปรับปรุง</w:t>
      </w:r>
      <w:r w:rsidRPr="005D6DA9">
        <w:rPr>
          <w:rFonts w:cs="TH SarabunPSK"/>
          <w:szCs w:val="32"/>
        </w:rPr>
        <w:t>/</w:t>
      </w:r>
      <w:r w:rsidRPr="005D6DA9">
        <w:rPr>
          <w:rFonts w:cs="TH SarabunPSK"/>
          <w:szCs w:val="32"/>
          <w:cs/>
        </w:rPr>
        <w:t>แก้ไข</w:t>
      </w:r>
    </w:p>
    <w:p w:rsidR="00572895" w:rsidRPr="005D6DA9" w:rsidRDefault="00572895" w:rsidP="00572895">
      <w:pPr>
        <w:pStyle w:val="a7"/>
        <w:numPr>
          <w:ilvl w:val="5"/>
          <w:numId w:val="386"/>
        </w:numPr>
        <w:tabs>
          <w:tab w:val="left" w:pos="1080"/>
        </w:tabs>
        <w:ind w:left="0" w:firstLine="720"/>
        <w:rPr>
          <w:rFonts w:cs="TH SarabunPSK"/>
          <w:szCs w:val="32"/>
        </w:rPr>
      </w:pPr>
      <w:r>
        <w:rPr>
          <w:rFonts w:cs="TH SarabunPSK" w:hint="cs"/>
          <w:szCs w:val="32"/>
          <w:cs/>
        </w:rPr>
        <w:t xml:space="preserve"> </w:t>
      </w:r>
      <w:r w:rsidRPr="005D6DA9">
        <w:rPr>
          <w:rFonts w:cs="TH SarabunPSK"/>
          <w:szCs w:val="32"/>
          <w:cs/>
        </w:rPr>
        <w:t>สิ่งที่ควรพิจารณาเกี่ยวกับการวิเคราะห์</w:t>
      </w:r>
      <w:r w:rsidR="004E148C">
        <w:rPr>
          <w:rFonts w:cs="TH SarabunPSK" w:hint="cs"/>
          <w:szCs w:val="32"/>
          <w:cs/>
        </w:rPr>
        <w:t xml:space="preserve"> </w:t>
      </w:r>
      <w:r w:rsidRPr="005D6DA9">
        <w:rPr>
          <w:rFonts w:cs="TH SarabunPSK"/>
          <w:szCs w:val="32"/>
          <w:cs/>
        </w:rPr>
        <w:t>และออกแบบฐานข้อมูล</w:t>
      </w:r>
      <w:r>
        <w:rPr>
          <w:rFonts w:cs="TH SarabunPSK" w:hint="cs"/>
          <w:szCs w:val="32"/>
          <w:cs/>
        </w:rPr>
        <w:t xml:space="preserve"> มีดังนี้</w:t>
      </w:r>
    </w:p>
    <w:p w:rsidR="00572895" w:rsidRPr="005D6DA9" w:rsidRDefault="00572895" w:rsidP="00572895">
      <w:pPr>
        <w:pStyle w:val="a7"/>
        <w:numPr>
          <w:ilvl w:val="0"/>
          <w:numId w:val="387"/>
        </w:numPr>
        <w:tabs>
          <w:tab w:val="left" w:pos="1134"/>
          <w:tab w:val="left" w:pos="1710"/>
        </w:tabs>
        <w:ind w:left="0" w:firstLine="1170"/>
        <w:rPr>
          <w:rFonts w:cs="TH SarabunPSK"/>
          <w:color w:val="000000" w:themeColor="text1"/>
          <w:szCs w:val="32"/>
        </w:rPr>
      </w:pPr>
      <w:r w:rsidRPr="005D6DA9">
        <w:rPr>
          <w:rFonts w:cs="TH SarabunPSK"/>
          <w:color w:val="000000" w:themeColor="text1"/>
          <w:szCs w:val="32"/>
          <w:cs/>
        </w:rPr>
        <w:t>การเก็บรักษา</w:t>
      </w:r>
      <w:r w:rsidR="00E5619E">
        <w:rPr>
          <w:rFonts w:cs="TH SarabunPSK" w:hint="cs"/>
          <w:color w:val="000000" w:themeColor="text1"/>
          <w:szCs w:val="32"/>
          <w:cs/>
        </w:rPr>
        <w:t xml:space="preserve"> </w:t>
      </w:r>
      <w:r w:rsidRPr="005D6DA9">
        <w:rPr>
          <w:rFonts w:cs="TH SarabunPSK"/>
          <w:color w:val="000000" w:themeColor="text1"/>
          <w:szCs w:val="32"/>
          <w:cs/>
        </w:rPr>
        <w:t>และความปลอดภัยของข้อมูล</w:t>
      </w:r>
    </w:p>
    <w:p w:rsidR="00572895" w:rsidRPr="007E1804" w:rsidRDefault="00572895" w:rsidP="00441E78">
      <w:pPr>
        <w:tabs>
          <w:tab w:val="left" w:pos="1134"/>
        </w:tabs>
        <w:spacing w:before="0"/>
        <w:ind w:firstLine="1710"/>
        <w:rPr>
          <w:color w:val="000000" w:themeColor="text1"/>
        </w:rPr>
      </w:pPr>
      <w:r w:rsidRPr="007E1804">
        <w:rPr>
          <w:color w:val="000000" w:themeColor="text1"/>
          <w:cs/>
        </w:rPr>
        <w:t>ระบบฐานข้อมูลจะช่วยให้การเก็บรักษาข้อมูลเป็นระบบระเบียบ มีการจัดหมวดหมู่ของข้อมูล ซึ่งจะทำให้ผู้จัดเก็บ</w:t>
      </w:r>
      <w:r w:rsidR="002D5657">
        <w:rPr>
          <w:rFonts w:hint="cs"/>
          <w:color w:val="000000" w:themeColor="text1"/>
          <w:cs/>
        </w:rPr>
        <w:t>ข้อมูล</w:t>
      </w:r>
      <w:r w:rsidRPr="007E1804">
        <w:rPr>
          <w:color w:val="000000" w:themeColor="text1"/>
          <w:cs/>
        </w:rPr>
        <w:t>สามารถทำงานได้สะดวกมากขึ้น และยังป้องกัน</w:t>
      </w:r>
      <w:r w:rsidR="002D5657">
        <w:rPr>
          <w:rFonts w:hint="cs"/>
          <w:color w:val="000000" w:themeColor="text1"/>
          <w:cs/>
        </w:rPr>
        <w:t xml:space="preserve">                         </w:t>
      </w:r>
      <w:r w:rsidRPr="007E1804">
        <w:rPr>
          <w:color w:val="000000" w:themeColor="text1"/>
          <w:cs/>
        </w:rPr>
        <w:t>ความผิดพลาดได้ นอกจากนี้ต้องคำนึงถึงทั้งการเก็บสำรองข้อมูล</w:t>
      </w:r>
      <w:r w:rsidR="002D5657">
        <w:rPr>
          <w:rFonts w:hint="cs"/>
          <w:color w:val="000000" w:themeColor="text1"/>
          <w:cs/>
        </w:rPr>
        <w:t xml:space="preserve"> </w:t>
      </w:r>
      <w:r w:rsidRPr="007E1804">
        <w:rPr>
          <w:color w:val="000000" w:themeColor="text1"/>
          <w:cs/>
        </w:rPr>
        <w:t>ในกรณีเกิดปัญหาทางฮาร์ดแวร์</w:t>
      </w:r>
      <w:r w:rsidR="002D5657">
        <w:rPr>
          <w:rFonts w:hint="cs"/>
          <w:color w:val="000000" w:themeColor="text1"/>
          <w:cs/>
        </w:rPr>
        <w:t xml:space="preserve"> </w:t>
      </w:r>
      <w:r w:rsidRPr="007E1804">
        <w:rPr>
          <w:color w:val="000000" w:themeColor="text1"/>
          <w:cs/>
        </w:rPr>
        <w:t>และระบบป้องกันการเข้าถึงข้อมูล</w:t>
      </w:r>
      <w:r w:rsidR="002D5657">
        <w:rPr>
          <w:rFonts w:hint="cs"/>
          <w:color w:val="000000" w:themeColor="text1"/>
          <w:cs/>
        </w:rPr>
        <w:t xml:space="preserve"> </w:t>
      </w:r>
      <w:r w:rsidRPr="007E1804">
        <w:rPr>
          <w:color w:val="000000" w:themeColor="text1"/>
          <w:cs/>
        </w:rPr>
        <w:t>ในกรณีที่เป็นข้อมูลลับที่อาจมีการขโมยข้อมูลเกิดขึ้นด้วย</w:t>
      </w:r>
    </w:p>
    <w:p w:rsidR="00572895" w:rsidRPr="007E1804" w:rsidRDefault="00572895" w:rsidP="00572895">
      <w:pPr>
        <w:pStyle w:val="a7"/>
        <w:numPr>
          <w:ilvl w:val="0"/>
          <w:numId w:val="387"/>
        </w:numPr>
        <w:tabs>
          <w:tab w:val="left" w:pos="1134"/>
          <w:tab w:val="left" w:pos="1440"/>
          <w:tab w:val="left" w:pos="1710"/>
        </w:tabs>
        <w:ind w:left="0" w:firstLine="1170"/>
        <w:rPr>
          <w:rFonts w:cs="TH SarabunPSK"/>
          <w:color w:val="000000" w:themeColor="text1"/>
          <w:szCs w:val="32"/>
        </w:rPr>
      </w:pPr>
      <w:r w:rsidRPr="007E1804">
        <w:rPr>
          <w:rFonts w:cs="TH SarabunPSK"/>
          <w:color w:val="000000" w:themeColor="text1"/>
          <w:szCs w:val="32"/>
          <w:cs/>
        </w:rPr>
        <w:t>การนำข้อมูลไปใช้</w:t>
      </w:r>
    </w:p>
    <w:p w:rsidR="00572895" w:rsidRPr="007E1804" w:rsidRDefault="00572895" w:rsidP="00441E78">
      <w:pPr>
        <w:tabs>
          <w:tab w:val="left" w:pos="1134"/>
        </w:tabs>
        <w:spacing w:before="0"/>
        <w:ind w:firstLine="1710"/>
        <w:rPr>
          <w:color w:val="000000" w:themeColor="text1"/>
        </w:rPr>
      </w:pPr>
      <w:r w:rsidRPr="007E1804">
        <w:rPr>
          <w:color w:val="000000" w:themeColor="text1"/>
          <w:cs/>
        </w:rPr>
        <w:t>ในรูปแบบของการนำข้อมูลไปใช้ ต้องคำนึงถึงว่า ความสัมพันธ์ของข้อมูลเป็นอย่างไร เพื่อทำให้สามารถออกแบบขั้นตอนการทำงานของโปรแกรมให้มีสอดคล้องกับความสัมพันธ์ของข้อมูล เพื่อทำให้ระบบฐานข้อมูล สามารถดึงข้อมูลออกมาใช้สะดวก</w:t>
      </w:r>
      <w:r w:rsidR="00E5619E">
        <w:rPr>
          <w:rFonts w:hint="cs"/>
          <w:color w:val="000000" w:themeColor="text1"/>
          <w:cs/>
        </w:rPr>
        <w:t xml:space="preserve"> </w:t>
      </w:r>
      <w:r w:rsidRPr="007E1804">
        <w:rPr>
          <w:color w:val="000000" w:themeColor="text1"/>
          <w:cs/>
        </w:rPr>
        <w:t>และมีประสิทธิภาพมากขึ้น อีกทั้งการสรุปข้อมูล</w:t>
      </w:r>
      <w:r w:rsidR="00E5619E">
        <w:rPr>
          <w:rFonts w:hint="cs"/>
          <w:color w:val="000000" w:themeColor="text1"/>
          <w:cs/>
        </w:rPr>
        <w:t xml:space="preserve"> </w:t>
      </w:r>
      <w:r w:rsidRPr="007E1804">
        <w:rPr>
          <w:color w:val="000000" w:themeColor="text1"/>
          <w:cs/>
        </w:rPr>
        <w:t>และประมวลผลต่าง ๆ ก็สามารถทำได้อย่างง่าย ซึ่งจะช่วยในเรื่องของการนำข้อมูลไปประกอบการตัดสินใจได้ต่าง ๆ ได้</w:t>
      </w:r>
    </w:p>
    <w:p w:rsidR="00572895" w:rsidRPr="007E1804" w:rsidRDefault="00572895" w:rsidP="00572895">
      <w:pPr>
        <w:pStyle w:val="a7"/>
        <w:numPr>
          <w:ilvl w:val="0"/>
          <w:numId w:val="387"/>
        </w:numPr>
        <w:tabs>
          <w:tab w:val="left" w:pos="1134"/>
          <w:tab w:val="left" w:pos="1710"/>
        </w:tabs>
        <w:ind w:left="0" w:firstLine="1170"/>
        <w:rPr>
          <w:rFonts w:cs="TH SarabunPSK"/>
          <w:color w:val="000000" w:themeColor="text1"/>
          <w:szCs w:val="32"/>
        </w:rPr>
      </w:pPr>
      <w:r w:rsidRPr="007E1804">
        <w:rPr>
          <w:rFonts w:cs="TH SarabunPSK"/>
          <w:color w:val="000000" w:themeColor="text1"/>
          <w:szCs w:val="32"/>
          <w:cs/>
        </w:rPr>
        <w:t>การบำรุงรักษาและแก้ไขข้อมูล</w:t>
      </w:r>
    </w:p>
    <w:p w:rsidR="00AA1A3E" w:rsidRDefault="00572895" w:rsidP="00441E78">
      <w:pPr>
        <w:spacing w:before="0"/>
        <w:rPr>
          <w:color w:val="000000" w:themeColor="text1"/>
        </w:rPr>
      </w:pPr>
      <w:r w:rsidRPr="007E1804">
        <w:rPr>
          <w:color w:val="000000" w:themeColor="text1"/>
          <w:cs/>
        </w:rPr>
        <w:t xml:space="preserve"> </w:t>
      </w:r>
      <w:r w:rsidRPr="007E1804">
        <w:rPr>
          <w:color w:val="000000" w:themeColor="text1"/>
          <w:cs/>
        </w:rPr>
        <w:tab/>
      </w:r>
      <w:r w:rsidR="002D5657">
        <w:rPr>
          <w:color w:val="000000" w:themeColor="text1"/>
          <w:cs/>
        </w:rPr>
        <w:tab/>
      </w:r>
      <w:r w:rsidR="002D5657">
        <w:rPr>
          <w:rFonts w:hint="cs"/>
          <w:color w:val="000000" w:themeColor="text1"/>
          <w:cs/>
        </w:rPr>
        <w:t xml:space="preserve">    </w:t>
      </w:r>
      <w:r w:rsidRPr="007E1804">
        <w:rPr>
          <w:color w:val="000000" w:themeColor="text1"/>
          <w:cs/>
        </w:rPr>
        <w:t>เพื่อบำรุงรักษาให้ระบบฐานข้อมูลทำงานได้อย่างมีประสิทธิภาพ รวมทั้งเป็นขั้นตอนของการแก้ไข และปรับปรุงระบบฐานข้อมูล ในกรณีที่มีการเพิ่ม</w:t>
      </w:r>
      <w:r w:rsidR="00E5619E">
        <w:rPr>
          <w:rFonts w:hint="cs"/>
          <w:color w:val="000000" w:themeColor="text1"/>
          <w:cs/>
        </w:rPr>
        <w:t xml:space="preserve"> </w:t>
      </w:r>
      <w:r w:rsidRPr="007E1804">
        <w:rPr>
          <w:color w:val="000000" w:themeColor="text1"/>
          <w:cs/>
        </w:rPr>
        <w:t>หรือเปลี่ยนแปลง</w:t>
      </w:r>
      <w:r w:rsidR="00E5619E">
        <w:rPr>
          <w:rFonts w:hint="cs"/>
          <w:color w:val="000000" w:themeColor="text1"/>
          <w:cs/>
        </w:rPr>
        <w:t xml:space="preserve">                     </w:t>
      </w:r>
      <w:r w:rsidRPr="007E1804">
        <w:rPr>
          <w:color w:val="000000" w:themeColor="text1"/>
          <w:cs/>
        </w:rPr>
        <w:t>ความต้องการของผู้ใช้ที่ส่งผลกระทบต่อระบบฐานข้อมูล</w:t>
      </w:r>
      <w:r w:rsidRPr="007E1804">
        <w:rPr>
          <w:color w:val="000000" w:themeColor="text1"/>
        </w:rPr>
        <w:t xml:space="preserve"> </w:t>
      </w:r>
      <w:r w:rsidRPr="007E1804">
        <w:rPr>
          <w:color w:val="000000" w:themeColor="text1"/>
          <w:cs/>
        </w:rPr>
        <w:t>จะต้องมีการเตรียมการบำรุงรักษาฐานข้อมูลโดยการสำรองข้อมูล (</w:t>
      </w:r>
      <w:r w:rsidRPr="007E1804">
        <w:rPr>
          <w:color w:val="000000" w:themeColor="text1"/>
        </w:rPr>
        <w:t xml:space="preserve">Data Backup) </w:t>
      </w:r>
      <w:r w:rsidRPr="007E1804">
        <w:rPr>
          <w:color w:val="000000" w:themeColor="text1"/>
          <w:cs/>
        </w:rPr>
        <w:t>และการกู้คืนระบบ (</w:t>
      </w:r>
      <w:r w:rsidRPr="007E1804">
        <w:rPr>
          <w:color w:val="000000" w:themeColor="text1"/>
        </w:rPr>
        <w:t>Data Recovery)</w:t>
      </w:r>
      <w:r w:rsidRPr="007E1804">
        <w:rPr>
          <w:color w:val="000000" w:themeColor="text1"/>
          <w:cs/>
        </w:rPr>
        <w:t xml:space="preserve"> ในกรณีเกิดเหตุการณ์ที่ทำให้ระบบไม่สามารถทำงานต่อไปได้</w:t>
      </w:r>
    </w:p>
    <w:p w:rsidR="00AA1A3E" w:rsidRPr="007E1804" w:rsidRDefault="00AA1A3E" w:rsidP="00454937">
      <w:pPr>
        <w:pStyle w:val="2"/>
        <w:jc w:val="thaiDistribute"/>
      </w:pPr>
      <w:bookmarkStart w:id="81" w:name="_Toc515323191"/>
      <w:r w:rsidRPr="007E1804">
        <w:rPr>
          <w:cs/>
        </w:rPr>
        <w:t>ระบบสารสนเทศที่เกี่ยวข้อง</w:t>
      </w:r>
      <w:bookmarkEnd w:id="81"/>
      <w:del w:id="82" w:author="jane" w:date="2014-10-12T21:27:00Z">
        <w:r w:rsidRPr="007E1804" w:rsidDel="00A03129">
          <w:rPr>
            <w:cs/>
          </w:rPr>
          <w:delText>กรณีที่นิสิตต้องศึกษาหลายระบบให้เขียนแยกหัวข้อ</w:delText>
        </w:r>
      </w:del>
    </w:p>
    <w:p w:rsidR="00AA1A3E" w:rsidRPr="007E1804" w:rsidRDefault="00AA1A3E" w:rsidP="00AA1A3E">
      <w:pPr>
        <w:ind w:firstLine="720"/>
        <w:rPr>
          <w:color w:val="0D0D0D" w:themeColor="text1" w:themeTint="F2"/>
        </w:rPr>
      </w:pPr>
      <w:r w:rsidRPr="007E1804">
        <w:rPr>
          <w:color w:val="000000" w:themeColor="text1"/>
          <w:cs/>
        </w:rPr>
        <w:t>ระบบประเมินผลปฏิบัติงานของบุคลากรในหน่วยงานอุดมศึกษา</w:t>
      </w:r>
      <w:r w:rsidR="002D5657">
        <w:rPr>
          <w:rFonts w:hint="cs"/>
          <w:color w:val="000000" w:themeColor="text1"/>
          <w:cs/>
        </w:rPr>
        <w:t xml:space="preserve"> หรือ</w:t>
      </w:r>
      <w:r w:rsidR="002D5657" w:rsidRPr="007E1804">
        <w:rPr>
          <w:color w:val="0D0D0D" w:themeColor="text1" w:themeTint="F2"/>
          <w:cs/>
        </w:rPr>
        <w:t>ระบบ</w:t>
      </w:r>
      <w:r w:rsidR="002D5657" w:rsidRPr="007E1804">
        <w:rPr>
          <w:color w:val="0D0D0D" w:themeColor="text1" w:themeTint="F2"/>
        </w:rPr>
        <w:t xml:space="preserve"> KPI</w:t>
      </w:r>
      <w:r>
        <w:rPr>
          <w:rFonts w:hint="cs"/>
          <w:color w:val="000000" w:themeColor="text1"/>
          <w:cs/>
        </w:rPr>
        <w:t xml:space="preserve"> </w:t>
      </w:r>
      <w:r w:rsidRPr="007E1804">
        <w:rPr>
          <w:color w:val="0D0D0D" w:themeColor="text1" w:themeTint="F2"/>
          <w:cs/>
        </w:rPr>
        <w:t>เป็นระบบสารสนเทศที่ใช้ในการประเมินผลการทำงานของบุคลากรในมหา</w:t>
      </w:r>
      <w:r w:rsidR="002D5657">
        <w:rPr>
          <w:rFonts w:hint="cs"/>
          <w:color w:val="0D0D0D" w:themeColor="text1" w:themeTint="F2"/>
          <w:cs/>
        </w:rPr>
        <w:t>วิทยา</w:t>
      </w:r>
      <w:r w:rsidRPr="007E1804">
        <w:rPr>
          <w:color w:val="0D0D0D" w:themeColor="text1" w:themeTint="F2"/>
          <w:cs/>
        </w:rPr>
        <w:t>ลัยบูรพา โดยในการพัฒนา</w:t>
      </w:r>
      <w:r w:rsidRPr="007E1804">
        <w:rPr>
          <w:color w:val="0D0D0D" w:themeColor="text1" w:themeTint="F2"/>
          <w:cs/>
        </w:rPr>
        <w:lastRenderedPageBreak/>
        <w:t>ระบบสารสนเทศนี้ได้มีการนำระบบสารสนเทศที่ได้ทำก่อนหน้า</w:t>
      </w:r>
      <w:r w:rsidR="002D5657">
        <w:rPr>
          <w:rFonts w:hint="cs"/>
          <w:color w:val="0D0D0D" w:themeColor="text1" w:themeTint="F2"/>
          <w:cs/>
        </w:rPr>
        <w:t>นี้มา</w:t>
      </w:r>
      <w:r w:rsidRPr="007E1804">
        <w:rPr>
          <w:color w:val="0D0D0D" w:themeColor="text1" w:themeTint="F2"/>
          <w:cs/>
        </w:rPr>
        <w:t>ศึกษาปัญหา</w:t>
      </w:r>
      <w:r w:rsidR="00E5619E">
        <w:rPr>
          <w:rFonts w:hint="cs"/>
          <w:color w:val="0D0D0D" w:themeColor="text1" w:themeTint="F2"/>
          <w:cs/>
        </w:rPr>
        <w:t xml:space="preserve"> </w:t>
      </w:r>
      <w:r w:rsidRPr="007E1804">
        <w:rPr>
          <w:color w:val="0D0D0D" w:themeColor="text1" w:themeTint="F2"/>
          <w:cs/>
        </w:rPr>
        <w:t>และ</w:t>
      </w:r>
      <w:r w:rsidR="00E5619E">
        <w:rPr>
          <w:rFonts w:hint="cs"/>
          <w:color w:val="0D0D0D" w:themeColor="text1" w:themeTint="F2"/>
          <w:cs/>
        </w:rPr>
        <w:t xml:space="preserve">ขั้นตอน               </w:t>
      </w:r>
      <w:r w:rsidRPr="007E1804">
        <w:rPr>
          <w:color w:val="0D0D0D" w:themeColor="text1" w:themeTint="F2"/>
          <w:cs/>
        </w:rPr>
        <w:t>การทำงาน</w:t>
      </w:r>
      <w:r w:rsidR="002D5657">
        <w:rPr>
          <w:rFonts w:hint="cs"/>
          <w:color w:val="0D0D0D" w:themeColor="text1" w:themeTint="F2"/>
          <w:cs/>
        </w:rPr>
        <w:t>ของระบบ</w:t>
      </w:r>
      <w:r w:rsidRPr="007E1804">
        <w:rPr>
          <w:color w:val="0D0D0D" w:themeColor="text1" w:themeTint="F2"/>
          <w:cs/>
        </w:rPr>
        <w:t xml:space="preserve"> โดยมีรายละเอียดดังนี้</w:t>
      </w:r>
    </w:p>
    <w:p w:rsidR="00AA1A3E" w:rsidRPr="007E1804" w:rsidRDefault="00AA1A3E" w:rsidP="00AA1A3E">
      <w:pPr>
        <w:pStyle w:val="3"/>
        <w:rPr>
          <w:color w:val="000000" w:themeColor="text1"/>
          <w:shd w:val="clear" w:color="auto" w:fill="FFFFFF"/>
        </w:rPr>
      </w:pPr>
      <w:bookmarkStart w:id="83" w:name="_Toc515231791"/>
      <w:bookmarkStart w:id="84" w:name="_Toc515323192"/>
      <w:bookmarkStart w:id="85" w:name="_Toc515231792"/>
      <w:bookmarkStart w:id="86" w:name="_Toc515323193"/>
      <w:bookmarkEnd w:id="83"/>
      <w:bookmarkEnd w:id="84"/>
      <w:r w:rsidRPr="007E1804">
        <w:rPr>
          <w:color w:val="000000" w:themeColor="text1"/>
          <w:shd w:val="clear" w:color="auto" w:fill="FFFFFF"/>
          <w:cs/>
        </w:rPr>
        <w:t>การศึกษาปัญหาของระบบเดิม</w:t>
      </w:r>
      <w:bookmarkEnd w:id="85"/>
      <w:bookmarkEnd w:id="86"/>
    </w:p>
    <w:p w:rsidR="00AA1A3E" w:rsidRPr="007E1804" w:rsidRDefault="00AA1A3E" w:rsidP="00AA1A3E">
      <w:pPr>
        <w:ind w:firstLine="756"/>
        <w:rPr>
          <w:color w:val="000000" w:themeColor="text1"/>
          <w:shd w:val="clear" w:color="auto" w:fill="FFFFFF"/>
        </w:rPr>
      </w:pPr>
      <w:r w:rsidRPr="007E1804">
        <w:rPr>
          <w:color w:val="000000" w:themeColor="text1"/>
          <w:shd w:val="clear" w:color="auto" w:fill="FFFFFF"/>
          <w:cs/>
        </w:rPr>
        <w:t>เนื่องจาก</w:t>
      </w:r>
      <w:r w:rsidRPr="007E1804">
        <w:rPr>
          <w:color w:val="000000" w:themeColor="text1"/>
          <w:cs/>
        </w:rPr>
        <w:t>ในคณะวิทยาการสารสนเทศ มีการประเมินสมรรถนะการทำงานในทุก ๆ ปี และ    ในแต่ละปีจะมีบุคลากรที่ต้องถูกประเมิน</w:t>
      </w:r>
      <w:r w:rsidR="002D5657">
        <w:rPr>
          <w:rFonts w:hint="cs"/>
          <w:color w:val="000000" w:themeColor="text1"/>
          <w:cs/>
        </w:rPr>
        <w:t>เป็นจำนวน</w:t>
      </w:r>
      <w:r w:rsidRPr="007E1804">
        <w:rPr>
          <w:color w:val="000000" w:themeColor="text1"/>
          <w:cs/>
        </w:rPr>
        <w:t>มาก</w:t>
      </w:r>
      <w:r>
        <w:rPr>
          <w:rFonts w:hint="cs"/>
          <w:color w:val="000000" w:themeColor="text1"/>
          <w:cs/>
        </w:rPr>
        <w:t xml:space="preserve"> </w:t>
      </w:r>
      <w:r w:rsidRPr="007E1804">
        <w:rPr>
          <w:color w:val="000000" w:themeColor="text1"/>
          <w:cs/>
        </w:rPr>
        <w:t>จึง</w:t>
      </w:r>
      <w:r w:rsidR="002D5657">
        <w:rPr>
          <w:rFonts w:hint="cs"/>
          <w:color w:val="000000" w:themeColor="text1"/>
          <w:cs/>
        </w:rPr>
        <w:t>ต้อง</w:t>
      </w:r>
      <w:r w:rsidRPr="007E1804">
        <w:rPr>
          <w:color w:val="000000" w:themeColor="text1"/>
          <w:cs/>
        </w:rPr>
        <w:t>มีการกรอก</w:t>
      </w:r>
      <w:r>
        <w:rPr>
          <w:rFonts w:hint="cs"/>
          <w:color w:val="000000" w:themeColor="text1"/>
          <w:cs/>
        </w:rPr>
        <w:t>ข้อมูล</w:t>
      </w:r>
      <w:r w:rsidRPr="007E1804">
        <w:rPr>
          <w:color w:val="000000" w:themeColor="text1"/>
          <w:cs/>
        </w:rPr>
        <w:t>เอกสารที่ใช้ใน</w:t>
      </w:r>
      <w:r w:rsidR="002D5657">
        <w:rPr>
          <w:rFonts w:hint="cs"/>
          <w:color w:val="000000" w:themeColor="text1"/>
          <w:cs/>
        </w:rPr>
        <w:t xml:space="preserve">     </w:t>
      </w:r>
      <w:r w:rsidRPr="007E1804">
        <w:rPr>
          <w:color w:val="000000" w:themeColor="text1"/>
          <w:cs/>
        </w:rPr>
        <w:t>การประเมินอยู่บ่อยครั้ง</w:t>
      </w:r>
      <w:r>
        <w:rPr>
          <w:rFonts w:hint="cs"/>
          <w:color w:val="000000" w:themeColor="text1"/>
          <w:cs/>
        </w:rPr>
        <w:t xml:space="preserve"> </w:t>
      </w:r>
      <w:r w:rsidRPr="007E1804">
        <w:rPr>
          <w:color w:val="000000" w:themeColor="text1"/>
          <w:cs/>
        </w:rPr>
        <w:t>ซึ่งต้องทำการเปลี่ยนแปลง เมื่อมีการประเมินในรอบใหม่ โดยใช้ในแบบฟอร์มเดิม</w:t>
      </w:r>
      <w:r>
        <w:rPr>
          <w:rFonts w:hint="cs"/>
          <w:color w:val="000000" w:themeColor="text1"/>
          <w:cs/>
        </w:rPr>
        <w:t xml:space="preserve">ในการประเมิน </w:t>
      </w:r>
      <w:r w:rsidRPr="007E1804">
        <w:rPr>
          <w:color w:val="000000" w:themeColor="text1"/>
          <w:cs/>
        </w:rPr>
        <w:t>ทำให้เกิดการประเมิน</w:t>
      </w:r>
      <w:r>
        <w:rPr>
          <w:rFonts w:hint="cs"/>
          <w:color w:val="000000" w:themeColor="text1"/>
          <w:cs/>
        </w:rPr>
        <w:t>ข้อมูล</w:t>
      </w:r>
      <w:r w:rsidRPr="007E1804">
        <w:rPr>
          <w:color w:val="000000" w:themeColor="text1"/>
          <w:cs/>
        </w:rPr>
        <w:t>ซ้ำโดยไม่จำเป็น เจ้าหน้าที่</w:t>
      </w:r>
      <w:r>
        <w:rPr>
          <w:rFonts w:hint="cs"/>
          <w:color w:val="000000" w:themeColor="text1"/>
          <w:cs/>
        </w:rPr>
        <w:t>จะ</w:t>
      </w:r>
      <w:r w:rsidRPr="007E1804">
        <w:rPr>
          <w:color w:val="000000" w:themeColor="text1"/>
          <w:cs/>
        </w:rPr>
        <w:t>ต้องทำเอกสารประเมินที่ซ้ำซ้อน</w:t>
      </w:r>
      <w:r w:rsidR="002D5657">
        <w:rPr>
          <w:rFonts w:hint="cs"/>
          <w:color w:val="000000" w:themeColor="text1"/>
          <w:cs/>
        </w:rPr>
        <w:t xml:space="preserve"> </w:t>
      </w:r>
      <w:r w:rsidRPr="007E1804">
        <w:rPr>
          <w:color w:val="000000" w:themeColor="text1"/>
          <w:cs/>
        </w:rPr>
        <w:t>และยังไม่สามารถเก็บข้อมูลไว้ตรวจสอบได้ เนื่องจากข้อมูลส่วนมากเป็นกระดาษ และในขณะที่ทำการประเมินผล จะมีการส่งเอกสารให้ผู้ประเมิน</w:t>
      </w:r>
      <w:r>
        <w:rPr>
          <w:rFonts w:hint="cs"/>
          <w:color w:val="000000" w:themeColor="text1"/>
          <w:cs/>
        </w:rPr>
        <w:t xml:space="preserve"> </w:t>
      </w:r>
      <w:r w:rsidRPr="007E1804">
        <w:rPr>
          <w:color w:val="000000" w:themeColor="text1"/>
          <w:cs/>
        </w:rPr>
        <w:t>และผู้รับการประเมินอยู่หลายครั้ง จึงเป็นเหตุให้อาจเกิดการสูญหายของเอกสาร</w:t>
      </w:r>
      <w:r>
        <w:rPr>
          <w:rFonts w:hint="cs"/>
          <w:color w:val="000000" w:themeColor="text1"/>
          <w:cs/>
        </w:rPr>
        <w:t xml:space="preserve"> </w:t>
      </w:r>
      <w:r w:rsidRPr="007E1804">
        <w:rPr>
          <w:color w:val="000000" w:themeColor="text1"/>
          <w:cs/>
        </w:rPr>
        <w:t>และกรอกข้อมูลไม่ครบถ้วน ทำให้เสียเวลาในการประเมินผล</w:t>
      </w:r>
      <w:r>
        <w:rPr>
          <w:rFonts w:hint="cs"/>
          <w:color w:val="000000" w:themeColor="text1"/>
          <w:cs/>
        </w:rPr>
        <w:t xml:space="preserve"> </w:t>
      </w:r>
      <w:r w:rsidRPr="007E1804">
        <w:rPr>
          <w:color w:val="000000" w:themeColor="text1"/>
          <w:cs/>
        </w:rPr>
        <w:t>และอาจต้องทำการประเมินใหม่ เมื่อเอกสารเกิดการสูญหาย</w:t>
      </w:r>
    </w:p>
    <w:p w:rsidR="00AA1A3E" w:rsidRPr="007E1804" w:rsidRDefault="00AA1A3E" w:rsidP="00AA1A3E">
      <w:pPr>
        <w:pStyle w:val="3"/>
        <w:rPr>
          <w:shd w:val="clear" w:color="auto" w:fill="FFFFFF"/>
        </w:rPr>
      </w:pPr>
      <w:bookmarkStart w:id="87" w:name="_Toc515231793"/>
      <w:bookmarkStart w:id="88" w:name="_Toc515323194"/>
      <w:r w:rsidRPr="007E1804">
        <w:rPr>
          <w:shd w:val="clear" w:color="auto" w:fill="FFFFFF"/>
          <w:cs/>
        </w:rPr>
        <w:t>การศึกษาการทำงานของระบบเดิม</w:t>
      </w:r>
      <w:bookmarkEnd w:id="87"/>
      <w:bookmarkEnd w:id="88"/>
    </w:p>
    <w:p w:rsidR="00AA1A3E" w:rsidRPr="007E1804" w:rsidRDefault="00AA1A3E" w:rsidP="002D5657">
      <w:pPr>
        <w:ind w:firstLine="756"/>
        <w:rPr>
          <w:color w:val="000000" w:themeColor="text1"/>
        </w:rPr>
      </w:pPr>
      <w:r w:rsidRPr="007E1804">
        <w:rPr>
          <w:color w:val="000000" w:themeColor="text1"/>
          <w:cs/>
        </w:rPr>
        <w:t>ในการศึกษากระบวนการทำงานในการประเมินด้านสมรรถนะการทำงานของคณบดี</w:t>
      </w:r>
      <w:r>
        <w:rPr>
          <w:rFonts w:hint="cs"/>
          <w:color w:val="000000" w:themeColor="text1"/>
          <w:cs/>
        </w:rPr>
        <w:t xml:space="preserve">               </w:t>
      </w:r>
      <w:r w:rsidRPr="007E1804">
        <w:rPr>
          <w:color w:val="000000" w:themeColor="text1"/>
          <w:cs/>
        </w:rPr>
        <w:t>และบุคลากรในคณะวิทยาการสารสนเทศ โดยเจ้าหน้าที่จะทำการสร้างแบบฟอร์มของการประเมินผลสัมฤทธิ์ของงาน ซึ่งจะสร้างให้ไฟล์เอกสารอยู่ในรูปแบบที่กำหนดไว้ โดยในแต่ละการประเมินจะทำการสร้างแบบประเมินใหม่ในแต่ละรอบของการประเมิน</w:t>
      </w:r>
      <w:r>
        <w:rPr>
          <w:rFonts w:hint="cs"/>
          <w:color w:val="000000" w:themeColor="text1"/>
          <w:cs/>
        </w:rPr>
        <w:t xml:space="preserve"> ซึ่ง</w:t>
      </w:r>
      <w:r w:rsidRPr="007E1804">
        <w:rPr>
          <w:color w:val="000000" w:themeColor="text1"/>
          <w:cs/>
        </w:rPr>
        <w:t>จะต้องมีการกรอกข้อมูล เช่น กิจกรรม</w:t>
      </w:r>
      <w:r w:rsidRPr="007E1804">
        <w:rPr>
          <w:color w:val="000000" w:themeColor="text1"/>
        </w:rPr>
        <w:t>/</w:t>
      </w:r>
      <w:r w:rsidRPr="007E1804">
        <w:rPr>
          <w:color w:val="000000" w:themeColor="text1"/>
          <w:cs/>
        </w:rPr>
        <w:t>โครงการ</w:t>
      </w:r>
      <w:r w:rsidRPr="007E1804">
        <w:rPr>
          <w:color w:val="000000" w:themeColor="text1"/>
        </w:rPr>
        <w:t>/</w:t>
      </w:r>
      <w:r w:rsidRPr="007E1804">
        <w:rPr>
          <w:color w:val="000000" w:themeColor="text1"/>
          <w:cs/>
        </w:rPr>
        <w:t>งาน ตัวชี้วัด</w:t>
      </w:r>
      <w:r w:rsidRPr="007E1804">
        <w:rPr>
          <w:color w:val="000000" w:themeColor="text1"/>
        </w:rPr>
        <w:t>/</w:t>
      </w:r>
      <w:r w:rsidRPr="007E1804">
        <w:rPr>
          <w:color w:val="000000" w:themeColor="text1"/>
          <w:cs/>
        </w:rPr>
        <w:t>เกณฑ์การประเมิน และน้ำหนักความสำคัญใหม่ในการเริ่มรอบ</w:t>
      </w:r>
      <w:r>
        <w:rPr>
          <w:rFonts w:hint="cs"/>
          <w:color w:val="000000" w:themeColor="text1"/>
          <w:cs/>
        </w:rPr>
        <w:t xml:space="preserve">                   </w:t>
      </w:r>
      <w:r w:rsidRPr="007E1804">
        <w:rPr>
          <w:color w:val="000000" w:themeColor="text1"/>
          <w:cs/>
        </w:rPr>
        <w:t>การประเมินใหม่ และจะทำการพิมพ์เอกสารส่งให้ผู้รับการประเมิน</w:t>
      </w:r>
      <w:r>
        <w:rPr>
          <w:rFonts w:hint="cs"/>
          <w:color w:val="000000" w:themeColor="text1"/>
          <w:cs/>
        </w:rPr>
        <w:t xml:space="preserve"> </w:t>
      </w:r>
      <w:r w:rsidRPr="007E1804">
        <w:rPr>
          <w:color w:val="000000" w:themeColor="text1"/>
          <w:cs/>
        </w:rPr>
        <w:t>ทำการเลือกหัวข้อการประเมิน โดยจะกำหนดค่าน้ำหนักความสำคัญที่เอกสารการประเมินได้ และกำหนดให้อยู่ในขอบเขตในรอบของการประเมินนั้น ๆ ด้วยตนเอง ซึ่ง</w:t>
      </w:r>
      <w:r>
        <w:rPr>
          <w:rFonts w:hint="cs"/>
          <w:color w:val="000000" w:themeColor="text1"/>
          <w:cs/>
        </w:rPr>
        <w:t>หลังจากที่</w:t>
      </w:r>
      <w:r w:rsidRPr="007E1804">
        <w:rPr>
          <w:color w:val="000000" w:themeColor="text1"/>
          <w:cs/>
        </w:rPr>
        <w:t>ผู้รับการประเมินได้ทำเอกสารเสร็จสิ้นแล้ว จ</w:t>
      </w:r>
      <w:r>
        <w:rPr>
          <w:rFonts w:hint="cs"/>
          <w:color w:val="000000" w:themeColor="text1"/>
          <w:cs/>
        </w:rPr>
        <w:t>ะ</w:t>
      </w:r>
      <w:r w:rsidRPr="007E1804">
        <w:rPr>
          <w:color w:val="000000" w:themeColor="text1"/>
          <w:cs/>
        </w:rPr>
        <w:t>นำส่ง</w:t>
      </w:r>
      <w:r>
        <w:rPr>
          <w:rFonts w:hint="cs"/>
          <w:color w:val="000000" w:themeColor="text1"/>
          <w:cs/>
        </w:rPr>
        <w:t>เอกสา</w:t>
      </w:r>
      <w:r w:rsidR="002D5657">
        <w:rPr>
          <w:rFonts w:hint="cs"/>
          <w:color w:val="000000" w:themeColor="text1"/>
          <w:cs/>
        </w:rPr>
        <w:t>ร</w:t>
      </w:r>
      <w:r w:rsidRPr="007E1804">
        <w:rPr>
          <w:color w:val="000000" w:themeColor="text1"/>
          <w:cs/>
        </w:rPr>
        <w:t>กลับให้เจ้าหน้าที่</w:t>
      </w:r>
      <w:r>
        <w:rPr>
          <w:rFonts w:hint="cs"/>
          <w:color w:val="000000" w:themeColor="text1"/>
          <w:cs/>
        </w:rPr>
        <w:t xml:space="preserve"> </w:t>
      </w:r>
      <w:r w:rsidRPr="007E1804">
        <w:rPr>
          <w:color w:val="000000" w:themeColor="text1"/>
          <w:cs/>
        </w:rPr>
        <w:t>เพื่อคำนวณค่าคะแนนที่ได้ให้สำเร็จ และส่ง</w:t>
      </w:r>
      <w:r>
        <w:rPr>
          <w:rFonts w:hint="cs"/>
          <w:color w:val="000000" w:themeColor="text1"/>
          <w:cs/>
        </w:rPr>
        <w:t>ข้อมูล</w:t>
      </w:r>
      <w:r w:rsidRPr="007E1804">
        <w:rPr>
          <w:color w:val="000000" w:themeColor="text1"/>
          <w:cs/>
        </w:rPr>
        <w:t>ให้ผู้กลั่นกรองเอกสาร</w:t>
      </w:r>
      <w:r>
        <w:rPr>
          <w:rFonts w:hint="cs"/>
          <w:color w:val="000000" w:themeColor="text1"/>
          <w:cs/>
        </w:rPr>
        <w:t xml:space="preserve">           </w:t>
      </w:r>
      <w:r w:rsidRPr="007E1804">
        <w:rPr>
          <w:color w:val="000000" w:themeColor="text1"/>
          <w:cs/>
        </w:rPr>
        <w:t>ทำการตรวจสอบข้อมูลการประเมินก่อนที่จะทำการส่งให้ผู้ประเมินผลทำการประเมินผลต่อไป เมื่อ</w:t>
      </w:r>
      <w:r>
        <w:rPr>
          <w:rFonts w:hint="cs"/>
          <w:color w:val="000000" w:themeColor="text1"/>
          <w:cs/>
        </w:rPr>
        <w:t xml:space="preserve">             </w:t>
      </w:r>
      <w:r w:rsidRPr="007E1804">
        <w:rPr>
          <w:color w:val="000000" w:themeColor="text1"/>
          <w:cs/>
        </w:rPr>
        <w:t>ผู้ประเมินผลได้ทำการประเมินผลสำเร็จ จึงจะทำการลงลายมือชื่อยอมรับในการตรวจสอบ</w:t>
      </w:r>
      <w:r w:rsidR="002D5657">
        <w:rPr>
          <w:rFonts w:hint="cs"/>
          <w:color w:val="000000" w:themeColor="text1"/>
          <w:cs/>
        </w:rPr>
        <w:t xml:space="preserve"> </w:t>
      </w:r>
      <w:r w:rsidRPr="007E1804">
        <w:rPr>
          <w:color w:val="000000" w:themeColor="text1"/>
          <w:cs/>
        </w:rPr>
        <w:t>และทำ</w:t>
      </w:r>
      <w:r>
        <w:rPr>
          <w:rFonts w:hint="cs"/>
          <w:color w:val="000000" w:themeColor="text1"/>
          <w:cs/>
        </w:rPr>
        <w:t xml:space="preserve">                          </w:t>
      </w:r>
      <w:r w:rsidRPr="007E1804">
        <w:rPr>
          <w:color w:val="000000" w:themeColor="text1"/>
          <w:cs/>
        </w:rPr>
        <w:t>การกรอกข้อมูล หรือข้อเสนอแนะที่ควรแก้ไขส่งกลับให้ผู้รับการประเมินได้รับทราบถึงข้อเสนอแนะ และทำการลงลายมือชื่อเพื่อไว้เป็นหลักฐาน เมื่อสิ้น</w:t>
      </w:r>
      <w:r>
        <w:rPr>
          <w:rFonts w:hint="cs"/>
          <w:color w:val="000000" w:themeColor="text1"/>
          <w:cs/>
        </w:rPr>
        <w:t>สุดของ</w:t>
      </w:r>
      <w:r w:rsidRPr="007E1804">
        <w:rPr>
          <w:color w:val="000000" w:themeColor="text1"/>
          <w:cs/>
        </w:rPr>
        <w:t>รอบการประเมินเจ้าหน้าที่จะตรวจสอบเอกสารอีกครั้งหนึ่ง</w:t>
      </w:r>
      <w:r w:rsidR="002D5657">
        <w:rPr>
          <w:rFonts w:hint="cs"/>
          <w:color w:val="000000" w:themeColor="text1"/>
          <w:cs/>
        </w:rPr>
        <w:t xml:space="preserve"> </w:t>
      </w:r>
      <w:r w:rsidRPr="007E1804">
        <w:rPr>
          <w:color w:val="000000" w:themeColor="text1"/>
          <w:cs/>
        </w:rPr>
        <w:t>ก่อนนำไปส่งให้ผู้ประเมินทำการลงลายมือชื่อไว้เป็นหลักฐาน อีกทั้งเมื่อสิ้น</w:t>
      </w:r>
      <w:r>
        <w:rPr>
          <w:rFonts w:hint="cs"/>
          <w:color w:val="000000" w:themeColor="text1"/>
          <w:cs/>
        </w:rPr>
        <w:t>สุด</w:t>
      </w:r>
      <w:r w:rsidRPr="007E1804">
        <w:rPr>
          <w:color w:val="000000" w:themeColor="text1"/>
          <w:cs/>
        </w:rPr>
        <w:lastRenderedPageBreak/>
        <w:t>รอบการประเมิน</w:t>
      </w:r>
      <w:r>
        <w:rPr>
          <w:rFonts w:hint="cs"/>
          <w:color w:val="000000" w:themeColor="text1"/>
          <w:cs/>
        </w:rPr>
        <w:t xml:space="preserve"> </w:t>
      </w:r>
      <w:r w:rsidRPr="007E1804">
        <w:rPr>
          <w:color w:val="000000" w:themeColor="text1"/>
          <w:cs/>
        </w:rPr>
        <w:t>จะทำการส่งกลับ</w:t>
      </w:r>
      <w:r w:rsidR="002D5657">
        <w:rPr>
          <w:rFonts w:hint="cs"/>
          <w:color w:val="000000" w:themeColor="text1"/>
          <w:cs/>
        </w:rPr>
        <w:t>เอกสาร</w:t>
      </w:r>
      <w:r w:rsidRPr="007E1804">
        <w:rPr>
          <w:color w:val="000000" w:themeColor="text1"/>
          <w:cs/>
        </w:rPr>
        <w:t>ให้เจ้าหน้าที่เพื่อทำการจัดเก็บเอกสาร</w:t>
      </w:r>
      <w:r>
        <w:rPr>
          <w:rFonts w:hint="cs"/>
          <w:color w:val="000000" w:themeColor="text1"/>
          <w:cs/>
        </w:rPr>
        <w:t xml:space="preserve"> </w:t>
      </w:r>
      <w:r w:rsidRPr="007E1804">
        <w:rPr>
          <w:color w:val="000000" w:themeColor="text1"/>
          <w:cs/>
        </w:rPr>
        <w:t>และทำการตรวจสอบข้อมูลย้อนหลังในแต่ละรอบ</w:t>
      </w:r>
      <w:r>
        <w:rPr>
          <w:rFonts w:hint="cs"/>
          <w:color w:val="000000" w:themeColor="text1"/>
          <w:cs/>
        </w:rPr>
        <w:t>ของ</w:t>
      </w:r>
      <w:r w:rsidRPr="007E1804">
        <w:rPr>
          <w:color w:val="000000" w:themeColor="text1"/>
          <w:cs/>
        </w:rPr>
        <w:t>การประเมินได้อีกด้วย</w:t>
      </w:r>
    </w:p>
    <w:p w:rsidR="00AA1A3E" w:rsidRPr="007E1804" w:rsidRDefault="00AA1A3E" w:rsidP="00AA1A3E">
      <w:pPr>
        <w:pStyle w:val="2"/>
        <w:rPr>
          <w:color w:val="000000" w:themeColor="text1"/>
          <w:shd w:val="clear" w:color="auto" w:fill="FFFFFF"/>
        </w:rPr>
      </w:pPr>
      <w:bookmarkStart w:id="89" w:name="_Toc515323195"/>
      <w:r w:rsidRPr="007E1804">
        <w:rPr>
          <w:color w:val="000000" w:themeColor="text1"/>
          <w:shd w:val="clear" w:color="auto" w:fill="FFFFFF"/>
          <w:cs/>
        </w:rPr>
        <w:t>แบบฟอร์มที่เกี่ยวข้อง</w:t>
      </w:r>
      <w:bookmarkEnd w:id="89"/>
    </w:p>
    <w:p w:rsidR="00AA1A3E" w:rsidRPr="007E1804" w:rsidRDefault="00AA1A3E" w:rsidP="00AA1A3E">
      <w:pPr>
        <w:ind w:firstLine="756"/>
        <w:rPr>
          <w:color w:val="000000" w:themeColor="text1"/>
          <w:shd w:val="clear" w:color="auto" w:fill="FFFFFF"/>
        </w:rPr>
      </w:pPr>
      <w:r w:rsidRPr="007E1804">
        <w:rPr>
          <w:color w:val="000000" w:themeColor="text1"/>
          <w:shd w:val="clear" w:color="auto" w:fill="FFFFFF"/>
          <w:cs/>
        </w:rPr>
        <w:t>ในส่วนนี้จะกล่าวถึงแบบฟอร์มที่เกี่ยวข้องกับการทำ</w:t>
      </w:r>
      <w:r w:rsidRPr="007E1804">
        <w:rPr>
          <w:rFonts w:eastAsia="Times New Roman"/>
          <w:color w:val="000000" w:themeColor="text1"/>
          <w:cs/>
        </w:rPr>
        <w:t>ระบบ</w:t>
      </w:r>
      <w:r w:rsidRPr="007E1804">
        <w:rPr>
          <w:color w:val="000000" w:themeColor="text1"/>
          <w:cs/>
        </w:rPr>
        <w:t>ประเมินพฤติกรรมการปฏิบัติ</w:t>
      </w:r>
      <w:r w:rsidR="00E5619E">
        <w:rPr>
          <w:rFonts w:hint="cs"/>
          <w:color w:val="000000" w:themeColor="text1"/>
          <w:cs/>
        </w:rPr>
        <w:t>งาน</w:t>
      </w:r>
      <w:r w:rsidRPr="007E1804">
        <w:rPr>
          <w:color w:val="000000" w:themeColor="text1"/>
          <w:cs/>
        </w:rPr>
        <w:t xml:space="preserve"> (สมรรถนะ) ของ</w:t>
      </w:r>
      <w:r w:rsidRPr="007E1804">
        <w:rPr>
          <w:rFonts w:eastAsia="Times New Roman"/>
          <w:color w:val="000000" w:themeColor="text1"/>
          <w:cs/>
        </w:rPr>
        <w:t>คณะวิทยาการสารสนเทศ มหาวิทยาลัยบูรพา</w:t>
      </w:r>
      <w:r w:rsidR="002D5657">
        <w:rPr>
          <w:rFonts w:eastAsia="Times New Roman" w:hint="cs"/>
          <w:color w:val="000000" w:themeColor="text1"/>
          <w:cs/>
        </w:rPr>
        <w:t xml:space="preserve"> </w:t>
      </w:r>
      <w:r w:rsidRPr="007E1804">
        <w:rPr>
          <w:rFonts w:eastAsia="Times New Roman"/>
          <w:color w:val="000000" w:themeColor="text1"/>
          <w:cs/>
        </w:rPr>
        <w:t>ซึ่งจะมีดังนี้</w:t>
      </w:r>
    </w:p>
    <w:p w:rsidR="00AA1A3E" w:rsidRPr="007E1804" w:rsidRDefault="00AA1A3E" w:rsidP="002D5657">
      <w:pPr>
        <w:pStyle w:val="3"/>
        <w:ind w:left="0" w:firstLine="0"/>
        <w:jc w:val="thaiDistribute"/>
        <w:rPr>
          <w:color w:val="000000" w:themeColor="text1"/>
          <w:shd w:val="clear" w:color="auto" w:fill="FFFFFF"/>
        </w:rPr>
      </w:pPr>
      <w:bookmarkStart w:id="90" w:name="_Toc515231795"/>
      <w:bookmarkStart w:id="91" w:name="_Toc515323196"/>
      <w:r w:rsidRPr="007E1804">
        <w:rPr>
          <w:rFonts w:eastAsia="Times New Roman"/>
          <w:color w:val="000000" w:themeColor="text1"/>
          <w:cs/>
        </w:rPr>
        <w:t>แบบฟอร์ม</w:t>
      </w:r>
      <w:r w:rsidRPr="007E1804">
        <w:rPr>
          <w:color w:val="000000" w:themeColor="text1"/>
          <w:cs/>
        </w:rPr>
        <w:t>การประเมินพฤติกรรมการปฏิบัติงาน (สมรรถนะ) ของพนักงาน</w:t>
      </w:r>
      <w:r w:rsidR="002D5657">
        <w:rPr>
          <w:rFonts w:hint="cs"/>
          <w:color w:val="000000" w:themeColor="text1"/>
          <w:cs/>
        </w:rPr>
        <w:t xml:space="preserve"> </w:t>
      </w:r>
      <w:r w:rsidRPr="007E1804">
        <w:rPr>
          <w:color w:val="000000" w:themeColor="text1"/>
          <w:cs/>
        </w:rPr>
        <w:t>และลูกจ้างในสถาบันศึกษา  มหาวิทยาลัยบูรพา</w:t>
      </w:r>
      <w:bookmarkEnd w:id="90"/>
      <w:bookmarkEnd w:id="91"/>
    </w:p>
    <w:p w:rsidR="00AA1A3E" w:rsidRPr="007E1804" w:rsidRDefault="00AA1A3E" w:rsidP="00AA1A3E">
      <w:pPr>
        <w:ind w:firstLine="770"/>
        <w:rPr>
          <w:color w:val="000000" w:themeColor="text1"/>
        </w:rPr>
      </w:pPr>
      <w:r w:rsidRPr="007E1804">
        <w:rPr>
          <w:color w:val="000000" w:themeColor="text1"/>
          <w:cs/>
        </w:rPr>
        <w:t>แบบฟอร์มนี้เป็นแบบฟอร์มที่ใช้ในการประเมินพฤติกรรมการปฏิบัติ</w:t>
      </w:r>
      <w:r w:rsidR="00E5619E">
        <w:rPr>
          <w:rFonts w:hint="cs"/>
          <w:color w:val="000000" w:themeColor="text1"/>
          <w:cs/>
        </w:rPr>
        <w:t>งาน</w:t>
      </w:r>
      <w:r w:rsidRPr="007E1804">
        <w:rPr>
          <w:color w:val="000000" w:themeColor="text1"/>
          <w:cs/>
        </w:rPr>
        <w:t xml:space="preserve"> (สมรรถนะ) ของ</w:t>
      </w:r>
      <w:r w:rsidRPr="007E1804">
        <w:rPr>
          <w:rFonts w:eastAsia="Times New Roman"/>
          <w:color w:val="000000" w:themeColor="text1"/>
          <w:cs/>
        </w:rPr>
        <w:t>คณะวิทยาการสารสนเทศ มหาวิทยาลัยบูรพา</w:t>
      </w:r>
      <w:r w:rsidRPr="007E1804">
        <w:rPr>
          <w:b/>
          <w:color w:val="000000" w:themeColor="text1"/>
        </w:rPr>
        <w:t xml:space="preserve"> </w:t>
      </w:r>
      <w:r w:rsidRPr="007E1804">
        <w:rPr>
          <w:b/>
          <w:color w:val="000000" w:themeColor="text1"/>
          <w:cs/>
        </w:rPr>
        <w:t xml:space="preserve">โดยมีข้อมูลประกอบไปด้วย </w:t>
      </w:r>
      <w:r w:rsidRPr="007E1804">
        <w:rPr>
          <w:color w:val="000000" w:themeColor="text1"/>
          <w:cs/>
        </w:rPr>
        <w:t>ข้อมูลทั่วไป เกณฑ์ใน</w:t>
      </w:r>
      <w:r w:rsidR="002D5657">
        <w:rPr>
          <w:rFonts w:hint="cs"/>
          <w:color w:val="000000" w:themeColor="text1"/>
          <w:cs/>
        </w:rPr>
        <w:t xml:space="preserve">                   </w:t>
      </w:r>
      <w:r w:rsidRPr="007E1804">
        <w:rPr>
          <w:color w:val="000000" w:themeColor="text1"/>
          <w:cs/>
        </w:rPr>
        <w:t>การประเมิน ข้อมูลสรุปผลการประเมิน และข้อเสนอแนะเพิ่มเติม แสดงดังภาพที่</w:t>
      </w:r>
      <w:r w:rsidRPr="007E1804">
        <w:rPr>
          <w:color w:val="000000" w:themeColor="text1"/>
        </w:rPr>
        <w:t xml:space="preserve"> 2-1 </w:t>
      </w:r>
      <w:r w:rsidRPr="007E1804">
        <w:rPr>
          <w:color w:val="000000" w:themeColor="text1"/>
          <w:cs/>
        </w:rPr>
        <w:t xml:space="preserve">และภาพที่ </w:t>
      </w:r>
      <w:r w:rsidRPr="007E1804">
        <w:rPr>
          <w:color w:val="000000" w:themeColor="text1"/>
        </w:rPr>
        <w:t>2-</w:t>
      </w:r>
      <w:r w:rsidRPr="007E1804">
        <w:rPr>
          <w:color w:val="000000" w:themeColor="text1"/>
          <w:cs/>
        </w:rPr>
        <w:t>2</w:t>
      </w:r>
    </w:p>
    <w:p w:rsidR="00AA1A3E" w:rsidRDefault="00AA1A3E" w:rsidP="00AA1A3E">
      <w:pPr>
        <w:ind w:firstLine="770"/>
        <w:rPr>
          <w:color w:val="000000" w:themeColor="text1"/>
        </w:rPr>
      </w:pPr>
    </w:p>
    <w:p w:rsidR="00CC7546" w:rsidRPr="007E1804" w:rsidRDefault="00CC7546" w:rsidP="00AA1A3E">
      <w:pPr>
        <w:ind w:firstLine="770"/>
        <w:rPr>
          <w:color w:val="000000" w:themeColor="text1"/>
        </w:rPr>
      </w:pPr>
    </w:p>
    <w:p w:rsidR="00AA1A3E" w:rsidRPr="007E1804" w:rsidRDefault="00AA1A3E" w:rsidP="00AA1A3E">
      <w:pPr>
        <w:spacing w:before="0" w:after="160"/>
        <w:jc w:val="left"/>
        <w:rPr>
          <w:color w:val="000000" w:themeColor="text1"/>
          <w:cs/>
        </w:rPr>
      </w:pPr>
      <w:r w:rsidRPr="007E1804">
        <w:rPr>
          <w:color w:val="000000" w:themeColor="text1"/>
          <w:cs/>
        </w:rPr>
        <w:br w:type="page"/>
      </w:r>
    </w:p>
    <w:p w:rsidR="00AA1A3E" w:rsidRPr="007E1804" w:rsidRDefault="00AA1A3E" w:rsidP="00AA1A3E">
      <w:pPr>
        <w:spacing w:before="0" w:after="160"/>
        <w:jc w:val="left"/>
        <w:rPr>
          <w:color w:val="000000" w:themeColor="text1"/>
          <w:cs/>
        </w:rPr>
        <w:sectPr w:rsidR="00AA1A3E" w:rsidRPr="007E1804" w:rsidSect="00461282">
          <w:headerReference w:type="default" r:id="rId11"/>
          <w:pgSz w:w="11909" w:h="16834" w:code="9"/>
          <w:pgMar w:top="2160" w:right="1440" w:bottom="2160" w:left="2160" w:header="1151" w:footer="0" w:gutter="0"/>
          <w:pgNumType w:start="1"/>
          <w:cols w:space="708"/>
          <w:docGrid w:linePitch="435"/>
        </w:sectPr>
      </w:pPr>
    </w:p>
    <w:p w:rsidR="00AA1A3E" w:rsidRDefault="00AA1A3E" w:rsidP="00AA1A3E">
      <w:pPr>
        <w:pStyle w:val="aa"/>
        <w:rPr>
          <w:noProof/>
          <w:color w:val="000000" w:themeColor="text1"/>
        </w:rPr>
      </w:pPr>
      <w:r w:rsidRPr="007E1804">
        <w:rPr>
          <w:noProof/>
          <w:color w:val="000000" w:themeColor="text1"/>
        </w:rPr>
        <w:lastRenderedPageBreak/>
        <mc:AlternateContent>
          <mc:Choice Requires="wps">
            <w:drawing>
              <wp:anchor distT="0" distB="0" distL="114300" distR="114300" simplePos="0" relativeHeight="251892736" behindDoc="0" locked="0" layoutInCell="1" allowOverlap="1" wp14:anchorId="20AC94DA" wp14:editId="17D74165">
                <wp:simplePos x="0" y="0"/>
                <wp:positionH relativeFrom="column">
                  <wp:posOffset>8085582</wp:posOffset>
                </wp:positionH>
                <wp:positionV relativeFrom="paragraph">
                  <wp:posOffset>-1144016</wp:posOffset>
                </wp:positionV>
                <wp:extent cx="508959" cy="448574"/>
                <wp:effectExtent l="0" t="0" r="5715" b="8890"/>
                <wp:wrapNone/>
                <wp:docPr id="109" name="Rectangle 109"/>
                <wp:cNvGraphicFramePr/>
                <a:graphic xmlns:a="http://schemas.openxmlformats.org/drawingml/2006/main">
                  <a:graphicData uri="http://schemas.microsoft.com/office/word/2010/wordprocessingShape">
                    <wps:wsp>
                      <wps:cNvSpPr/>
                      <wps:spPr>
                        <a:xfrm>
                          <a:off x="0" y="0"/>
                          <a:ext cx="508959" cy="448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76D86" id="Rectangle 109" o:spid="_x0000_s1026" style="position:absolute;margin-left:636.65pt;margin-top:-90.1pt;width:40.1pt;height:35.3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" fillcolor="white [3212]" stroked="f" strokeweight="1pt"/>
            </w:pict>
          </mc:Fallback>
        </mc:AlternateContent>
      </w:r>
      <w:r w:rsidRPr="007E1804">
        <w:rPr>
          <w:noProof/>
        </w:rPr>
        <w:drawing>
          <wp:inline distT="0" distB="0" distL="0" distR="0" wp14:anchorId="2112F92F" wp14:editId="6FEE3678">
            <wp:extent cx="7113905" cy="3547872"/>
            <wp:effectExtent l="19050" t="19050" r="10795"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49"/>
                    <a:stretch/>
                  </pic:blipFill>
                  <pic:spPr bwMode="auto">
                    <a:xfrm>
                      <a:off x="0" y="0"/>
                      <a:ext cx="7113905" cy="3547872"/>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r w:rsidRPr="007E1804">
        <w:rPr>
          <w:noProof/>
          <w:color w:val="000000" w:themeColor="text1"/>
        </w:rPr>
        <w:t xml:space="preserve"> </w:t>
      </w:r>
      <w:r w:rsidRPr="007E1804">
        <w:rPr>
          <w:noProof/>
          <w:color w:val="000000" w:themeColor="text1"/>
        </w:rPr>
        <mc:AlternateContent>
          <mc:Choice Requires="wps">
            <w:drawing>
              <wp:anchor distT="0" distB="0" distL="114300" distR="114300" simplePos="0" relativeHeight="251894784" behindDoc="0" locked="0" layoutInCell="1" allowOverlap="1" wp14:anchorId="37F47D22" wp14:editId="39715918">
                <wp:simplePos x="0" y="0"/>
                <wp:positionH relativeFrom="column">
                  <wp:posOffset>6932247</wp:posOffset>
                </wp:positionH>
                <wp:positionV relativeFrom="paragraph">
                  <wp:posOffset>-459896</wp:posOffset>
                </wp:positionV>
                <wp:extent cx="508959" cy="448574"/>
                <wp:effectExtent l="0" t="0" r="5715" b="8890"/>
                <wp:wrapNone/>
                <wp:docPr id="110" name="Rectangle 110"/>
                <wp:cNvGraphicFramePr/>
                <a:graphic xmlns:a="http://schemas.openxmlformats.org/drawingml/2006/main">
                  <a:graphicData uri="http://schemas.microsoft.com/office/word/2010/wordprocessingShape">
                    <wps:wsp>
                      <wps:cNvSpPr/>
                      <wps:spPr>
                        <a:xfrm>
                          <a:off x="0" y="0"/>
                          <a:ext cx="508959" cy="448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CF762" id="Rectangle 110" o:spid="_x0000_s1026" style="position:absolute;margin-left:545.85pt;margin-top:-36.2pt;width:40.1pt;height:35.3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" fillcolor="white [3212]" stroked="f" strokeweight="1pt"/>
            </w:pict>
          </mc:Fallback>
        </mc:AlternateContent>
      </w:r>
    </w:p>
    <w:p w:rsidR="00AA1A3E" w:rsidRPr="007E1804" w:rsidRDefault="00AA1A3E" w:rsidP="00AA1A3E">
      <w:pPr>
        <w:pStyle w:val="aa"/>
        <w:rPr>
          <w:noProof/>
          <w:color w:val="000000" w:themeColor="text1"/>
          <w:cs/>
        </w:rPr>
      </w:pPr>
      <w:bookmarkStart w:id="92" w:name="_Toc515231876"/>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1</w:t>
      </w:r>
      <w:r w:rsidRPr="007E1804">
        <w:rPr>
          <w:color w:val="000000" w:themeColor="text1"/>
        </w:rPr>
        <w:fldChar w:fldCharType="end"/>
      </w:r>
      <w:r w:rsidRPr="007E1804">
        <w:rPr>
          <w:color w:val="000000" w:themeColor="text1"/>
          <w:cs/>
        </w:rPr>
        <w:t xml:space="preserve"> แบบฟอร์มที่ใช้ในการประเมินพฤติกรรมการปฏิบัติ (สมรรถนะ) ของ</w:t>
      </w:r>
      <w:r w:rsidRPr="007E1804">
        <w:rPr>
          <w:rFonts w:eastAsia="Times New Roman"/>
          <w:color w:val="000000" w:themeColor="text1"/>
          <w:cs/>
        </w:rPr>
        <w:t>คณะวิทยาการสารสนเทศ มหาวิทยาลัยบูรพา</w:t>
      </w:r>
      <w:bookmarkEnd w:id="92"/>
    </w:p>
    <w:p w:rsidR="00AA1A3E" w:rsidRPr="007E1804" w:rsidRDefault="00AA1A3E" w:rsidP="00AA1A3E">
      <w:pPr>
        <w:pStyle w:val="aa"/>
        <w:jc w:val="both"/>
        <w:rPr>
          <w:noProof/>
          <w:color w:val="000000" w:themeColor="text1"/>
          <w:cs/>
        </w:rPr>
        <w:sectPr w:rsidR="00AA1A3E" w:rsidRPr="007E1804" w:rsidSect="00461282">
          <w:pgSz w:w="16834" w:h="11909" w:orient="landscape" w:code="9"/>
          <w:pgMar w:top="2160" w:right="1440" w:bottom="2160" w:left="2160" w:header="1151" w:footer="0" w:gutter="0"/>
          <w:cols w:space="708"/>
          <w:docGrid w:linePitch="435"/>
        </w:sectPr>
      </w:pPr>
    </w:p>
    <w:p w:rsidR="00AA1A3E" w:rsidRPr="007E1804" w:rsidRDefault="00AA1A3E" w:rsidP="00AA1A3E">
      <w:pPr>
        <w:pStyle w:val="aa"/>
        <w:rPr>
          <w:color w:val="000000" w:themeColor="text1"/>
          <w:cs/>
        </w:rPr>
      </w:pPr>
      <w:bookmarkStart w:id="93" w:name="_Toc515231877"/>
      <w:r w:rsidRPr="007E1804">
        <w:rPr>
          <w:noProof/>
          <w:color w:val="000000" w:themeColor="text1"/>
        </w:rPr>
        <w:lastRenderedPageBreak/>
        <mc:AlternateContent>
          <mc:Choice Requires="wps">
            <w:drawing>
              <wp:anchor distT="0" distB="0" distL="114300" distR="114300" simplePos="0" relativeHeight="251895808" behindDoc="0" locked="0" layoutInCell="1" allowOverlap="1" wp14:anchorId="4B640BFD" wp14:editId="582CBBDB">
                <wp:simplePos x="0" y="0"/>
                <wp:positionH relativeFrom="margin">
                  <wp:posOffset>8096504</wp:posOffset>
                </wp:positionH>
                <wp:positionV relativeFrom="paragraph">
                  <wp:posOffset>-1206500</wp:posOffset>
                </wp:positionV>
                <wp:extent cx="508959" cy="448574"/>
                <wp:effectExtent l="0" t="0" r="5715" b="8890"/>
                <wp:wrapNone/>
                <wp:docPr id="112" name="Rectangle 112"/>
                <wp:cNvGraphicFramePr/>
                <a:graphic xmlns:a="http://schemas.openxmlformats.org/drawingml/2006/main">
                  <a:graphicData uri="http://schemas.microsoft.com/office/word/2010/wordprocessingShape">
                    <wps:wsp>
                      <wps:cNvSpPr/>
                      <wps:spPr>
                        <a:xfrm>
                          <a:off x="0" y="0"/>
                          <a:ext cx="508959" cy="448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A3E8B" id="Rectangle 112" o:spid="_x0000_s1026" style="position:absolute;margin-left:637.5pt;margin-top:-95pt;width:40.1pt;height:35.3pt;z-index:251895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" fillcolor="white [3212]" stroked="f" strokeweight="1pt">
                <w10:wrap anchorx="margin"/>
              </v:rect>
            </w:pict>
          </mc:Fallback>
        </mc:AlternateContent>
      </w:r>
      <w:r w:rsidRPr="007E1804">
        <w:rPr>
          <w:noProof/>
        </w:rPr>
        <w:drawing>
          <wp:inline distT="0" distB="0" distL="0" distR="0" wp14:anchorId="1DAC85E2" wp14:editId="7E98EA5E">
            <wp:extent cx="7585629" cy="3974592"/>
            <wp:effectExtent l="19050" t="19050" r="15875" b="260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34919" cy="4000418"/>
                    </a:xfrm>
                    <a:prstGeom prst="rect">
                      <a:avLst/>
                    </a:prstGeom>
                    <a:ln>
                      <a:solidFill>
                        <a:schemeClr val="tx1">
                          <a:lumMod val="95000"/>
                          <a:lumOff val="5000"/>
                        </a:schemeClr>
                      </a:solidFill>
                    </a:ln>
                  </pic:spPr>
                </pic:pic>
              </a:graphicData>
            </a:graphic>
          </wp:inline>
        </w:drawing>
      </w:r>
      <w:r w:rsidRPr="007E1804">
        <w:rPr>
          <w:color w:val="000000" w:themeColor="text1"/>
          <w:cs/>
        </w:rPr>
        <w:b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t xml:space="preserve"> แบบฟอร์มที่ใช้ในการประเมินพฤติกรรมการปฏิบัติ (สมรรถนะ) ของ</w:t>
      </w:r>
      <w:r w:rsidRPr="007E1804">
        <w:rPr>
          <w:rFonts w:eastAsia="Times New Roman"/>
          <w:color w:val="000000" w:themeColor="text1"/>
          <w:cs/>
        </w:rPr>
        <w:t xml:space="preserve">คณะวิทยาการสารสนเทศ มหาวิทยาลัยบูรพา </w:t>
      </w:r>
      <w:r w:rsidRPr="007E1804">
        <w:rPr>
          <w:color w:val="000000" w:themeColor="text1"/>
          <w:cs/>
        </w:rPr>
        <w:t>(ส่วนท้าย)</w:t>
      </w:r>
      <w:bookmarkEnd w:id="93"/>
    </w:p>
    <w:p w:rsidR="00AA1A3E" w:rsidRPr="007E1804" w:rsidRDefault="00AA1A3E" w:rsidP="00AA1A3E">
      <w:pPr>
        <w:pStyle w:val="aa"/>
        <w:rPr>
          <w:color w:val="000000" w:themeColor="text1"/>
          <w:cs/>
        </w:rPr>
        <w:sectPr w:rsidR="00AA1A3E" w:rsidRPr="007E1804" w:rsidSect="00461282">
          <w:pgSz w:w="16834" w:h="11909" w:orient="landscape" w:code="9"/>
          <w:pgMar w:top="2160" w:right="1440" w:bottom="2160" w:left="2160" w:header="1151" w:footer="0" w:gutter="0"/>
          <w:cols w:space="708"/>
          <w:docGrid w:linePitch="435"/>
        </w:sectPr>
      </w:pPr>
    </w:p>
    <w:p w:rsidR="00AA1A3E" w:rsidRPr="007E1804" w:rsidRDefault="00AA1A3E" w:rsidP="00AA1A3E">
      <w:pPr>
        <w:pStyle w:val="aa"/>
        <w:rPr>
          <w:noProof/>
          <w:color w:val="000000" w:themeColor="text1"/>
        </w:rPr>
      </w:pPr>
      <w:r w:rsidRPr="007E1804">
        <w:rPr>
          <w:noProof/>
          <w:color w:val="000000" w:themeColor="text1"/>
        </w:rPr>
        <w:lastRenderedPageBreak/>
        <mc:AlternateContent>
          <mc:Choice Requires="wps">
            <w:drawing>
              <wp:anchor distT="0" distB="0" distL="114300" distR="114300" simplePos="0" relativeHeight="251896832" behindDoc="0" locked="0" layoutInCell="1" allowOverlap="1" wp14:anchorId="0C19020D" wp14:editId="36705D6D">
                <wp:simplePos x="0" y="0"/>
                <wp:positionH relativeFrom="column">
                  <wp:posOffset>8038846</wp:posOffset>
                </wp:positionH>
                <wp:positionV relativeFrom="paragraph">
                  <wp:posOffset>-1321562</wp:posOffset>
                </wp:positionV>
                <wp:extent cx="508959" cy="448574"/>
                <wp:effectExtent l="0" t="0" r="5715" b="8890"/>
                <wp:wrapNone/>
                <wp:docPr id="115" name="Rectangle 115"/>
                <wp:cNvGraphicFramePr/>
                <a:graphic xmlns:a="http://schemas.openxmlformats.org/drawingml/2006/main">
                  <a:graphicData uri="http://schemas.microsoft.com/office/word/2010/wordprocessingShape">
                    <wps:wsp>
                      <wps:cNvSpPr/>
                      <wps:spPr>
                        <a:xfrm>
                          <a:off x="0" y="0"/>
                          <a:ext cx="508959" cy="448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3DE2" id="Rectangle 115" o:spid="_x0000_s1026" style="position:absolute;margin-left:633pt;margin-top:-104.05pt;width:40.1pt;height:35.3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" fillcolor="white [3212]" stroked="f" strokeweight="1pt"/>
            </w:pict>
          </mc:Fallback>
        </mc:AlternateContent>
      </w:r>
      <w:r w:rsidRPr="007E1804">
        <w:rPr>
          <w:noProof/>
        </w:rPr>
        <w:drawing>
          <wp:inline distT="0" distB="0" distL="0" distR="0" wp14:anchorId="5C0636B2" wp14:editId="756D277F">
            <wp:extent cx="7596023" cy="1147313"/>
            <wp:effectExtent l="19050" t="19050" r="2413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5" r="3111" b="8701"/>
                    <a:stretch/>
                  </pic:blipFill>
                  <pic:spPr bwMode="auto">
                    <a:xfrm>
                      <a:off x="0" y="0"/>
                      <a:ext cx="7599861" cy="114789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AA1A3E" w:rsidRPr="007E1804" w:rsidRDefault="00AA1A3E" w:rsidP="00AA1A3E">
      <w:pPr>
        <w:pStyle w:val="aa"/>
        <w:rPr>
          <w:color w:val="000000" w:themeColor="text1"/>
        </w:rPr>
        <w:sectPr w:rsidR="00AA1A3E" w:rsidRPr="007E1804" w:rsidSect="00461282">
          <w:pgSz w:w="16834" w:h="11909" w:orient="landscape" w:code="9"/>
          <w:pgMar w:top="2160" w:right="1440" w:bottom="2160" w:left="2160" w:header="1151" w:footer="0" w:gutter="0"/>
          <w:cols w:space="708"/>
          <w:docGrid w:linePitch="435"/>
        </w:sectPr>
      </w:pPr>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noBreakHyphen/>
        <w:t>2 แบบฟอร์มการประเมินผลสัมฤทธิ์ของงานของข้าราชการพลเรือนในสถาบันศึกษาคณะวิทยาการสารสนเทศ มหาวิทยาลัยบูรพา (ต่อ</w:t>
      </w:r>
    </w:p>
    <w:p w:rsidR="00A90E4F" w:rsidRPr="007E1804" w:rsidRDefault="006800ED" w:rsidP="00A90E4F">
      <w:pPr>
        <w:pStyle w:val="10"/>
        <w:rPr>
          <w:color w:val="000000" w:themeColor="text1"/>
        </w:rPr>
      </w:pPr>
      <w:bookmarkStart w:id="94" w:name="_Toc399842572"/>
      <w:r w:rsidRPr="007E1804">
        <w:rPr>
          <w:noProof/>
          <w:color w:val="000000" w:themeColor="text1"/>
        </w:rPr>
        <w:lastRenderedPageBreak/>
        <mc:AlternateContent>
          <mc:Choice Requires="wps">
            <w:drawing>
              <wp:anchor distT="0" distB="0" distL="114300" distR="114300" simplePos="0" relativeHeight="251837440" behindDoc="0" locked="0" layoutInCell="1" allowOverlap="1" wp14:anchorId="6357B191" wp14:editId="3643FA9E">
                <wp:simplePos x="0" y="0"/>
                <wp:positionH relativeFrom="column">
                  <wp:posOffset>4909527</wp:posOffset>
                </wp:positionH>
                <wp:positionV relativeFrom="paragraph">
                  <wp:posOffset>-616556</wp:posOffset>
                </wp:positionV>
                <wp:extent cx="457200"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152E8" id="Rectangle 19" o:spid="_x0000_s1026" style="position:absolute;margin-left:386.6pt;margin-top:-48.55pt;width:36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" fillcolor="white [3212]" stroked="f" strokeweight="1pt"/>
            </w:pict>
          </mc:Fallback>
        </mc:AlternateContent>
      </w:r>
      <w:r w:rsidR="00A90E4F" w:rsidRPr="007E1804">
        <w:rPr>
          <w:color w:val="000000" w:themeColor="text1"/>
          <w:cs/>
        </w:rPr>
        <w:br/>
      </w:r>
      <w:bookmarkStart w:id="95" w:name="_Toc515323197"/>
      <w:r w:rsidR="00A90E4F" w:rsidRPr="007E1804">
        <w:rPr>
          <w:color w:val="000000" w:themeColor="text1"/>
          <w:cs/>
        </w:rPr>
        <w:br/>
        <w:t>รายละเอียดในการดำเนินโครงงาน</w:t>
      </w:r>
      <w:bookmarkEnd w:id="95"/>
    </w:p>
    <w:p w:rsidR="00A90E4F" w:rsidRPr="007E1804" w:rsidRDefault="00A90E4F" w:rsidP="00A90E4F">
      <w:pPr>
        <w:rPr>
          <w:color w:val="000000" w:themeColor="text1"/>
        </w:rPr>
      </w:pPr>
    </w:p>
    <w:p w:rsidR="00A90E4F" w:rsidRPr="007E1804" w:rsidRDefault="00A90E4F" w:rsidP="00C85AC3">
      <w:pPr>
        <w:ind w:firstLine="720"/>
        <w:rPr>
          <w:color w:val="000000" w:themeColor="text1"/>
        </w:rPr>
      </w:pPr>
      <w:r w:rsidRPr="00CF0540">
        <w:rPr>
          <w:color w:val="FF0000"/>
          <w:cs/>
        </w:rPr>
        <w:t>ในส่วนของบทนี้เป็นการอธิบายเกี่ยวกับการวิเคราะห์</w:t>
      </w:r>
      <w:r w:rsidR="00C85AC3" w:rsidRPr="00CF0540">
        <w:rPr>
          <w:rFonts w:hint="cs"/>
          <w:color w:val="FF0000"/>
          <w:cs/>
        </w:rPr>
        <w:t xml:space="preserve"> </w:t>
      </w:r>
      <w:r w:rsidRPr="00CF0540">
        <w:rPr>
          <w:color w:val="FF0000"/>
          <w:cs/>
        </w:rPr>
        <w:t>และการออกแบบระบบประเมินผลปฏิบัติงานของบุคลากรในหน่วยงานอุดมศึกษาด้วยกระบวนการวิศวกรรมซอฟต์แวร์ด้านสมรรถนะ</w:t>
      </w:r>
      <w:r w:rsidR="00C85AC3" w:rsidRPr="00CF0540">
        <w:rPr>
          <w:rFonts w:hint="cs"/>
          <w:color w:val="FF0000"/>
          <w:cs/>
        </w:rPr>
        <w:t xml:space="preserve">     </w:t>
      </w:r>
      <w:r w:rsidRPr="00CF0540">
        <w:rPr>
          <w:color w:val="FF0000"/>
          <w:cs/>
        </w:rPr>
        <w:t>ในรูปแบบของแผนภาพ ซึ่งจะมีการวิเคราะห์</w:t>
      </w:r>
      <w:r w:rsidR="00C85AC3" w:rsidRPr="00CF0540">
        <w:rPr>
          <w:rFonts w:hint="cs"/>
          <w:color w:val="FF0000"/>
          <w:cs/>
        </w:rPr>
        <w:t xml:space="preserve"> </w:t>
      </w:r>
      <w:r w:rsidRPr="00CF0540">
        <w:rPr>
          <w:color w:val="FF0000"/>
          <w:cs/>
        </w:rPr>
        <w:t>และการออกแบบในส่วนของด้านการประเมินสมรรถนะของ</w:t>
      </w:r>
      <w:r w:rsidR="00FF02AE" w:rsidRPr="00CF0540">
        <w:rPr>
          <w:color w:val="FF0000"/>
          <w:cs/>
        </w:rPr>
        <w:t>บุคลากร</w:t>
      </w:r>
      <w:r w:rsidRPr="00CF0540">
        <w:rPr>
          <w:color w:val="FF0000"/>
          <w:cs/>
        </w:rPr>
        <w:t xml:space="preserve"> โดย</w:t>
      </w:r>
      <w:r w:rsidR="00C85AC3" w:rsidRPr="00CF0540">
        <w:rPr>
          <w:rFonts w:hint="cs"/>
          <w:color w:val="FF0000"/>
          <w:cs/>
        </w:rPr>
        <w:t>จะ</w:t>
      </w:r>
      <w:r w:rsidRPr="00CF0540">
        <w:rPr>
          <w:color w:val="FF0000"/>
          <w:cs/>
        </w:rPr>
        <w:t>มีการจัดการข้อมูลพื้นฐานด้านสมรรถนะ จัดการแบบฟอร์มการประเมิน จัดการกำหนดการสำหรับการประเมิน ประเมินผลด้านสมรรถนะของบุคลากร ดูรายงาน</w:t>
      </w:r>
      <w:r w:rsidR="002D5657" w:rsidRPr="00CF0540">
        <w:rPr>
          <w:rFonts w:hint="cs"/>
          <w:color w:val="FF0000"/>
          <w:cs/>
        </w:rPr>
        <w:t>การประเมินผล</w:t>
      </w:r>
      <w:r w:rsidR="00C85AC3" w:rsidRPr="00CF0540">
        <w:rPr>
          <w:rFonts w:hint="cs"/>
          <w:color w:val="FF0000"/>
          <w:cs/>
        </w:rPr>
        <w:t xml:space="preserve"> </w:t>
      </w:r>
      <w:r w:rsidRPr="00CF0540">
        <w:rPr>
          <w:color w:val="FF0000"/>
          <w:cs/>
        </w:rPr>
        <w:t>และดูสรุปการป</w:t>
      </w:r>
      <w:r w:rsidR="00C85AC3" w:rsidRPr="00CF0540">
        <w:rPr>
          <w:rFonts w:hint="cs"/>
          <w:color w:val="FF0000"/>
          <w:cs/>
        </w:rPr>
        <w:t>ร</w:t>
      </w:r>
      <w:r w:rsidRPr="00CF0540">
        <w:rPr>
          <w:color w:val="FF0000"/>
          <w:cs/>
        </w:rPr>
        <w:t xml:space="preserve">ะเมินผลการปฏิบัติงานด้านสมรรถนะ </w:t>
      </w:r>
      <w:r w:rsidR="002D5657" w:rsidRPr="00CF0540">
        <w:rPr>
          <w:rFonts w:hint="cs"/>
          <w:color w:val="FF0000"/>
          <w:cs/>
        </w:rPr>
        <w:t>โดยใน</w:t>
      </w:r>
      <w:r w:rsidRPr="00CF0540">
        <w:rPr>
          <w:color w:val="FF0000"/>
          <w:cs/>
        </w:rPr>
        <w:t xml:space="preserve">การอธิบายเป็นรูปแบบแผนภาพนั้น สามารถสร้างความเข้าใจระหว่างผู้ที่มีส่วนได้ส่วนเสีย </w:t>
      </w:r>
      <w:r w:rsidRPr="00CF0540">
        <w:rPr>
          <w:color w:val="FF0000"/>
          <w:szCs w:val="44"/>
        </w:rPr>
        <w:t xml:space="preserve">(Stakeholder) </w:t>
      </w:r>
      <w:r w:rsidRPr="00CF0540">
        <w:rPr>
          <w:color w:val="FF0000"/>
          <w:sz w:val="22"/>
          <w:cs/>
        </w:rPr>
        <w:t>คือ เจ้าหน้าที่</w:t>
      </w:r>
      <w:r w:rsidR="00C85AC3" w:rsidRPr="00CF0540">
        <w:rPr>
          <w:rFonts w:hint="cs"/>
          <w:color w:val="FF0000"/>
          <w:sz w:val="22"/>
          <w:cs/>
        </w:rPr>
        <w:t>ดูแล</w:t>
      </w:r>
      <w:r w:rsidRPr="00CF0540">
        <w:rPr>
          <w:color w:val="FF0000"/>
          <w:sz w:val="22"/>
          <w:cs/>
        </w:rPr>
        <w:t>ระบบ บุคลากร และคณบดี เพื่อ</w:t>
      </w:r>
      <w:r w:rsidRPr="00CF0540">
        <w:rPr>
          <w:color w:val="FF0000"/>
          <w:cs/>
        </w:rPr>
        <w:t>ให้มีความเข้าใจกระบวนการทำงานของระบบให้ตรงกัน โดยในแผนภาพนั้น</w:t>
      </w:r>
      <w:r w:rsidR="00C85AC3" w:rsidRPr="00CF0540">
        <w:rPr>
          <w:rFonts w:hint="cs"/>
          <w:color w:val="FF0000"/>
          <w:cs/>
        </w:rPr>
        <w:t xml:space="preserve"> </w:t>
      </w:r>
      <w:r w:rsidRPr="00CF0540">
        <w:rPr>
          <w:color w:val="FF0000"/>
          <w:cs/>
        </w:rPr>
        <w:t>จะมีการอธิบายถึงขั้นตอนการทำงานของระบบอย่างละเอียด ซึ่งทาง</w:t>
      </w:r>
      <w:r w:rsidR="00E5619E" w:rsidRPr="00CF0540">
        <w:rPr>
          <w:rFonts w:hint="cs"/>
          <w:color w:val="FF0000"/>
          <w:cs/>
        </w:rPr>
        <w:t>ผู้ดำเนินโครงงาน</w:t>
      </w:r>
      <w:r w:rsidRPr="00CF0540">
        <w:rPr>
          <w:color w:val="FF0000"/>
          <w:cs/>
        </w:rPr>
        <w:t>ได้รับมอบหมายให้พัฒนาในส่วนของการจัดการข้อมูลพื้นฐานด้านสมรรถนะ</w:t>
      </w:r>
      <w:r w:rsidR="00C85AC3" w:rsidRPr="00CF0540">
        <w:rPr>
          <w:rFonts w:hint="cs"/>
          <w:color w:val="FF0000"/>
          <w:cs/>
        </w:rPr>
        <w:t xml:space="preserve"> </w:t>
      </w:r>
      <w:r w:rsidRPr="00CF0540">
        <w:rPr>
          <w:color w:val="FF0000"/>
          <w:cs/>
        </w:rPr>
        <w:t>จัดการแบบฟอร์มการประเมิน จัดการกำหนดการสำหรับการประเมิน ประเมินผลด้านสมรรถนะของบุคลากร ดูรายงาน</w:t>
      </w:r>
      <w:r w:rsidR="00E5619E" w:rsidRPr="00CF0540">
        <w:rPr>
          <w:rFonts w:hint="cs"/>
          <w:color w:val="FF0000"/>
          <w:cs/>
        </w:rPr>
        <w:t xml:space="preserve">                                 </w:t>
      </w:r>
      <w:r w:rsidR="002D5657" w:rsidRPr="00CF0540">
        <w:rPr>
          <w:rFonts w:hint="cs"/>
          <w:color w:val="FF0000"/>
          <w:cs/>
        </w:rPr>
        <w:t>การประเมินผล</w:t>
      </w:r>
      <w:r w:rsidR="00C85AC3" w:rsidRPr="00CF0540">
        <w:rPr>
          <w:rFonts w:hint="cs"/>
          <w:color w:val="FF0000"/>
          <w:cs/>
        </w:rPr>
        <w:t xml:space="preserve"> </w:t>
      </w:r>
      <w:r w:rsidRPr="00CF0540">
        <w:rPr>
          <w:color w:val="FF0000"/>
          <w:cs/>
        </w:rPr>
        <w:t>และดูสรุปการป</w:t>
      </w:r>
      <w:r w:rsidR="00C85AC3" w:rsidRPr="00CF0540">
        <w:rPr>
          <w:rFonts w:hint="cs"/>
          <w:color w:val="FF0000"/>
          <w:cs/>
        </w:rPr>
        <w:t>ร</w:t>
      </w:r>
      <w:r w:rsidRPr="00CF0540">
        <w:rPr>
          <w:color w:val="FF0000"/>
          <w:cs/>
        </w:rPr>
        <w:t xml:space="preserve">ะเมินผลการปฏิบัติงานด้านสมรรถนะ  </w:t>
      </w:r>
      <w:r w:rsidRPr="007E1804">
        <w:rPr>
          <w:color w:val="000000" w:themeColor="text1"/>
          <w:cs/>
        </w:rPr>
        <w:t xml:space="preserve">ในรูปแบบของแผนภาพอย่างละเอียดได้ ดังนี้ </w:t>
      </w:r>
    </w:p>
    <w:p w:rsidR="00A90E4F" w:rsidRPr="007E1804" w:rsidRDefault="00A90E4F" w:rsidP="00A90E4F">
      <w:pPr>
        <w:pStyle w:val="a7"/>
        <w:numPr>
          <w:ilvl w:val="0"/>
          <w:numId w:val="335"/>
        </w:numPr>
        <w:tabs>
          <w:tab w:val="left" w:pos="1080"/>
        </w:tabs>
        <w:spacing w:before="0"/>
        <w:ind w:firstLine="0"/>
        <w:rPr>
          <w:rFonts w:cs="TH SarabunPSK"/>
          <w:color w:val="000000" w:themeColor="text1"/>
          <w:szCs w:val="32"/>
        </w:rPr>
      </w:pPr>
      <w:r w:rsidRPr="007E1804">
        <w:rPr>
          <w:rFonts w:cs="TH SarabunPSK"/>
          <w:color w:val="000000" w:themeColor="text1"/>
          <w:szCs w:val="32"/>
          <w:cs/>
        </w:rPr>
        <w:t>แผนภาพยูสเคส (</w:t>
      </w:r>
      <w:r w:rsidRPr="007E1804">
        <w:rPr>
          <w:rFonts w:cs="TH SarabunPSK"/>
          <w:color w:val="000000" w:themeColor="text1"/>
          <w:szCs w:val="32"/>
        </w:rPr>
        <w:t>Use Case Diagram</w:t>
      </w:r>
      <w:r w:rsidRPr="007E1804">
        <w:rPr>
          <w:rFonts w:cs="TH SarabunPSK"/>
          <w:color w:val="000000" w:themeColor="text1"/>
          <w:szCs w:val="32"/>
          <w:cs/>
        </w:rPr>
        <w:t>)</w:t>
      </w:r>
    </w:p>
    <w:p w:rsidR="00A90E4F" w:rsidRPr="007E1804" w:rsidRDefault="00A90E4F" w:rsidP="00A90E4F">
      <w:pPr>
        <w:pStyle w:val="a7"/>
        <w:numPr>
          <w:ilvl w:val="0"/>
          <w:numId w:val="335"/>
        </w:numPr>
        <w:tabs>
          <w:tab w:val="left" w:pos="993"/>
        </w:tabs>
        <w:ind w:left="0" w:firstLine="720"/>
        <w:rPr>
          <w:rFonts w:cs="TH SarabunPSK"/>
          <w:color w:val="000000" w:themeColor="text1"/>
        </w:rPr>
      </w:pPr>
      <w:r w:rsidRPr="007E1804">
        <w:rPr>
          <w:rFonts w:cs="TH SarabunPSK"/>
          <w:color w:val="000000" w:themeColor="text1"/>
          <w:szCs w:val="32"/>
          <w:cs/>
        </w:rPr>
        <w:t xml:space="preserve">คำอธิบายแผนภาพยูสเคส </w:t>
      </w:r>
      <w:r w:rsidRPr="007E1804">
        <w:rPr>
          <w:rFonts w:cs="TH SarabunPSK"/>
          <w:color w:val="000000" w:themeColor="text1"/>
          <w:szCs w:val="32"/>
        </w:rPr>
        <w:t>(Use Case Description)</w:t>
      </w:r>
    </w:p>
    <w:p w:rsidR="00A90E4F" w:rsidRPr="007E1804" w:rsidRDefault="00A90E4F" w:rsidP="00A90E4F">
      <w:pPr>
        <w:pStyle w:val="a7"/>
        <w:numPr>
          <w:ilvl w:val="0"/>
          <w:numId w:val="335"/>
        </w:numPr>
        <w:tabs>
          <w:tab w:val="left" w:pos="993"/>
        </w:tabs>
        <w:ind w:left="0" w:firstLine="720"/>
        <w:rPr>
          <w:rFonts w:cs="TH SarabunPSK"/>
          <w:color w:val="000000" w:themeColor="text1"/>
          <w:szCs w:val="32"/>
        </w:rPr>
      </w:pPr>
      <w:r w:rsidRPr="007E1804">
        <w:rPr>
          <w:rFonts w:cs="TH SarabunPSK"/>
          <w:color w:val="000000" w:themeColor="text1"/>
          <w:szCs w:val="32"/>
          <w:cs/>
        </w:rPr>
        <w:t>แผนภาพกิจกรรม (</w:t>
      </w:r>
      <w:r w:rsidRPr="007E1804">
        <w:rPr>
          <w:rFonts w:cs="TH SarabunPSK"/>
          <w:color w:val="000000" w:themeColor="text1"/>
          <w:szCs w:val="32"/>
        </w:rPr>
        <w:t>Activity Diagram</w:t>
      </w:r>
      <w:r w:rsidRPr="007E1804">
        <w:rPr>
          <w:rFonts w:cs="TH SarabunPSK"/>
          <w:color w:val="000000" w:themeColor="text1"/>
          <w:szCs w:val="32"/>
          <w:cs/>
        </w:rPr>
        <w:t>)</w:t>
      </w:r>
    </w:p>
    <w:p w:rsidR="00E5619E" w:rsidRPr="00E5619E" w:rsidRDefault="00E5619E" w:rsidP="00E5619E">
      <w:pPr>
        <w:tabs>
          <w:tab w:val="left" w:pos="993"/>
        </w:tabs>
        <w:rPr>
          <w:color w:val="000000" w:themeColor="text1"/>
          <w:cs/>
        </w:rPr>
        <w:sectPr w:rsidR="00E5619E" w:rsidRPr="00E5619E" w:rsidSect="00461282">
          <w:headerReference w:type="default" r:id="rId15"/>
          <w:pgSz w:w="11906" w:h="16838" w:code="9"/>
          <w:pgMar w:top="2160" w:right="1440" w:bottom="2160" w:left="2160" w:header="1008" w:footer="720" w:gutter="0"/>
          <w:cols w:space="708"/>
          <w:titlePg/>
          <w:docGrid w:linePitch="435"/>
        </w:sectPr>
      </w:pPr>
    </w:p>
    <w:p w:rsidR="00DB16E7" w:rsidRPr="007E1804" w:rsidRDefault="00DB16E7" w:rsidP="00DB16E7">
      <w:pPr>
        <w:pStyle w:val="2"/>
        <w:rPr>
          <w:color w:val="000000" w:themeColor="text1"/>
        </w:rPr>
      </w:pPr>
      <w:bookmarkStart w:id="96" w:name="_Toc515323198"/>
      <w:bookmarkStart w:id="97" w:name="_Toc399842573"/>
      <w:bookmarkEnd w:id="94"/>
      <w:r w:rsidRPr="007E1804">
        <w:rPr>
          <w:color w:val="000000" w:themeColor="text1"/>
          <w:cs/>
        </w:rPr>
        <w:lastRenderedPageBreak/>
        <w:t>แผนภาพยูสเคส (</w:t>
      </w:r>
      <w:r w:rsidRPr="007E1804">
        <w:rPr>
          <w:color w:val="000000" w:themeColor="text1"/>
        </w:rPr>
        <w:t>Use Case Diagram</w:t>
      </w:r>
      <w:r w:rsidRPr="007E1804">
        <w:rPr>
          <w:color w:val="000000" w:themeColor="text1"/>
          <w:cs/>
        </w:rPr>
        <w:t>)</w:t>
      </w:r>
      <w:bookmarkEnd w:id="96"/>
    </w:p>
    <w:p w:rsidR="008A2C21" w:rsidRPr="00C9305D" w:rsidRDefault="003548A6" w:rsidP="003548A6">
      <w:pPr>
        <w:ind w:firstLine="720"/>
      </w:pPr>
      <w:r w:rsidRPr="00F370B7">
        <w:rPr>
          <w:cs/>
        </w:rPr>
        <w:t>แผนภาพยูสเคสเป็นแผนภาพที่แสดงถึงการทำงานระหว่างผู้ใช้งานกับระบบ โดยที่ผู้ใช้งาน</w:t>
      </w:r>
      <w:r w:rsidR="002C1F1E" w:rsidRPr="00F370B7">
        <w:rPr>
          <w:cs/>
        </w:rPr>
        <w:t xml:space="preserve">           </w:t>
      </w:r>
      <w:r w:rsidRPr="00F370B7">
        <w:rPr>
          <w:cs/>
        </w:rPr>
        <w:t xml:space="preserve">จะแทนด้วย </w:t>
      </w:r>
      <w:r w:rsidRPr="00F370B7">
        <w:t xml:space="preserve">Actor </w:t>
      </w:r>
      <w:r w:rsidRPr="00F370B7">
        <w:rPr>
          <w:cs/>
        </w:rPr>
        <w:t>หรือสัญลักษณ์รูปคน และหน้าที่ของระบบจะแทนด้วยสัญลักษณ์รูปวงรี ซึ่งในแผนภาพยูสเคส</w:t>
      </w:r>
      <w:r w:rsidR="005A287F" w:rsidRPr="00F370B7">
        <w:rPr>
          <w:rFonts w:hint="cs"/>
          <w:cs/>
        </w:rPr>
        <w:t>ของ</w:t>
      </w:r>
      <w:r w:rsidR="00F370B7" w:rsidRPr="001807A0">
        <w:rPr>
          <w:color w:val="000000" w:themeColor="text1"/>
          <w:cs/>
        </w:rPr>
        <w:t xml:space="preserve">ระบบบุคลากรของสำนักงานป้องกันควบคุมโรคที่ 6 จังหวัดชลบุรี </w:t>
      </w:r>
      <w:r w:rsidR="00F370B7" w:rsidRPr="007E1804">
        <w:rPr>
          <w:color w:val="000000" w:themeColor="text1"/>
          <w:cs/>
        </w:rPr>
        <w:t>ในส่วน</w:t>
      </w:r>
      <w:r w:rsidR="00F370B7">
        <w:rPr>
          <w:rFonts w:hint="cs"/>
          <w:color w:val="000000" w:themeColor="text1"/>
          <w:cs/>
        </w:rPr>
        <w:t>ของมอดูลทำเนียบบุคลากร มอดูลการเกษียณ</w:t>
      </w:r>
      <w:r w:rsidR="002001AB">
        <w:rPr>
          <w:rFonts w:hint="cs"/>
          <w:color w:val="000000" w:themeColor="text1"/>
          <w:cs/>
        </w:rPr>
        <w:t>อายุ</w:t>
      </w:r>
      <w:r w:rsidR="00F370B7">
        <w:rPr>
          <w:rFonts w:hint="cs"/>
          <w:color w:val="000000" w:themeColor="text1"/>
          <w:cs/>
        </w:rPr>
        <w:t>ราชการ และมอดูลการ</w:t>
      </w:r>
      <w:r w:rsidR="00F370B7" w:rsidRPr="00C9305D">
        <w:rPr>
          <w:rFonts w:hint="cs"/>
          <w:cs/>
        </w:rPr>
        <w:t xml:space="preserve">รายงาน </w:t>
      </w:r>
      <w:r w:rsidRPr="00C9305D">
        <w:rPr>
          <w:cs/>
        </w:rPr>
        <w:t xml:space="preserve">จะมีผู้ใช้งานที่ทำกับระบบ </w:t>
      </w:r>
      <w:r w:rsidR="00C9305D" w:rsidRPr="00C9305D">
        <w:t>2</w:t>
      </w:r>
      <w:r w:rsidRPr="00C9305D">
        <w:rPr>
          <w:cs/>
        </w:rPr>
        <w:t xml:space="preserve"> ประเภท คือ </w:t>
      </w:r>
      <w:r w:rsidR="006956BB" w:rsidRPr="00C9305D">
        <w:rPr>
          <w:cs/>
        </w:rPr>
        <w:t>เจ้าหน้าที่</w:t>
      </w:r>
      <w:r w:rsidR="00C9305D">
        <w:rPr>
          <w:rFonts w:hint="cs"/>
          <w:cs/>
        </w:rPr>
        <w:t xml:space="preserve"> </w:t>
      </w:r>
      <w:r w:rsidR="00C9305D" w:rsidRPr="00C9305D">
        <w:rPr>
          <w:rFonts w:hint="cs"/>
          <w:cs/>
        </w:rPr>
        <w:t>และผู้ใช้งานทั่วไป</w:t>
      </w:r>
      <w:r w:rsidRPr="00C9305D">
        <w:rPr>
          <w:cs/>
        </w:rPr>
        <w:t xml:space="preserve"> โดยมีขั้นตอนของแผนภาพการทำงาน</w:t>
      </w:r>
      <w:r w:rsidR="006956BB" w:rsidRPr="00C9305D">
        <w:rPr>
          <w:cs/>
        </w:rPr>
        <w:t>แสดงดัง</w:t>
      </w:r>
      <w:r w:rsidR="00C9305D">
        <w:rPr>
          <w:rFonts w:hint="cs"/>
          <w:cs/>
        </w:rPr>
        <w:t xml:space="preserve"> </w:t>
      </w:r>
      <w:r w:rsidR="00C9305D">
        <w:rPr>
          <w:rFonts w:hint="cs"/>
          <w:cs/>
        </w:rPr>
        <w:br/>
      </w:r>
      <w:r w:rsidR="006956BB" w:rsidRPr="00C9305D">
        <w:rPr>
          <w:cs/>
        </w:rPr>
        <w:t xml:space="preserve">ภาพที่ 3-1 </w:t>
      </w:r>
    </w:p>
    <w:p w:rsidR="008A2C21" w:rsidRPr="007E1804" w:rsidRDefault="00CF0540" w:rsidP="00CC7546">
      <w:pPr>
        <w:jc w:val="center"/>
        <w:rPr>
          <w:color w:val="000000" w:themeColor="text1"/>
        </w:rPr>
      </w:pPr>
      <w:r>
        <w:rPr>
          <w:noProof/>
          <w:color w:val="000000" w:themeColor="text1"/>
        </w:rPr>
        <w:drawing>
          <wp:inline distT="0" distB="0" distL="0" distR="0" wp14:anchorId="1895B1CE" wp14:editId="41D2FC9C">
            <wp:extent cx="4189863" cy="4281670"/>
            <wp:effectExtent l="19050" t="19050" r="20320" b="2413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use case (1).jpg"/>
                    <pic:cNvPicPr/>
                  </pic:nvPicPr>
                  <pic:blipFill>
                    <a:blip r:embed="rId16">
                      <a:extLst>
                        <a:ext uri="{28A0092B-C50C-407E-A947-70E740481C1C}">
                          <a14:useLocalDpi xmlns:a14="http://schemas.microsoft.com/office/drawing/2010/main" val="0"/>
                        </a:ext>
                      </a:extLst>
                    </a:blip>
                    <a:stretch>
                      <a:fillRect/>
                    </a:stretch>
                  </pic:blipFill>
                  <pic:spPr>
                    <a:xfrm>
                      <a:off x="0" y="0"/>
                      <a:ext cx="4196784" cy="4288743"/>
                    </a:xfrm>
                    <a:prstGeom prst="rect">
                      <a:avLst/>
                    </a:prstGeom>
                    <a:ln w="3175">
                      <a:solidFill>
                        <a:schemeClr val="tx1"/>
                      </a:solidFill>
                    </a:ln>
                  </pic:spPr>
                </pic:pic>
              </a:graphicData>
            </a:graphic>
          </wp:inline>
        </w:drawing>
      </w:r>
    </w:p>
    <w:p w:rsidR="008A2C21" w:rsidRPr="007E1804" w:rsidRDefault="003223D9" w:rsidP="003223D9">
      <w:pPr>
        <w:jc w:val="center"/>
        <w:rPr>
          <w:color w:val="000000" w:themeColor="text1"/>
        </w:rPr>
      </w:pPr>
      <w:bookmarkStart w:id="98" w:name="_Toc515231878"/>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1</w:t>
      </w:r>
      <w:r w:rsidRPr="007E1804">
        <w:rPr>
          <w:color w:val="000000" w:themeColor="text1"/>
        </w:rPr>
        <w:fldChar w:fldCharType="end"/>
      </w:r>
      <w:r w:rsidRPr="007E1804">
        <w:rPr>
          <w:color w:val="000000" w:themeColor="text1"/>
          <w:cs/>
        </w:rPr>
        <w:t xml:space="preserve"> แผนภาพยูสเคส</w:t>
      </w:r>
      <w:bookmarkEnd w:id="98"/>
      <w:r w:rsidR="002F2676">
        <w:rPr>
          <w:rFonts w:hint="cs"/>
          <w:color w:val="000000" w:themeColor="text1"/>
          <w:cs/>
        </w:rPr>
        <w:t>ระบบบุคลากร</w:t>
      </w:r>
    </w:p>
    <w:p w:rsidR="006956BB" w:rsidRPr="006800ED" w:rsidRDefault="006956BB" w:rsidP="006956BB">
      <w:pPr>
        <w:ind w:firstLine="720"/>
        <w:rPr>
          <w:color w:val="FF0000"/>
        </w:rPr>
      </w:pPr>
      <w:r w:rsidRPr="004D75B6">
        <w:rPr>
          <w:cs/>
        </w:rPr>
        <w:lastRenderedPageBreak/>
        <w:t>จากภาพที่ 3-1 เป็นแผนภาพในส่วนการทำงาน</w:t>
      </w:r>
      <w:r w:rsidR="00C85AC3" w:rsidRPr="004D75B6">
        <w:rPr>
          <w:rFonts w:hint="cs"/>
          <w:cs/>
        </w:rPr>
        <w:t>ข</w:t>
      </w:r>
      <w:r w:rsidRPr="004D75B6">
        <w:rPr>
          <w:cs/>
        </w:rPr>
        <w:t>องเจ้าหน้าที่</w:t>
      </w:r>
      <w:r w:rsidR="004D75B6" w:rsidRPr="004D75B6">
        <w:rPr>
          <w:rFonts w:hint="cs"/>
          <w:cs/>
        </w:rPr>
        <w:t>และผู้ใช้งานทั่วไป</w:t>
      </w:r>
      <w:r w:rsidRPr="004D75B6">
        <w:rPr>
          <w:cs/>
        </w:rPr>
        <w:t xml:space="preserve"> โดยที่เจ้าหน้าที่</w:t>
      </w:r>
      <w:r w:rsidR="004D75B6" w:rsidRPr="004D75B6">
        <w:rPr>
          <w:rFonts w:hint="cs"/>
          <w:cs/>
        </w:rPr>
        <w:t>และผู้ใช้งานทั่วไป</w:t>
      </w:r>
      <w:r w:rsidRPr="004D75B6">
        <w:rPr>
          <w:cs/>
        </w:rPr>
        <w:t>สามารถ</w:t>
      </w:r>
      <w:r w:rsidR="004D75B6" w:rsidRPr="004D75B6">
        <w:rPr>
          <w:rFonts w:hint="cs"/>
          <w:cs/>
        </w:rPr>
        <w:t>ดู</w:t>
      </w:r>
      <w:r w:rsidR="004D75B6">
        <w:rPr>
          <w:rFonts w:hint="cs"/>
          <w:cs/>
        </w:rPr>
        <w:t>ข้อมูล</w:t>
      </w:r>
      <w:r w:rsidR="004D75B6" w:rsidRPr="004D75B6">
        <w:rPr>
          <w:rFonts w:hint="cs"/>
          <w:cs/>
        </w:rPr>
        <w:t>ของระบบบุคลากร</w:t>
      </w:r>
      <w:r w:rsidR="004D75B6" w:rsidRPr="001807A0">
        <w:rPr>
          <w:color w:val="000000" w:themeColor="text1"/>
          <w:cs/>
        </w:rPr>
        <w:t>ของสำนักงานป้องกันควบคุมโรคที่ 6 จังหวัดชลบุรี</w:t>
      </w:r>
      <w:r w:rsidR="004D75B6">
        <w:rPr>
          <w:rFonts w:hint="cs"/>
          <w:color w:val="000000" w:themeColor="text1"/>
          <w:cs/>
        </w:rPr>
        <w:t xml:space="preserve"> โดยสามารถดูได้ดังนี้ กลุ่มงานของระบบบุคลากร โครงสร้างแต่ละกลุ่มงาน</w:t>
      </w:r>
      <w:r w:rsidR="00A120BC">
        <w:rPr>
          <w:color w:val="000000" w:themeColor="text1"/>
          <w:cs/>
        </w:rPr>
        <w:br/>
      </w:r>
      <w:r w:rsidR="004D75B6">
        <w:rPr>
          <w:rFonts w:hint="cs"/>
          <w:color w:val="000000" w:themeColor="text1"/>
          <w:cs/>
        </w:rPr>
        <w:t>ภายในองค์กร การเกษียณอายุราชการ</w:t>
      </w:r>
      <w:r w:rsidR="005D58DC">
        <w:rPr>
          <w:rFonts w:hint="cs"/>
          <w:color w:val="000000" w:themeColor="text1"/>
          <w:cs/>
        </w:rPr>
        <w:t xml:space="preserve"> ข้อมูลบุคลากรภายในองค์กรแต่ละกลุ่มงาน </w:t>
      </w:r>
      <w:r w:rsidR="00A120BC">
        <w:rPr>
          <w:color w:val="000000" w:themeColor="text1"/>
          <w:cs/>
        </w:rPr>
        <w:br/>
      </w:r>
      <w:r w:rsidR="005D58DC">
        <w:rPr>
          <w:rFonts w:hint="cs"/>
          <w:color w:val="000000" w:themeColor="text1"/>
          <w:cs/>
        </w:rPr>
        <w:t>และข้อมูลตำแหน่งสายงาน</w:t>
      </w:r>
    </w:p>
    <w:p w:rsidR="00DB16E7" w:rsidRPr="007E1804" w:rsidRDefault="00DB16E7" w:rsidP="00DB16E7">
      <w:pPr>
        <w:pStyle w:val="2"/>
        <w:rPr>
          <w:color w:val="000000" w:themeColor="text1"/>
        </w:rPr>
      </w:pPr>
      <w:bookmarkStart w:id="99" w:name="_Toc515323199"/>
      <w:r w:rsidRPr="007E1804">
        <w:rPr>
          <w:color w:val="000000" w:themeColor="text1"/>
          <w:cs/>
        </w:rPr>
        <w:t>คำอธิบายแผนภาพยูสเคส (</w:t>
      </w:r>
      <w:r w:rsidRPr="007E1804">
        <w:rPr>
          <w:color w:val="000000" w:themeColor="text1"/>
        </w:rPr>
        <w:t>Use Case Description</w:t>
      </w:r>
      <w:r w:rsidRPr="007E1804">
        <w:rPr>
          <w:color w:val="000000" w:themeColor="text1"/>
          <w:cs/>
        </w:rPr>
        <w:t>)</w:t>
      </w:r>
      <w:bookmarkEnd w:id="99"/>
    </w:p>
    <w:p w:rsidR="00924BCE" w:rsidRPr="007E1804" w:rsidRDefault="005B2FE3" w:rsidP="005B2FE3">
      <w:pPr>
        <w:ind w:firstLine="720"/>
        <w:rPr>
          <w:color w:val="000000" w:themeColor="text1"/>
        </w:rPr>
      </w:pPr>
      <w:r w:rsidRPr="007E1804">
        <w:rPr>
          <w:color w:val="000000" w:themeColor="text1"/>
          <w:cs/>
        </w:rPr>
        <w:t>คำอธิบายยูสเคสเป็นการอธิบายการทำงานของแต่ละยูสเคสแบบละเอียดของระบบ</w:t>
      </w:r>
      <w:r w:rsidR="00901E38" w:rsidRPr="00901E38">
        <w:rPr>
          <w:color w:val="000000" w:themeColor="text1"/>
          <w:cs/>
        </w:rPr>
        <w:t>บุคลากรของสำนักงานป้องกันควบคุมโรคที่ 6 จังหวัดชลบุรี</w:t>
      </w:r>
      <w:r w:rsidR="00C85AC3">
        <w:rPr>
          <w:rFonts w:hint="cs"/>
          <w:color w:val="000000" w:themeColor="text1"/>
          <w:cs/>
        </w:rPr>
        <w:t xml:space="preserve"> </w:t>
      </w:r>
      <w:r w:rsidRPr="007E1804">
        <w:rPr>
          <w:color w:val="000000" w:themeColor="text1"/>
          <w:cs/>
        </w:rPr>
        <w:t>เพื่อให้บุคคลที่มาอ่านเกิดความเข้าใจมากยิ่งขึ้น โดยมีดังต่อไปนี้</w:t>
      </w:r>
    </w:p>
    <w:p w:rsidR="00AC27CF" w:rsidRPr="007E1804" w:rsidRDefault="001D0F81" w:rsidP="00DD3053">
      <w:pPr>
        <w:pStyle w:val="a7"/>
        <w:numPr>
          <w:ilvl w:val="0"/>
          <w:numId w:val="390"/>
        </w:numPr>
        <w:tabs>
          <w:tab w:val="left" w:pos="1080"/>
        </w:tabs>
        <w:ind w:left="0" w:firstLine="720"/>
        <w:rPr>
          <w:rFonts w:cs="TH SarabunPSK"/>
          <w:color w:val="000000" w:themeColor="text1"/>
          <w:szCs w:val="32"/>
        </w:rPr>
      </w:pPr>
      <w:r w:rsidRPr="007E1804">
        <w:rPr>
          <w:rFonts w:eastAsia="Times New Roman" w:cs="TH SarabunPSK"/>
          <w:color w:val="000000" w:themeColor="text1"/>
          <w:szCs w:val="32"/>
          <w:cs/>
        </w:rPr>
        <w:t>จัดการข้อมูลพื้นฐานด้านสมรรถนะ</w:t>
      </w:r>
      <w:r w:rsidRPr="007E1804">
        <w:rPr>
          <w:rFonts w:eastAsia="Times New Roman" w:cs="TH SarabunPSK"/>
          <w:color w:val="000000" w:themeColor="text1"/>
          <w:szCs w:val="32"/>
        </w:rPr>
        <w:t xml:space="preserve"> </w:t>
      </w:r>
      <w:r w:rsidRPr="007E1804">
        <w:rPr>
          <w:rFonts w:eastAsia="Times New Roman" w:cs="TH SarabunPSK"/>
          <w:color w:val="000000" w:themeColor="text1"/>
          <w:szCs w:val="32"/>
          <w:cs/>
        </w:rPr>
        <w:t>เป็นส่วนที่เจ้าหน้า</w:t>
      </w:r>
      <w:r w:rsidR="003317F4" w:rsidRPr="007E1804">
        <w:rPr>
          <w:rFonts w:eastAsia="Times New Roman" w:cs="TH SarabunPSK"/>
          <w:color w:val="000000" w:themeColor="text1"/>
          <w:szCs w:val="32"/>
          <w:cs/>
        </w:rPr>
        <w:t>ที่</w:t>
      </w:r>
      <w:r w:rsidR="000817C5">
        <w:rPr>
          <w:rFonts w:eastAsia="Times New Roman" w:cs="TH SarabunPSK" w:hint="cs"/>
          <w:color w:val="000000" w:themeColor="text1"/>
          <w:szCs w:val="32"/>
          <w:cs/>
        </w:rPr>
        <w:t>ดู</w:t>
      </w:r>
      <w:r w:rsidRPr="007E1804">
        <w:rPr>
          <w:rFonts w:eastAsia="Times New Roman" w:cs="TH SarabunPSK"/>
          <w:color w:val="000000" w:themeColor="text1"/>
          <w:szCs w:val="32"/>
          <w:cs/>
        </w:rPr>
        <w:t>ระบบ</w:t>
      </w:r>
      <w:r w:rsidR="00C85AC3">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จะทำการจัดการข้อมูลพื้นฐานด้านสมรรถนะ</w:t>
      </w:r>
      <w:r w:rsidR="00C85AC3">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เพื่อนำไปใช้ในการประเมินด้านสมรรถนะของบุคลากร โดยมีข้อมูลประกอบ</w:t>
      </w:r>
      <w:r w:rsidR="000817C5">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ไปด้วย ประเภทสมรรถนะ ตัวชี้วัด</w:t>
      </w:r>
      <w:r w:rsidR="00036C19" w:rsidRPr="007E1804">
        <w:rPr>
          <w:rFonts w:eastAsia="Times New Roman" w:cs="TH SarabunPSK"/>
          <w:color w:val="000000" w:themeColor="text1"/>
          <w:szCs w:val="32"/>
          <w:cs/>
        </w:rPr>
        <w:t xml:space="preserve"> </w:t>
      </w:r>
      <w:r w:rsidRPr="007E1804">
        <w:rPr>
          <w:rFonts w:eastAsia="Times New Roman" w:cs="TH SarabunPSK"/>
          <w:color w:val="000000" w:themeColor="text1"/>
          <w:szCs w:val="32"/>
          <w:cs/>
        </w:rPr>
        <w:t>และคะแนน ซึ่ง</w:t>
      </w:r>
      <w:r w:rsidR="00DD3053" w:rsidRPr="007E1804">
        <w:rPr>
          <w:rFonts w:eastAsia="Times New Roman" w:cs="TH SarabunPSK"/>
          <w:color w:val="000000" w:themeColor="text1"/>
          <w:szCs w:val="32"/>
          <w:cs/>
        </w:rPr>
        <w:t>ใน</w:t>
      </w:r>
      <w:r w:rsidRPr="007E1804">
        <w:rPr>
          <w:rFonts w:eastAsia="Times New Roman" w:cs="TH SarabunPSK"/>
          <w:color w:val="000000" w:themeColor="text1"/>
          <w:szCs w:val="32"/>
          <w:cs/>
        </w:rPr>
        <w:t>การจัดการข้อมูลพื้นฐานด้านสมรรถนะสามาร</w:t>
      </w:r>
      <w:r w:rsidR="00DD3053" w:rsidRPr="007E1804">
        <w:rPr>
          <w:rFonts w:eastAsia="Times New Roman" w:cs="TH SarabunPSK"/>
          <w:color w:val="000000" w:themeColor="text1"/>
          <w:szCs w:val="32"/>
          <w:cs/>
        </w:rPr>
        <w:t>ถ</w:t>
      </w:r>
      <w:r w:rsidRPr="007E1804">
        <w:rPr>
          <w:rFonts w:eastAsia="Times New Roman" w:cs="TH SarabunPSK"/>
          <w:color w:val="000000" w:themeColor="text1"/>
          <w:szCs w:val="32"/>
          <w:cs/>
        </w:rPr>
        <w:t>เพิ่ม แก้ไข</w:t>
      </w:r>
      <w:r w:rsidR="00350383" w:rsidRPr="007E1804">
        <w:rPr>
          <w:rFonts w:eastAsia="Times New Roman" w:cs="TH SarabunPSK"/>
          <w:color w:val="000000" w:themeColor="text1"/>
          <w:szCs w:val="32"/>
          <w:cs/>
        </w:rPr>
        <w:t xml:space="preserve"> </w:t>
      </w:r>
      <w:r w:rsidRPr="007E1804">
        <w:rPr>
          <w:rFonts w:eastAsia="Times New Roman" w:cs="TH SarabunPSK"/>
          <w:color w:val="000000" w:themeColor="text1"/>
          <w:szCs w:val="32"/>
          <w:cs/>
        </w:rPr>
        <w:t>และลบข้อมูล</w:t>
      </w:r>
      <w:r w:rsidR="00DD3053" w:rsidRPr="007E1804">
        <w:rPr>
          <w:rFonts w:eastAsia="Times New Roman" w:cs="TH SarabunPSK"/>
          <w:color w:val="000000" w:themeColor="text1"/>
          <w:szCs w:val="32"/>
          <w:cs/>
        </w:rPr>
        <w:t>พื้น</w:t>
      </w:r>
      <w:r w:rsidRPr="007E1804">
        <w:rPr>
          <w:rFonts w:eastAsia="Times New Roman" w:cs="TH SarabunPSK"/>
          <w:color w:val="000000" w:themeColor="text1"/>
          <w:szCs w:val="32"/>
          <w:cs/>
        </w:rPr>
        <w:t xml:space="preserve">ฐานด้านสมรรถนะได้ </w:t>
      </w:r>
      <w:r w:rsidR="00DD3053" w:rsidRPr="007E1804">
        <w:rPr>
          <w:rFonts w:cs="TH SarabunPSK"/>
          <w:color w:val="000000" w:themeColor="text1"/>
          <w:szCs w:val="32"/>
          <w:cs/>
        </w:rPr>
        <w:t>โดยมีรายละเอียดการทำงาน</w:t>
      </w:r>
      <w:r w:rsidR="000817C5">
        <w:rPr>
          <w:rFonts w:cs="TH SarabunPSK" w:hint="cs"/>
          <w:color w:val="000000" w:themeColor="text1"/>
          <w:szCs w:val="32"/>
          <w:cs/>
        </w:rPr>
        <w:t xml:space="preserve"> </w:t>
      </w:r>
      <w:r w:rsidR="00DD3053" w:rsidRPr="007E1804">
        <w:rPr>
          <w:rFonts w:cs="TH SarabunPSK"/>
          <w:color w:val="000000" w:themeColor="text1"/>
          <w:szCs w:val="32"/>
          <w:cs/>
        </w:rPr>
        <w:t xml:space="preserve">ดังตารางที่ </w:t>
      </w:r>
      <w:r w:rsidR="00DD3053" w:rsidRPr="007E1804">
        <w:rPr>
          <w:rFonts w:cs="TH SarabunPSK"/>
          <w:color w:val="000000" w:themeColor="text1"/>
          <w:szCs w:val="32"/>
        </w:rPr>
        <w:t>3-1</w:t>
      </w:r>
    </w:p>
    <w:p w:rsidR="00053762" w:rsidRDefault="00053762" w:rsidP="00DD3053">
      <w:pPr>
        <w:tabs>
          <w:tab w:val="left" w:pos="1080"/>
        </w:tabs>
        <w:rPr>
          <w:color w:val="000000" w:themeColor="text1"/>
        </w:rPr>
      </w:pPr>
      <w:bookmarkStart w:id="100" w:name="_Toc515231930"/>
    </w:p>
    <w:p w:rsidR="00053762" w:rsidRDefault="00053762" w:rsidP="00DD3053">
      <w:pPr>
        <w:tabs>
          <w:tab w:val="left" w:pos="1080"/>
        </w:tabs>
        <w:rPr>
          <w:color w:val="000000" w:themeColor="text1"/>
        </w:rPr>
      </w:pPr>
    </w:p>
    <w:p w:rsidR="00DD3053" w:rsidRPr="007E1804" w:rsidRDefault="00DD3053" w:rsidP="00DD3053">
      <w:pPr>
        <w:tabs>
          <w:tab w:val="left" w:pos="1080"/>
        </w:tabs>
        <w:rPr>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1</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 xml:space="preserve">KPIS01 </w:t>
      </w:r>
      <w:r w:rsidRPr="007E1804">
        <w:rPr>
          <w:rFonts w:eastAsia="Times New Roman"/>
          <w:color w:val="000000" w:themeColor="text1"/>
          <w:cs/>
        </w:rPr>
        <w:t>จัดการข้อมูลพื้นฐานด้านสมรรถนะ</w:t>
      </w:r>
      <w:bookmarkEnd w:id="100"/>
    </w:p>
    <w:tbl>
      <w:tblPr>
        <w:tblStyle w:val="af"/>
        <w:tblW w:w="5000" w:type="pct"/>
        <w:tblLayout w:type="fixed"/>
        <w:tblLook w:val="04A0" w:firstRow="1" w:lastRow="0" w:firstColumn="1" w:lastColumn="0" w:noHBand="0" w:noVBand="1"/>
      </w:tblPr>
      <w:tblGrid>
        <w:gridCol w:w="2388"/>
        <w:gridCol w:w="1871"/>
        <w:gridCol w:w="1195"/>
        <w:gridCol w:w="411"/>
        <w:gridCol w:w="2657"/>
      </w:tblGrid>
      <w:tr w:rsidR="00A90E4F" w:rsidRPr="007E1804" w:rsidTr="00DA1C87">
        <w:tc>
          <w:tcPr>
            <w:tcW w:w="2499" w:type="pct"/>
            <w:gridSpan w:val="2"/>
          </w:tcPr>
          <w:p w:rsidR="00DD3053" w:rsidRPr="007E1804" w:rsidRDefault="00DD3053" w:rsidP="00DD3053">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จัดการข้อมูลพื้นฐานด้านสมรรถนะ</w:t>
            </w:r>
          </w:p>
        </w:tc>
        <w:tc>
          <w:tcPr>
            <w:tcW w:w="942" w:type="pct"/>
            <w:gridSpan w:val="2"/>
            <w:vAlign w:val="center"/>
          </w:tcPr>
          <w:p w:rsidR="00DD3053" w:rsidRPr="007E1804" w:rsidRDefault="00DD3053" w:rsidP="00DA1C87">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p>
        </w:tc>
        <w:tc>
          <w:tcPr>
            <w:tcW w:w="1559" w:type="pct"/>
            <w:vAlign w:val="center"/>
          </w:tcPr>
          <w:p w:rsidR="00DD3053" w:rsidRPr="007E1804" w:rsidRDefault="00DD3053" w:rsidP="00DA1C87">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DA1C87">
        <w:tc>
          <w:tcPr>
            <w:tcW w:w="2499" w:type="pct"/>
            <w:gridSpan w:val="2"/>
          </w:tcPr>
          <w:p w:rsidR="00DD3053" w:rsidRPr="007E1804" w:rsidRDefault="00DD3053" w:rsidP="00DD3053">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0817C5">
              <w:rPr>
                <w:rFonts w:cs="TH SarabunPSK" w:hint="cs"/>
                <w:color w:val="000000" w:themeColor="text1"/>
                <w:szCs w:val="32"/>
                <w:cs/>
              </w:rPr>
              <w:t>ดูแลระบบ</w:t>
            </w:r>
          </w:p>
        </w:tc>
        <w:tc>
          <w:tcPr>
            <w:tcW w:w="2501" w:type="pct"/>
            <w:gridSpan w:val="3"/>
            <w:vAlign w:val="center"/>
          </w:tcPr>
          <w:p w:rsidR="00DD3053" w:rsidRPr="007E1804" w:rsidRDefault="00DD3053" w:rsidP="00DA1C87">
            <w:pPr>
              <w:pStyle w:val="a7"/>
              <w:ind w:left="0"/>
              <w:jc w:val="left"/>
              <w:rPr>
                <w:rFonts w:cs="TH SarabunPSK"/>
                <w:color w:val="000000" w:themeColor="text1"/>
                <w:szCs w:val="32"/>
              </w:rPr>
            </w:pPr>
            <w:r w:rsidRPr="007E1804">
              <w:rPr>
                <w:rFonts w:cs="TH SarabunPSK"/>
                <w:color w:val="000000" w:themeColor="text1"/>
                <w:szCs w:val="32"/>
                <w:cs/>
              </w:rPr>
              <w:t>ระดับความซับซ้อน : ปานกลาง</w:t>
            </w:r>
          </w:p>
        </w:tc>
      </w:tr>
      <w:tr w:rsidR="00A90E4F" w:rsidRPr="007E1804" w:rsidTr="00952E0A">
        <w:tc>
          <w:tcPr>
            <w:tcW w:w="5000" w:type="pct"/>
            <w:gridSpan w:val="5"/>
          </w:tcPr>
          <w:p w:rsidR="00DD3053" w:rsidRPr="007E1804" w:rsidRDefault="00DD3053" w:rsidP="00DD3053">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0817C5">
              <w:rPr>
                <w:rFonts w:cs="TH SarabunPSK" w:hint="cs"/>
                <w:color w:val="000000" w:themeColor="text1"/>
                <w:szCs w:val="32"/>
                <w:cs/>
              </w:rPr>
              <w:t>ดูแลระบบ</w:t>
            </w:r>
          </w:p>
        </w:tc>
      </w:tr>
      <w:tr w:rsidR="00A90E4F" w:rsidRPr="007E1804" w:rsidTr="00952E0A">
        <w:tc>
          <w:tcPr>
            <w:tcW w:w="5000" w:type="pct"/>
            <w:gridSpan w:val="5"/>
          </w:tcPr>
          <w:p w:rsidR="00DD3053" w:rsidRPr="007E1804" w:rsidRDefault="00DD3053" w:rsidP="00DD3053">
            <w:pPr>
              <w:pStyle w:val="a7"/>
              <w:ind w:left="0"/>
              <w:rPr>
                <w:rFonts w:cs="TH SarabunPSK"/>
                <w:color w:val="000000" w:themeColor="text1"/>
                <w:szCs w:val="32"/>
                <w:cs/>
              </w:rPr>
            </w:pPr>
            <w:r w:rsidRPr="007E1804">
              <w:rPr>
                <w:rFonts w:cs="TH SarabunPSK"/>
                <w:color w:val="000000" w:themeColor="text1"/>
                <w:szCs w:val="32"/>
                <w:cs/>
              </w:rPr>
              <w:t>คำอธิบาย : เป็นยู</w:t>
            </w:r>
            <w:r w:rsidR="00350383" w:rsidRPr="007E1804">
              <w:rPr>
                <w:rFonts w:cs="TH SarabunPSK"/>
                <w:color w:val="000000" w:themeColor="text1"/>
                <w:szCs w:val="32"/>
                <w:cs/>
              </w:rPr>
              <w:t>ส</w:t>
            </w:r>
            <w:r w:rsidRPr="007E1804">
              <w:rPr>
                <w:rFonts w:cs="TH SarabunPSK"/>
                <w:color w:val="000000" w:themeColor="text1"/>
                <w:szCs w:val="32"/>
                <w:cs/>
              </w:rPr>
              <w:t>เคสที่</w:t>
            </w:r>
            <w:r w:rsidR="000817C5">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ข้อมูลพื้นฐานด้านสมรรถนะที่จะไปใช้ในการประเมินผลในด้านสมรรถนะการปฏิบัติงานของบุคลากร</w:t>
            </w:r>
            <w:r w:rsidR="003317F4" w:rsidRPr="007E1804">
              <w:rPr>
                <w:rFonts w:cs="TH SarabunPSK"/>
                <w:color w:val="000000" w:themeColor="text1"/>
                <w:szCs w:val="32"/>
              </w:rPr>
              <w:t xml:space="preserve"> </w:t>
            </w:r>
            <w:r w:rsidRPr="007E1804">
              <w:rPr>
                <w:rFonts w:cs="TH SarabunPSK"/>
                <w:color w:val="000000" w:themeColor="text1"/>
                <w:szCs w:val="32"/>
                <w:cs/>
              </w:rPr>
              <w:t>และคณบดี โดยในการจัดการข้อมูลพื้นฐานด้านสมรรถนะสามารถที่จะเพิ่ม แก้ไข และลบข้อมูลพื้นฐานด้านสมรรถนะได้</w:t>
            </w:r>
          </w:p>
        </w:tc>
      </w:tr>
      <w:tr w:rsidR="00A90E4F" w:rsidRPr="007E1804" w:rsidTr="00952E0A">
        <w:tc>
          <w:tcPr>
            <w:tcW w:w="5000" w:type="pct"/>
            <w:gridSpan w:val="5"/>
          </w:tcPr>
          <w:p w:rsidR="00DD3053" w:rsidRPr="007E1804" w:rsidRDefault="00DD3053" w:rsidP="00DD3053">
            <w:pPr>
              <w:pStyle w:val="a7"/>
              <w:ind w:left="0"/>
              <w:rPr>
                <w:rFonts w:cs="TH SarabunPSK"/>
                <w:color w:val="000000" w:themeColor="text1"/>
                <w:szCs w:val="32"/>
              </w:rPr>
            </w:pPr>
            <w:r w:rsidRPr="007E1804">
              <w:rPr>
                <w:rFonts w:cs="TH SarabunPSK"/>
                <w:color w:val="000000" w:themeColor="text1"/>
                <w:szCs w:val="32"/>
                <w:cs/>
              </w:rPr>
              <w:lastRenderedPageBreak/>
              <w:t>สิ่งกระตุ้น : เจ้าหน้าที่</w:t>
            </w:r>
            <w:r w:rsidR="000817C5">
              <w:rPr>
                <w:rFonts w:cs="TH SarabunPSK" w:hint="cs"/>
                <w:color w:val="000000" w:themeColor="text1"/>
                <w:szCs w:val="32"/>
                <w:cs/>
              </w:rPr>
              <w:t>ดูแลระบบ</w:t>
            </w:r>
            <w:r w:rsidRPr="007E1804">
              <w:rPr>
                <w:rFonts w:cs="TH SarabunPSK"/>
                <w:color w:val="000000" w:themeColor="text1"/>
                <w:szCs w:val="32"/>
                <w:cs/>
              </w:rPr>
              <w:t>ต้องการจัดการข้อมูลพื้นด้านสมรรถนะ</w:t>
            </w:r>
          </w:p>
          <w:p w:rsidR="00DD3053" w:rsidRPr="007E1804" w:rsidRDefault="00DD3053" w:rsidP="00DD3053">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952E0A">
        <w:tc>
          <w:tcPr>
            <w:tcW w:w="5000" w:type="pct"/>
            <w:gridSpan w:val="5"/>
          </w:tcPr>
          <w:p w:rsidR="00DD3053" w:rsidRPr="007E1804" w:rsidRDefault="00DD3053" w:rsidP="00952E0A">
            <w:pPr>
              <w:rPr>
                <w:color w:val="000000" w:themeColor="text1"/>
              </w:rPr>
            </w:pPr>
            <w:r w:rsidRPr="007E1804">
              <w:rPr>
                <w:color w:val="000000" w:themeColor="text1"/>
                <w:cs/>
              </w:rPr>
              <w:t xml:space="preserve">ความสัมพันธ์ </w:t>
            </w:r>
            <w:r w:rsidRPr="007E1804">
              <w:rPr>
                <w:color w:val="000000" w:themeColor="text1"/>
              </w:rPr>
              <w:t>:</w:t>
            </w:r>
          </w:p>
          <w:p w:rsidR="00DD3053" w:rsidRPr="007E1804" w:rsidRDefault="00DD3053" w:rsidP="00952E0A">
            <w:pPr>
              <w:ind w:left="720"/>
              <w:rPr>
                <w:color w:val="000000" w:themeColor="text1"/>
                <w:cs/>
              </w:rPr>
            </w:pPr>
            <w:r w:rsidRPr="007E1804">
              <w:rPr>
                <w:color w:val="000000" w:themeColor="text1"/>
                <w:cs/>
              </w:rPr>
              <w:t xml:space="preserve">ความเกี่ยวเนื่อง </w:t>
            </w:r>
            <w:r w:rsidRPr="007E1804">
              <w:rPr>
                <w:color w:val="000000" w:themeColor="text1"/>
              </w:rPr>
              <w:t>: -</w:t>
            </w:r>
          </w:p>
          <w:p w:rsidR="00DD3053" w:rsidRPr="007E1804" w:rsidRDefault="00DD3053" w:rsidP="00952E0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DD3053" w:rsidRPr="007E1804" w:rsidRDefault="00DD3053" w:rsidP="00952E0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053762">
              <w:rPr>
                <w:rFonts w:eastAsia="Times New Roman"/>
                <w:color w:val="000000" w:themeColor="text1"/>
              </w:rPr>
              <w:t>KPIS01</w:t>
            </w:r>
            <w:r w:rsidRPr="00053762">
              <w:rPr>
                <w:rFonts w:eastAsia="Times New Roman"/>
                <w:color w:val="000000" w:themeColor="text1"/>
                <w:cs/>
              </w:rPr>
              <w:t>-1</w:t>
            </w:r>
            <w:r w:rsidRPr="00053762">
              <w:rPr>
                <w:rFonts w:eastAsia="Times New Roman"/>
                <w:color w:val="000000" w:themeColor="text1"/>
              </w:rPr>
              <w:t>,  KPIS01-2,  KPIS01-3</w:t>
            </w:r>
          </w:p>
          <w:p w:rsidR="00DD3053" w:rsidRPr="007E1804" w:rsidRDefault="00DD3053" w:rsidP="00952E0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952E0A">
        <w:tc>
          <w:tcPr>
            <w:tcW w:w="1401" w:type="pct"/>
          </w:tcPr>
          <w:p w:rsidR="00DD3053" w:rsidRPr="007E1804" w:rsidRDefault="00DD3053" w:rsidP="00DD3053">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DD3053" w:rsidRPr="007E1804" w:rsidRDefault="00DD3053" w:rsidP="00DD3053">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ต้องมีสิทธิ์ในการเข้าถึงเมนูจัดการข้อมูลพื้นฐานด้านสมรรถนะ</w:t>
            </w:r>
          </w:p>
        </w:tc>
      </w:tr>
      <w:tr w:rsidR="00DD3053" w:rsidRPr="007E1804" w:rsidTr="00952E0A">
        <w:tc>
          <w:tcPr>
            <w:tcW w:w="1401" w:type="pct"/>
          </w:tcPr>
          <w:p w:rsidR="00DD3053" w:rsidRPr="007E1804" w:rsidRDefault="00DD3053" w:rsidP="00DD3053">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DD3053" w:rsidRPr="007E1804" w:rsidRDefault="00DD3053" w:rsidP="00DD3053">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สามารถแสดงรายละเอียดข้อมูลพื้นฐานด้านสมรรถนะได้</w:t>
            </w:r>
          </w:p>
        </w:tc>
      </w:tr>
      <w:tr w:rsidR="00053762" w:rsidRPr="007E1804" w:rsidTr="00053762">
        <w:trPr>
          <w:trHeight w:val="332"/>
        </w:trPr>
        <w:tc>
          <w:tcPr>
            <w:tcW w:w="1401" w:type="pct"/>
            <w:tcBorders>
              <w:bottom w:val="single" w:sz="4" w:space="0" w:color="auto"/>
            </w:tcBorders>
          </w:tcPr>
          <w:p w:rsidR="00053762" w:rsidRPr="007E1804" w:rsidRDefault="00053762" w:rsidP="004E36B1">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053762" w:rsidRPr="007E1804" w:rsidRDefault="00053762" w:rsidP="004E36B1">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053762" w:rsidRPr="007E1804" w:rsidRDefault="00053762" w:rsidP="004E36B1">
            <w:pPr>
              <w:jc w:val="center"/>
              <w:rPr>
                <w:color w:val="000000" w:themeColor="text1"/>
                <w:cs/>
              </w:rPr>
            </w:pPr>
            <w:r w:rsidRPr="007E1804">
              <w:rPr>
                <w:color w:val="000000" w:themeColor="text1"/>
                <w:cs/>
              </w:rPr>
              <w:t>ระบบ</w:t>
            </w:r>
          </w:p>
        </w:tc>
      </w:tr>
      <w:tr w:rsidR="00053762" w:rsidRPr="007E1804" w:rsidTr="00053762">
        <w:trPr>
          <w:trHeight w:val="1223"/>
        </w:trPr>
        <w:tc>
          <w:tcPr>
            <w:tcW w:w="1401" w:type="pct"/>
            <w:tcBorders>
              <w:bottom w:val="nil"/>
            </w:tcBorders>
            <w:shd w:val="clear" w:color="auto" w:fill="FFFFFF" w:themeFill="background1"/>
          </w:tcPr>
          <w:p w:rsidR="00053762" w:rsidRPr="007E1804" w:rsidRDefault="00053762" w:rsidP="004E36B1">
            <w:pPr>
              <w:rPr>
                <w:color w:val="000000" w:themeColor="text1"/>
                <w:cs/>
              </w:rPr>
            </w:pPr>
          </w:p>
        </w:tc>
        <w:tc>
          <w:tcPr>
            <w:tcW w:w="1799" w:type="pct"/>
            <w:gridSpan w:val="2"/>
            <w:tcBorders>
              <w:bottom w:val="nil"/>
            </w:tcBorders>
            <w:shd w:val="clear" w:color="auto" w:fill="FFFFFF" w:themeFill="background1"/>
          </w:tcPr>
          <w:p w:rsidR="00053762" w:rsidRPr="007E1804" w:rsidRDefault="00053762" w:rsidP="004E36B1">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ผู้ใช้งานต้องเข้าสู่ระบบ</w:t>
            </w:r>
          </w:p>
        </w:tc>
        <w:tc>
          <w:tcPr>
            <w:tcW w:w="1800" w:type="pct"/>
            <w:gridSpan w:val="2"/>
            <w:tcBorders>
              <w:bottom w:val="nil"/>
            </w:tcBorders>
            <w:shd w:val="clear" w:color="auto" w:fill="FFFFFF" w:themeFill="background1"/>
          </w:tcPr>
          <w:p w:rsidR="00053762" w:rsidRPr="007E1804" w:rsidRDefault="00053762" w:rsidP="004E36B1">
            <w:pPr>
              <w:pStyle w:val="a7"/>
              <w:ind w:left="0"/>
              <w:rPr>
                <w:rFonts w:cs="TH SarabunPSK"/>
                <w:color w:val="000000" w:themeColor="text1"/>
                <w:szCs w:val="32"/>
              </w:rPr>
            </w:pPr>
          </w:p>
          <w:p w:rsidR="00053762" w:rsidRPr="007E1804" w:rsidRDefault="00053762" w:rsidP="004E36B1">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ระบบแสดงหน้าจอให้ผู้ใช้งานลงชื่อเข้าสู่ระบบ</w:t>
            </w:r>
          </w:p>
        </w:tc>
      </w:tr>
      <w:tr w:rsidR="00053762" w:rsidRPr="007E1804" w:rsidTr="00053762">
        <w:trPr>
          <w:trHeight w:val="1223"/>
        </w:trPr>
        <w:tc>
          <w:tcPr>
            <w:tcW w:w="1401" w:type="pct"/>
            <w:tcBorders>
              <w:top w:val="nil"/>
              <w:bottom w:val="single" w:sz="4" w:space="0" w:color="auto"/>
            </w:tcBorders>
            <w:shd w:val="clear" w:color="auto" w:fill="FFFFFF" w:themeFill="background1"/>
          </w:tcPr>
          <w:p w:rsidR="00053762" w:rsidRPr="007E1804" w:rsidRDefault="00053762" w:rsidP="00053762">
            <w:pPr>
              <w:rPr>
                <w:color w:val="000000" w:themeColor="text1"/>
                <w:cs/>
              </w:rPr>
            </w:pPr>
          </w:p>
        </w:tc>
        <w:tc>
          <w:tcPr>
            <w:tcW w:w="1799" w:type="pct"/>
            <w:gridSpan w:val="2"/>
            <w:tcBorders>
              <w:top w:val="nil"/>
              <w:bottom w:val="single" w:sz="4" w:space="0" w:color="auto"/>
            </w:tcBorders>
            <w:shd w:val="clear" w:color="auto" w:fill="FFFFFF" w:themeFill="background1"/>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3. ผู้ใช้งาน</w:t>
            </w:r>
            <w:r>
              <w:rPr>
                <w:rFonts w:cs="TH SarabunPSK" w:hint="cs"/>
                <w:color w:val="000000" w:themeColor="text1"/>
                <w:szCs w:val="32"/>
                <w:cs/>
              </w:rPr>
              <w:t>ทำการ</w:t>
            </w:r>
            <w:r w:rsidRPr="007E1804">
              <w:rPr>
                <w:rFonts w:cs="TH SarabunPSK"/>
                <w:color w:val="000000" w:themeColor="text1"/>
                <w:szCs w:val="32"/>
                <w:cs/>
              </w:rPr>
              <w:t xml:space="preserve">กรอกข้อมูล </w:t>
            </w:r>
            <w:r w:rsidRPr="007E1804">
              <w:rPr>
                <w:rFonts w:cs="TH SarabunPSK"/>
                <w:color w:val="000000" w:themeColor="text1"/>
                <w:szCs w:val="32"/>
              </w:rPr>
              <w:t>Username</w:t>
            </w:r>
            <w:r w:rsidRPr="007E1804">
              <w:rPr>
                <w:rFonts w:cs="TH SarabunPSK"/>
                <w:color w:val="000000" w:themeColor="text1"/>
                <w:szCs w:val="32"/>
                <w:cs/>
              </w:rPr>
              <w:t xml:space="preserve"> และ</w:t>
            </w:r>
            <w:r>
              <w:rPr>
                <w:rFonts w:cs="TH SarabunPSK" w:hint="cs"/>
                <w:color w:val="000000" w:themeColor="text1"/>
                <w:szCs w:val="32"/>
                <w:cs/>
              </w:rPr>
              <w:t xml:space="preserve"> </w:t>
            </w:r>
            <w:r w:rsidRPr="007E1804">
              <w:rPr>
                <w:rFonts w:cs="TH SarabunPSK"/>
                <w:color w:val="000000" w:themeColor="text1"/>
                <w:szCs w:val="32"/>
              </w:rPr>
              <w:t xml:space="preserve">Password </w:t>
            </w:r>
            <w:r w:rsidRPr="007E1804">
              <w:rPr>
                <w:rFonts w:cs="TH SarabunPSK"/>
                <w:color w:val="000000" w:themeColor="text1"/>
                <w:szCs w:val="32"/>
                <w:cs/>
              </w:rPr>
              <w:t>เพื่อลงชื่อเข้าใช้งานระบบ</w:t>
            </w:r>
          </w:p>
        </w:tc>
        <w:tc>
          <w:tcPr>
            <w:tcW w:w="1800" w:type="pct"/>
            <w:gridSpan w:val="2"/>
            <w:tcBorders>
              <w:top w:val="nil"/>
              <w:bottom w:val="single" w:sz="4" w:space="0" w:color="auto"/>
            </w:tcBorders>
            <w:shd w:val="clear" w:color="auto" w:fill="FFFFFF" w:themeFill="background1"/>
          </w:tcPr>
          <w:p w:rsidR="00053762" w:rsidRPr="007E1804" w:rsidRDefault="00053762" w:rsidP="00053762">
            <w:pPr>
              <w:pStyle w:val="a7"/>
              <w:ind w:left="0"/>
              <w:rPr>
                <w:rFonts w:cs="TH SarabunPSK"/>
                <w:color w:val="000000" w:themeColor="text1"/>
                <w:szCs w:val="32"/>
              </w:rPr>
            </w:pPr>
          </w:p>
        </w:tc>
      </w:tr>
    </w:tbl>
    <w:p w:rsidR="00053762" w:rsidRDefault="00053762" w:rsidP="00924BCE">
      <w:pPr>
        <w:pStyle w:val="af0"/>
        <w:spacing w:before="160"/>
        <w:rPr>
          <w:color w:val="000000" w:themeColor="text1"/>
        </w:rPr>
      </w:pPr>
      <w:bookmarkStart w:id="101" w:name="_Toc509832914"/>
      <w:bookmarkStart w:id="102" w:name="_Toc514334589"/>
      <w:bookmarkStart w:id="103" w:name="_Hlk514684091"/>
    </w:p>
    <w:p w:rsidR="00924BCE" w:rsidRPr="007E1804" w:rsidRDefault="00924BCE" w:rsidP="00924BCE">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00DD3053" w:rsidRPr="007E1804">
        <w:rPr>
          <w:color w:val="000000" w:themeColor="text1"/>
        </w:rPr>
        <w:t>1</w:t>
      </w:r>
      <w:r w:rsidRPr="007E1804">
        <w:rPr>
          <w:color w:val="000000" w:themeColor="text1"/>
          <w:cs/>
        </w:rPr>
        <w:t xml:space="preserve"> คำอธิบายยูสเคส </w:t>
      </w:r>
      <w:r w:rsidRPr="007E1804">
        <w:rPr>
          <w:rFonts w:eastAsia="Times New Roman"/>
          <w:color w:val="000000" w:themeColor="text1"/>
        </w:rPr>
        <w:t xml:space="preserve">KPIS01 </w:t>
      </w:r>
      <w:r w:rsidRPr="007E1804">
        <w:rPr>
          <w:rFonts w:eastAsia="Times New Roman"/>
          <w:color w:val="000000" w:themeColor="text1"/>
          <w:cs/>
        </w:rPr>
        <w:t>จัดการข้อมูลพื้นฐาน</w:t>
      </w:r>
      <w:bookmarkEnd w:id="101"/>
      <w:bookmarkEnd w:id="102"/>
      <w:r w:rsidRPr="007E1804">
        <w:rPr>
          <w:rFonts w:eastAsia="Times New Roman"/>
          <w:color w:val="000000" w:themeColor="text1"/>
          <w:cs/>
        </w:rPr>
        <w:t>ด้านสมรรถนะ</w:t>
      </w:r>
      <w:r w:rsidR="00DD3053" w:rsidRPr="007E1804">
        <w:rPr>
          <w:rFonts w:eastAsia="Times New Roman"/>
          <w:color w:val="000000" w:themeColor="text1"/>
        </w:rPr>
        <w:t xml:space="preserve"> (</w:t>
      </w:r>
      <w:r w:rsidR="00DD3053" w:rsidRPr="007E1804">
        <w:rPr>
          <w:rFonts w:eastAsia="Times New Roman"/>
          <w:color w:val="000000" w:themeColor="text1"/>
          <w:cs/>
        </w:rPr>
        <w:t>ต่อ</w:t>
      </w:r>
      <w:r w:rsidR="00DD3053" w:rsidRPr="007E1804">
        <w:rPr>
          <w:rFonts w:eastAsia="Times New Roman"/>
          <w:color w:val="000000" w:themeColor="text1"/>
        </w:rPr>
        <w:t>)</w:t>
      </w:r>
    </w:p>
    <w:tbl>
      <w:tblPr>
        <w:tblStyle w:val="af"/>
        <w:tblW w:w="5000" w:type="pct"/>
        <w:tblLayout w:type="fixed"/>
        <w:tblLook w:val="04A0" w:firstRow="1" w:lastRow="0" w:firstColumn="1" w:lastColumn="0" w:noHBand="0" w:noVBand="1"/>
      </w:tblPr>
      <w:tblGrid>
        <w:gridCol w:w="2388"/>
        <w:gridCol w:w="2137"/>
        <w:gridCol w:w="929"/>
        <w:gridCol w:w="736"/>
        <w:gridCol w:w="2332"/>
      </w:tblGrid>
      <w:tr w:rsidR="00A90E4F" w:rsidRPr="007E1804" w:rsidTr="00DA1C87">
        <w:trPr>
          <w:trHeight w:val="332"/>
        </w:trPr>
        <w:tc>
          <w:tcPr>
            <w:tcW w:w="2655" w:type="pct"/>
            <w:gridSpan w:val="2"/>
          </w:tcPr>
          <w:p w:rsidR="00DA1C87" w:rsidRPr="007E1804" w:rsidRDefault="00DA1C87" w:rsidP="00DA1C87">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จัดการข้อมูลพื้นฐานด้านสมรรถนะ</w:t>
            </w:r>
          </w:p>
        </w:tc>
        <w:tc>
          <w:tcPr>
            <w:tcW w:w="977" w:type="pct"/>
            <w:gridSpan w:val="2"/>
            <w:vAlign w:val="center"/>
          </w:tcPr>
          <w:p w:rsidR="00DA1C87" w:rsidRPr="007E1804" w:rsidRDefault="00DA1C87" w:rsidP="00DA1C87">
            <w:pPr>
              <w:pStyle w:val="a7"/>
              <w:ind w:left="0"/>
              <w:jc w:val="center"/>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p>
        </w:tc>
        <w:tc>
          <w:tcPr>
            <w:tcW w:w="1368" w:type="pct"/>
            <w:vAlign w:val="center"/>
          </w:tcPr>
          <w:p w:rsidR="00DA1C87" w:rsidRPr="007E1804" w:rsidRDefault="00DA1C87" w:rsidP="00DA1C87">
            <w:pPr>
              <w:pStyle w:val="a7"/>
              <w:ind w:left="0"/>
              <w:jc w:val="center"/>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DA1C87">
        <w:trPr>
          <w:trHeight w:val="332"/>
        </w:trPr>
        <w:tc>
          <w:tcPr>
            <w:tcW w:w="1401" w:type="pct"/>
          </w:tcPr>
          <w:p w:rsidR="00DD3053" w:rsidRPr="007E1804" w:rsidRDefault="00DD3053" w:rsidP="00952E0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DD3053" w:rsidRPr="007E1804" w:rsidRDefault="00DD3053" w:rsidP="00952E0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DD3053" w:rsidRPr="007E1804" w:rsidRDefault="00DD3053" w:rsidP="00952E0A">
            <w:pPr>
              <w:jc w:val="center"/>
              <w:rPr>
                <w:color w:val="000000" w:themeColor="text1"/>
                <w:cs/>
              </w:rPr>
            </w:pPr>
            <w:r w:rsidRPr="007E1804">
              <w:rPr>
                <w:color w:val="000000" w:themeColor="text1"/>
                <w:cs/>
              </w:rPr>
              <w:t>ระบบ</w:t>
            </w:r>
          </w:p>
        </w:tc>
      </w:tr>
      <w:tr w:rsidR="00A90E4F" w:rsidRPr="007E1804" w:rsidTr="00DA1C87">
        <w:trPr>
          <w:trHeight w:val="800"/>
        </w:trPr>
        <w:tc>
          <w:tcPr>
            <w:tcW w:w="1401" w:type="pct"/>
            <w:vMerge w:val="restart"/>
            <w:shd w:val="clear" w:color="auto" w:fill="FFFFFF" w:themeFill="background1"/>
          </w:tcPr>
          <w:p w:rsidR="00DA1C87" w:rsidRPr="007E1804" w:rsidRDefault="00DA1C87" w:rsidP="00DA1C87">
            <w:pPr>
              <w:rPr>
                <w:color w:val="000000" w:themeColor="text1"/>
                <w:cs/>
              </w:rPr>
            </w:pPr>
          </w:p>
        </w:tc>
        <w:tc>
          <w:tcPr>
            <w:tcW w:w="1799" w:type="pct"/>
            <w:gridSpan w:val="2"/>
            <w:tcBorders>
              <w:top w:val="nil"/>
              <w:bottom w:val="nil"/>
            </w:tcBorders>
            <w:shd w:val="clear" w:color="auto" w:fill="FFFFFF" w:themeFill="background1"/>
          </w:tcPr>
          <w:p w:rsidR="00DA1C87" w:rsidRPr="007E1804" w:rsidRDefault="00DA1C87" w:rsidP="00DA1C87">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DA1C87" w:rsidRPr="007E1804" w:rsidRDefault="00DA1C87" w:rsidP="00DA1C87">
            <w:pPr>
              <w:pStyle w:val="a7"/>
              <w:ind w:left="0"/>
              <w:rPr>
                <w:rFonts w:cs="TH SarabunPSK"/>
                <w:color w:val="000000" w:themeColor="text1"/>
                <w:szCs w:val="32"/>
              </w:rPr>
            </w:pPr>
            <w:r w:rsidRPr="007E1804">
              <w:rPr>
                <w:rFonts w:cs="TH SarabunPSK"/>
                <w:color w:val="000000" w:themeColor="text1"/>
                <w:szCs w:val="32"/>
                <w:cs/>
              </w:rPr>
              <w:t>4. ระบบแสดงเมนูที่ผู้ใช้งานสามารถเข้าใช้งานได้</w:t>
            </w:r>
          </w:p>
        </w:tc>
      </w:tr>
      <w:tr w:rsidR="00A90E4F" w:rsidRPr="007E1804" w:rsidTr="00DA1C87">
        <w:trPr>
          <w:trHeight w:val="827"/>
        </w:trPr>
        <w:tc>
          <w:tcPr>
            <w:tcW w:w="1401" w:type="pct"/>
            <w:vMerge/>
            <w:shd w:val="clear" w:color="auto" w:fill="FFFFFF" w:themeFill="background1"/>
          </w:tcPr>
          <w:p w:rsidR="00DA1C87" w:rsidRPr="007E1804" w:rsidRDefault="00DA1C87" w:rsidP="00DA1C87">
            <w:pPr>
              <w:rPr>
                <w:color w:val="000000" w:themeColor="text1"/>
                <w:cs/>
              </w:rPr>
            </w:pPr>
          </w:p>
        </w:tc>
        <w:tc>
          <w:tcPr>
            <w:tcW w:w="1799" w:type="pct"/>
            <w:gridSpan w:val="2"/>
            <w:tcBorders>
              <w:top w:val="nil"/>
              <w:bottom w:val="nil"/>
            </w:tcBorders>
            <w:shd w:val="clear" w:color="auto" w:fill="FFFFFF" w:themeFill="background1"/>
          </w:tcPr>
          <w:p w:rsidR="00DA1C87" w:rsidRPr="007E1804" w:rsidRDefault="00DA1C87" w:rsidP="00DA1C87">
            <w:pPr>
              <w:pStyle w:val="a7"/>
              <w:ind w:left="0"/>
              <w:rPr>
                <w:rFonts w:cs="TH SarabunPSK"/>
                <w:color w:val="000000" w:themeColor="text1"/>
                <w:szCs w:val="32"/>
                <w:cs/>
              </w:rPr>
            </w:pPr>
            <w:r w:rsidRPr="007E1804">
              <w:rPr>
                <w:rFonts w:cs="TH SarabunPSK"/>
                <w:color w:val="000000" w:themeColor="text1"/>
                <w:szCs w:val="32"/>
                <w:cs/>
              </w:rPr>
              <w:t>5. ผู้ใช้งานกดเลือกเมนูจัดการข้อมูลพื้นฐานด้านสมรรถนะ</w:t>
            </w:r>
          </w:p>
        </w:tc>
        <w:tc>
          <w:tcPr>
            <w:tcW w:w="1800" w:type="pct"/>
            <w:gridSpan w:val="2"/>
            <w:tcBorders>
              <w:top w:val="nil"/>
              <w:bottom w:val="nil"/>
            </w:tcBorders>
            <w:shd w:val="clear" w:color="auto" w:fill="FFFFFF" w:themeFill="background1"/>
          </w:tcPr>
          <w:p w:rsidR="00DA1C87" w:rsidRPr="007E1804" w:rsidRDefault="00DA1C87" w:rsidP="00DA1C87">
            <w:pPr>
              <w:pStyle w:val="a7"/>
              <w:ind w:left="0"/>
              <w:rPr>
                <w:rFonts w:cs="TH SarabunPSK"/>
                <w:color w:val="000000" w:themeColor="text1"/>
                <w:szCs w:val="32"/>
                <w:cs/>
              </w:rPr>
            </w:pPr>
          </w:p>
        </w:tc>
      </w:tr>
      <w:tr w:rsidR="00A90E4F" w:rsidRPr="007E1804" w:rsidTr="00DA1C87">
        <w:trPr>
          <w:trHeight w:val="890"/>
        </w:trPr>
        <w:tc>
          <w:tcPr>
            <w:tcW w:w="1401" w:type="pct"/>
            <w:vMerge/>
            <w:shd w:val="clear" w:color="auto" w:fill="FFFFFF" w:themeFill="background1"/>
          </w:tcPr>
          <w:p w:rsidR="00DA1C87" w:rsidRPr="007E1804" w:rsidRDefault="00DA1C87" w:rsidP="00DA1C87">
            <w:pPr>
              <w:rPr>
                <w:color w:val="000000" w:themeColor="text1"/>
                <w:cs/>
              </w:rPr>
            </w:pPr>
          </w:p>
        </w:tc>
        <w:tc>
          <w:tcPr>
            <w:tcW w:w="1799" w:type="pct"/>
            <w:gridSpan w:val="2"/>
            <w:tcBorders>
              <w:top w:val="nil"/>
            </w:tcBorders>
            <w:shd w:val="clear" w:color="auto" w:fill="FFFFFF" w:themeFill="background1"/>
          </w:tcPr>
          <w:p w:rsidR="00DA1C87" w:rsidRPr="007E1804" w:rsidRDefault="00DA1C87" w:rsidP="00DA1C87">
            <w:pPr>
              <w:pStyle w:val="a7"/>
              <w:ind w:left="0"/>
              <w:rPr>
                <w:rFonts w:cs="TH SarabunPSK"/>
                <w:color w:val="000000" w:themeColor="text1"/>
                <w:szCs w:val="32"/>
                <w:cs/>
              </w:rPr>
            </w:pPr>
          </w:p>
        </w:tc>
        <w:tc>
          <w:tcPr>
            <w:tcW w:w="1800" w:type="pct"/>
            <w:gridSpan w:val="2"/>
            <w:tcBorders>
              <w:top w:val="nil"/>
            </w:tcBorders>
            <w:shd w:val="clear" w:color="auto" w:fill="FFFFFF" w:themeFill="background1"/>
          </w:tcPr>
          <w:p w:rsidR="00DA1C87" w:rsidRPr="007E1804" w:rsidRDefault="00DA1C87" w:rsidP="00DA1C87">
            <w:pPr>
              <w:pStyle w:val="a7"/>
              <w:ind w:left="0"/>
              <w:rPr>
                <w:rFonts w:cs="TH SarabunPSK"/>
                <w:color w:val="000000" w:themeColor="text1"/>
                <w:szCs w:val="32"/>
                <w:cs/>
              </w:rPr>
            </w:pPr>
            <w:r w:rsidRPr="007E1804">
              <w:rPr>
                <w:rFonts w:cs="TH SarabunPSK"/>
                <w:color w:val="000000" w:themeColor="text1"/>
                <w:szCs w:val="32"/>
                <w:cs/>
              </w:rPr>
              <w:t>6. ระบบแสดงตารางข้อมูลพื้นฐานด้านสมรรถนะ</w:t>
            </w:r>
          </w:p>
        </w:tc>
      </w:tr>
      <w:tr w:rsidR="00A90E4F" w:rsidRPr="007E1804" w:rsidTr="00952E0A">
        <w:trPr>
          <w:trHeight w:val="431"/>
        </w:trPr>
        <w:tc>
          <w:tcPr>
            <w:tcW w:w="1401" w:type="pct"/>
          </w:tcPr>
          <w:p w:rsidR="00DD3053" w:rsidRPr="007E1804" w:rsidRDefault="00DD3053" w:rsidP="00952E0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DD3053" w:rsidRPr="007E1804" w:rsidRDefault="00DD3053" w:rsidP="00952E0A">
            <w:pPr>
              <w:rPr>
                <w:color w:val="000000" w:themeColor="text1"/>
                <w:cs/>
              </w:rPr>
            </w:pPr>
            <w:r w:rsidRPr="007E1804">
              <w:rPr>
                <w:color w:val="000000" w:themeColor="text1"/>
                <w:cs/>
              </w:rPr>
              <w:t>-</w:t>
            </w:r>
          </w:p>
        </w:tc>
      </w:tr>
    </w:tbl>
    <w:p w:rsidR="00CB53E8" w:rsidRPr="007E1804" w:rsidRDefault="00CB53E8" w:rsidP="00924BCE">
      <w:pPr>
        <w:pStyle w:val="af0"/>
        <w:spacing w:before="160"/>
        <w:rPr>
          <w:rFonts w:eastAsia="Times New Roman"/>
          <w:color w:val="000000" w:themeColor="text1"/>
        </w:rPr>
      </w:pPr>
      <w:r w:rsidRPr="007E1804">
        <w:rPr>
          <w:rFonts w:eastAsia="Times New Roman"/>
          <w:color w:val="000000" w:themeColor="text1"/>
          <w:cs/>
        </w:rPr>
        <w:tab/>
        <w:t>และในส่วนของการจัดการข้อมูลพื้นฐานด้านสมรรถนะ</w:t>
      </w:r>
      <w:r w:rsidRPr="007E1804">
        <w:rPr>
          <w:rFonts w:eastAsia="Times New Roman"/>
          <w:color w:val="000000" w:themeColor="text1"/>
        </w:rPr>
        <w:t xml:space="preserve"> </w:t>
      </w:r>
      <w:r w:rsidRPr="007E1804">
        <w:rPr>
          <w:rFonts w:eastAsia="Times New Roman"/>
          <w:color w:val="000000" w:themeColor="text1"/>
          <w:cs/>
        </w:rPr>
        <w:t>เจ้าหน้าที่</w:t>
      </w:r>
      <w:r w:rsidR="007649EE" w:rsidRPr="007E1804">
        <w:rPr>
          <w:rFonts w:eastAsia="Times New Roman"/>
          <w:color w:val="000000" w:themeColor="text1"/>
          <w:cs/>
        </w:rPr>
        <w:t>ดูแล</w:t>
      </w:r>
      <w:r w:rsidRPr="007E1804">
        <w:rPr>
          <w:rFonts w:eastAsia="Times New Roman"/>
          <w:color w:val="000000" w:themeColor="text1"/>
          <w:cs/>
        </w:rPr>
        <w:t>ระบบจะสามารถจัดการข้อมูลพื้นฐานด้านสมรรถนะ</w:t>
      </w:r>
      <w:r w:rsidR="00053762">
        <w:rPr>
          <w:rFonts w:eastAsia="Times New Roman" w:hint="cs"/>
          <w:color w:val="000000" w:themeColor="text1"/>
          <w:cs/>
        </w:rPr>
        <w:t xml:space="preserve">ได้ </w:t>
      </w:r>
      <w:r w:rsidRPr="007E1804">
        <w:rPr>
          <w:rFonts w:eastAsia="Times New Roman"/>
          <w:color w:val="000000" w:themeColor="text1"/>
          <w:cs/>
        </w:rPr>
        <w:t>โดยจะทำการเพิ่ม</w:t>
      </w:r>
      <w:r w:rsidR="0075494A" w:rsidRPr="007E1804">
        <w:rPr>
          <w:rFonts w:eastAsia="Times New Roman"/>
          <w:color w:val="000000" w:themeColor="text1"/>
          <w:cs/>
        </w:rPr>
        <w:t xml:space="preserve"> แก้ไข และลบข้อมูลพื้นฐานด้านสมรรถนะ</w:t>
      </w:r>
      <w:r w:rsidR="00053762">
        <w:rPr>
          <w:rFonts w:eastAsia="Times New Roman" w:hint="cs"/>
          <w:color w:val="000000" w:themeColor="text1"/>
          <w:cs/>
        </w:rPr>
        <w:t xml:space="preserve"> ซึ่ง</w:t>
      </w:r>
      <w:r w:rsidRPr="007E1804">
        <w:rPr>
          <w:rFonts w:eastAsia="Times New Roman"/>
          <w:color w:val="000000" w:themeColor="text1"/>
          <w:cs/>
        </w:rPr>
        <w:t>ข้อมูลพื้นฐานด้านสมรรถนะจะประกอบไปด้วย ประเภทสมรรถนะ ตัวชี้วัด</w:t>
      </w:r>
      <w:r w:rsidR="00225E68" w:rsidRPr="007E1804">
        <w:rPr>
          <w:rFonts w:eastAsia="Times New Roman"/>
          <w:color w:val="000000" w:themeColor="text1"/>
          <w:cs/>
        </w:rPr>
        <w:t xml:space="preserve"> </w:t>
      </w:r>
      <w:r w:rsidRPr="007E1804">
        <w:rPr>
          <w:rFonts w:eastAsia="Times New Roman"/>
          <w:color w:val="000000" w:themeColor="text1"/>
          <w:cs/>
        </w:rPr>
        <w:t>และคะแนน โดยมีรายละเอียดขั้นตอนการทำงานแสดงดังตารางที่ 3-2 ถึงตารางที่ 3-4</w:t>
      </w:r>
    </w:p>
    <w:p w:rsidR="00924BCE" w:rsidRPr="007E1804" w:rsidRDefault="00924BCE" w:rsidP="00924BCE">
      <w:pPr>
        <w:pStyle w:val="af0"/>
        <w:spacing w:before="160"/>
        <w:rPr>
          <w:color w:val="000000" w:themeColor="text1"/>
        </w:rPr>
      </w:pPr>
      <w:bookmarkStart w:id="104" w:name="_Toc515231931"/>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KPIS01</w:t>
      </w:r>
      <w:r w:rsidRPr="007E1804">
        <w:rPr>
          <w:rFonts w:eastAsia="Times New Roman"/>
          <w:color w:val="000000" w:themeColor="text1"/>
          <w:cs/>
        </w:rPr>
        <w:t>-1</w:t>
      </w:r>
      <w:r w:rsidRPr="007E1804">
        <w:rPr>
          <w:rFonts w:eastAsia="Times New Roman"/>
          <w:color w:val="000000" w:themeColor="text1"/>
        </w:rPr>
        <w:t xml:space="preserve"> </w:t>
      </w:r>
      <w:r w:rsidRPr="007E1804">
        <w:rPr>
          <w:rFonts w:eastAsia="Times New Roman"/>
          <w:color w:val="000000" w:themeColor="text1"/>
          <w:cs/>
        </w:rPr>
        <w:t>เพิ่มข้อมูลพื้นฐานด้านสมรรถนะ</w:t>
      </w:r>
      <w:bookmarkEnd w:id="104"/>
    </w:p>
    <w:tbl>
      <w:tblPr>
        <w:tblStyle w:val="af"/>
        <w:tblW w:w="5000" w:type="pct"/>
        <w:tblLayout w:type="fixed"/>
        <w:tblLook w:val="04A0" w:firstRow="1" w:lastRow="0" w:firstColumn="1" w:lastColumn="0" w:noHBand="0" w:noVBand="1"/>
      </w:tblPr>
      <w:tblGrid>
        <w:gridCol w:w="4260"/>
        <w:gridCol w:w="1837"/>
        <w:gridCol w:w="2425"/>
      </w:tblGrid>
      <w:tr w:rsidR="00A90E4F" w:rsidRPr="007E1804" w:rsidTr="00CB53E8">
        <w:tc>
          <w:tcPr>
            <w:tcW w:w="2499" w:type="pct"/>
            <w:vAlign w:val="center"/>
          </w:tcPr>
          <w:p w:rsidR="00CB53E8" w:rsidRPr="007E1804" w:rsidRDefault="00CB53E8" w:rsidP="00CB53E8">
            <w:pPr>
              <w:pStyle w:val="a7"/>
              <w:ind w:left="0"/>
              <w:jc w:val="left"/>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เพิ่มข้อมูลพื้นฐานด้านสมรรถนะ</w:t>
            </w:r>
          </w:p>
        </w:tc>
        <w:tc>
          <w:tcPr>
            <w:tcW w:w="1078" w:type="pct"/>
            <w:vAlign w:val="center"/>
          </w:tcPr>
          <w:p w:rsidR="00CB53E8" w:rsidRPr="007E1804" w:rsidRDefault="00CB53E8" w:rsidP="00CB53E8">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-1</w:t>
            </w:r>
          </w:p>
        </w:tc>
        <w:tc>
          <w:tcPr>
            <w:tcW w:w="1423" w:type="pct"/>
            <w:vAlign w:val="center"/>
          </w:tcPr>
          <w:p w:rsidR="00CB53E8" w:rsidRPr="007E1804" w:rsidRDefault="00CB53E8" w:rsidP="00CB53E8">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CB53E8">
        <w:tc>
          <w:tcPr>
            <w:tcW w:w="2499" w:type="pct"/>
            <w:vAlign w:val="center"/>
          </w:tcPr>
          <w:p w:rsidR="00CB53E8" w:rsidRPr="007E1804" w:rsidRDefault="00CB53E8" w:rsidP="00CB53E8">
            <w:pPr>
              <w:pStyle w:val="a7"/>
              <w:ind w:left="0"/>
              <w:jc w:val="left"/>
              <w:rPr>
                <w:rFonts w:cs="TH SarabunPSK"/>
                <w:color w:val="000000" w:themeColor="text1"/>
                <w:szCs w:val="32"/>
                <w:cs/>
              </w:rPr>
            </w:pPr>
            <w:r w:rsidRPr="007E1804">
              <w:rPr>
                <w:rFonts w:cs="TH SarabunPSK"/>
                <w:color w:val="000000" w:themeColor="text1"/>
                <w:szCs w:val="32"/>
                <w:cs/>
              </w:rPr>
              <w:t>ผู้กระทำหลัก : เจ้าหน้าที่</w:t>
            </w:r>
            <w:r w:rsidR="000817C5">
              <w:rPr>
                <w:rFonts w:cs="TH SarabunPSK" w:hint="cs"/>
                <w:color w:val="000000" w:themeColor="text1"/>
                <w:szCs w:val="32"/>
                <w:cs/>
              </w:rPr>
              <w:t>ดูแลระบบ</w:t>
            </w:r>
          </w:p>
        </w:tc>
        <w:tc>
          <w:tcPr>
            <w:tcW w:w="2501" w:type="pct"/>
            <w:gridSpan w:val="2"/>
            <w:vAlign w:val="center"/>
          </w:tcPr>
          <w:p w:rsidR="00CB53E8" w:rsidRPr="007E1804" w:rsidRDefault="00CB53E8" w:rsidP="00CB53E8">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CB53E8">
        <w:tc>
          <w:tcPr>
            <w:tcW w:w="5000" w:type="pct"/>
            <w:gridSpan w:val="3"/>
            <w:vAlign w:val="center"/>
          </w:tcPr>
          <w:p w:rsidR="00CB53E8" w:rsidRPr="007E1804" w:rsidRDefault="00CB53E8" w:rsidP="00CB53E8">
            <w:pPr>
              <w:pStyle w:val="a7"/>
              <w:ind w:left="0"/>
              <w:jc w:val="left"/>
              <w:rPr>
                <w:rFonts w:cs="TH SarabunPSK"/>
                <w:color w:val="000000" w:themeColor="text1"/>
                <w:szCs w:val="32"/>
              </w:rPr>
            </w:pPr>
            <w:r w:rsidRPr="007E1804">
              <w:rPr>
                <w:rFonts w:cs="TH SarabunPSK"/>
                <w:color w:val="000000" w:themeColor="text1"/>
                <w:szCs w:val="32"/>
                <w:cs/>
              </w:rPr>
              <w:t>ผู้มีส่วนเกี่ยวข้อง : เจ้าหน้าที่</w:t>
            </w:r>
            <w:r w:rsidR="000817C5">
              <w:rPr>
                <w:rFonts w:cs="TH SarabunPSK" w:hint="cs"/>
                <w:color w:val="000000" w:themeColor="text1"/>
                <w:szCs w:val="32"/>
                <w:cs/>
              </w:rPr>
              <w:t>ดูแลระบบ</w:t>
            </w:r>
          </w:p>
        </w:tc>
      </w:tr>
      <w:tr w:rsidR="00A90E4F" w:rsidRPr="007E1804" w:rsidTr="00CB53E8">
        <w:tc>
          <w:tcPr>
            <w:tcW w:w="5000" w:type="pct"/>
            <w:gridSpan w:val="3"/>
            <w:vAlign w:val="center"/>
          </w:tcPr>
          <w:p w:rsidR="00CB53E8" w:rsidRPr="007E1804" w:rsidRDefault="00CB53E8" w:rsidP="000817C5">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000817C5">
              <w:rPr>
                <w:rFonts w:cs="TH SarabunPSK" w:hint="cs"/>
                <w:color w:val="000000" w:themeColor="text1"/>
                <w:szCs w:val="32"/>
                <w:cs/>
              </w:rPr>
              <w:t xml:space="preserve">ที่เจ้าหน้าที่ดูแลระบบ </w:t>
            </w:r>
            <w:r w:rsidRPr="007E1804">
              <w:rPr>
                <w:rFonts w:cs="TH SarabunPSK"/>
                <w:color w:val="000000" w:themeColor="text1"/>
                <w:szCs w:val="32"/>
                <w:cs/>
              </w:rPr>
              <w:t>จะมีการจัดการข้อมูลพื้นฐานด้านสมรรถนะที่จะไปใช้ในการประเมินผลในด้านสมรรถนะการปฏิบัติงานของบุคลากร</w:t>
            </w:r>
            <w:r w:rsidR="00BB1958" w:rsidRPr="007E1804">
              <w:rPr>
                <w:rFonts w:cs="TH SarabunPSK"/>
                <w:color w:val="000000" w:themeColor="text1"/>
                <w:szCs w:val="32"/>
                <w:cs/>
              </w:rPr>
              <w:t xml:space="preserve"> </w:t>
            </w:r>
            <w:r w:rsidRPr="007E1804">
              <w:rPr>
                <w:rFonts w:cs="TH SarabunPSK"/>
                <w:color w:val="000000" w:themeColor="text1"/>
                <w:szCs w:val="32"/>
                <w:cs/>
              </w:rPr>
              <w:t>และคณบดี โดยเป็นการเพิ่มข้อมูลพื้นฐานด้านสมรรถนะประกอบไปด้วย ประเภทสมรรถนะ ตัวชี้วัด</w:t>
            </w:r>
            <w:r w:rsidR="0075494A" w:rsidRPr="007E1804">
              <w:rPr>
                <w:rFonts w:cs="TH SarabunPSK"/>
                <w:color w:val="000000" w:themeColor="text1"/>
                <w:szCs w:val="32"/>
                <w:cs/>
              </w:rPr>
              <w:t xml:space="preserve"> </w:t>
            </w:r>
            <w:r w:rsidRPr="007E1804">
              <w:rPr>
                <w:rFonts w:cs="TH SarabunPSK"/>
                <w:color w:val="000000" w:themeColor="text1"/>
                <w:szCs w:val="32"/>
                <w:cs/>
              </w:rPr>
              <w:t>และคะแนน</w:t>
            </w:r>
          </w:p>
        </w:tc>
      </w:tr>
      <w:tr w:rsidR="00A90E4F" w:rsidRPr="007E1804" w:rsidTr="00CB53E8">
        <w:tc>
          <w:tcPr>
            <w:tcW w:w="5000" w:type="pct"/>
            <w:gridSpan w:val="3"/>
            <w:vAlign w:val="center"/>
          </w:tcPr>
          <w:p w:rsidR="00CB53E8" w:rsidRPr="007E1804" w:rsidRDefault="00CB53E8" w:rsidP="00CB53E8">
            <w:pPr>
              <w:pStyle w:val="a7"/>
              <w:ind w:left="0"/>
              <w:jc w:val="left"/>
              <w:rPr>
                <w:rFonts w:cs="TH SarabunPSK"/>
                <w:color w:val="000000" w:themeColor="text1"/>
                <w:szCs w:val="32"/>
              </w:rPr>
            </w:pPr>
            <w:r w:rsidRPr="007E1804">
              <w:rPr>
                <w:rFonts w:cs="TH SarabunPSK"/>
                <w:color w:val="000000" w:themeColor="text1"/>
                <w:szCs w:val="32"/>
                <w:cs/>
              </w:rPr>
              <w:t>สิ่งกระตุ้น : เจ้าหน้าที่</w:t>
            </w:r>
            <w:r w:rsidR="00FA2681">
              <w:rPr>
                <w:rFonts w:cs="TH SarabunPSK" w:hint="cs"/>
                <w:color w:val="000000" w:themeColor="text1"/>
                <w:szCs w:val="32"/>
                <w:cs/>
              </w:rPr>
              <w:t>ดูแลระบบ</w:t>
            </w:r>
            <w:r w:rsidRPr="007E1804">
              <w:rPr>
                <w:rFonts w:cs="TH SarabunPSK"/>
                <w:color w:val="000000" w:themeColor="text1"/>
                <w:szCs w:val="32"/>
                <w:cs/>
              </w:rPr>
              <w:t>ต้องการจัดการข้อมูลพื้นด้านสมรรถนะ</w:t>
            </w:r>
          </w:p>
          <w:p w:rsidR="00CB53E8" w:rsidRPr="007E1804" w:rsidRDefault="00CB53E8" w:rsidP="00CB53E8">
            <w:pPr>
              <w:pStyle w:val="a7"/>
              <w:ind w:left="0"/>
              <w:jc w:val="left"/>
              <w:rPr>
                <w:rFonts w:cs="TH SarabunPSK"/>
                <w:color w:val="000000" w:themeColor="text1"/>
                <w:szCs w:val="32"/>
              </w:rPr>
            </w:pPr>
            <w:r w:rsidRPr="007E1804">
              <w:rPr>
                <w:rFonts w:cs="TH SarabunPSK"/>
                <w:color w:val="000000" w:themeColor="text1"/>
                <w:szCs w:val="32"/>
                <w:cs/>
              </w:rPr>
              <w:t>ประเภทสิ่งกระตุ้น : ภายนอก</w:t>
            </w:r>
          </w:p>
        </w:tc>
      </w:tr>
    </w:tbl>
    <w:p w:rsidR="00952E0A" w:rsidRPr="007E1804" w:rsidRDefault="00952E0A" w:rsidP="00952E0A">
      <w:pPr>
        <w:pStyle w:val="af0"/>
        <w:spacing w:before="160"/>
        <w:rPr>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2 คำอธิบายยูสเคส </w:t>
      </w:r>
      <w:r w:rsidRPr="007E1804">
        <w:rPr>
          <w:rFonts w:eastAsia="Times New Roman"/>
          <w:color w:val="000000" w:themeColor="text1"/>
        </w:rPr>
        <w:t>KPIS01</w:t>
      </w:r>
      <w:r w:rsidRPr="007E1804">
        <w:rPr>
          <w:rFonts w:eastAsia="Times New Roman"/>
          <w:color w:val="000000" w:themeColor="text1"/>
          <w:cs/>
        </w:rPr>
        <w:t>-1</w:t>
      </w:r>
      <w:r w:rsidRPr="007E1804">
        <w:rPr>
          <w:rFonts w:eastAsia="Times New Roman"/>
          <w:color w:val="000000" w:themeColor="text1"/>
        </w:rPr>
        <w:t xml:space="preserve"> </w:t>
      </w:r>
      <w:r w:rsidRPr="007E1804">
        <w:rPr>
          <w:rFonts w:eastAsia="Times New Roman"/>
          <w:color w:val="000000" w:themeColor="text1"/>
          <w:cs/>
        </w:rPr>
        <w:t>เพิ่มข้อมูลพื้นฐานด้านสมรรถนะ</w:t>
      </w:r>
      <w:r w:rsidRPr="007E1804">
        <w:rPr>
          <w:color w:val="000000" w:themeColor="text1"/>
          <w:cs/>
        </w:rPr>
        <w:t xml:space="preserve"> </w:t>
      </w:r>
      <w:r w:rsidRPr="007E1804">
        <w:rPr>
          <w:rFonts w:eastAsia="Times New Roman"/>
          <w:color w:val="000000" w:themeColor="text1"/>
        </w:rPr>
        <w:t>(</w:t>
      </w:r>
      <w:r w:rsidRPr="007E1804">
        <w:rPr>
          <w:rFonts w:eastAsia="Times New Roman"/>
          <w:color w:val="000000" w:themeColor="text1"/>
          <w:cs/>
        </w:rPr>
        <w:t>ต่อ</w:t>
      </w:r>
      <w:r w:rsidRPr="007E1804">
        <w:rPr>
          <w:rFonts w:eastAsia="Times New Roman"/>
          <w:color w:val="000000" w:themeColor="text1"/>
        </w:rPr>
        <w:t>)</w:t>
      </w:r>
    </w:p>
    <w:tbl>
      <w:tblPr>
        <w:tblStyle w:val="af"/>
        <w:tblW w:w="5000" w:type="pct"/>
        <w:tblLayout w:type="fixed"/>
        <w:tblLook w:val="04A0" w:firstRow="1" w:lastRow="0" w:firstColumn="1" w:lastColumn="0" w:noHBand="0" w:noVBand="1"/>
      </w:tblPr>
      <w:tblGrid>
        <w:gridCol w:w="2387"/>
        <w:gridCol w:w="520"/>
        <w:gridCol w:w="1248"/>
        <w:gridCol w:w="1299"/>
        <w:gridCol w:w="736"/>
        <w:gridCol w:w="2332"/>
      </w:tblGrid>
      <w:tr w:rsidR="00A90E4F" w:rsidRPr="007E1804" w:rsidTr="00952E0A">
        <w:trPr>
          <w:trHeight w:val="332"/>
        </w:trPr>
        <w:tc>
          <w:tcPr>
            <w:tcW w:w="2438" w:type="pct"/>
            <w:gridSpan w:val="3"/>
            <w:vAlign w:val="center"/>
          </w:tcPr>
          <w:p w:rsidR="00952E0A" w:rsidRPr="007E1804" w:rsidRDefault="00952E0A" w:rsidP="00952E0A">
            <w:pPr>
              <w:pStyle w:val="a7"/>
              <w:ind w:left="0"/>
              <w:jc w:val="left"/>
              <w:rPr>
                <w:rFonts w:cs="TH SarabunPSK"/>
                <w:color w:val="000000" w:themeColor="text1"/>
                <w:szCs w:val="32"/>
                <w:cs/>
              </w:rPr>
            </w:pPr>
            <w:r w:rsidRPr="007E1804">
              <w:rPr>
                <w:rFonts w:cs="TH SarabunPSK"/>
                <w:color w:val="000000" w:themeColor="text1"/>
                <w:szCs w:val="32"/>
                <w:cs/>
              </w:rPr>
              <w:lastRenderedPageBreak/>
              <w:t xml:space="preserve">ชื่อยูสเคส : </w:t>
            </w:r>
            <w:r w:rsidRPr="007E1804">
              <w:rPr>
                <w:rFonts w:eastAsia="Times New Roman" w:cs="TH SarabunPSK"/>
                <w:color w:val="000000" w:themeColor="text1"/>
                <w:szCs w:val="32"/>
                <w:cs/>
              </w:rPr>
              <w:t>เพิ่มข้อมูลพื้นฐานด้านสมรรถนะ</w:t>
            </w:r>
          </w:p>
        </w:tc>
        <w:tc>
          <w:tcPr>
            <w:tcW w:w="1194" w:type="pct"/>
            <w:gridSpan w:val="2"/>
            <w:vAlign w:val="center"/>
          </w:tcPr>
          <w:p w:rsidR="00952E0A" w:rsidRPr="007E1804" w:rsidRDefault="00952E0A" w:rsidP="00952E0A">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-1</w:t>
            </w:r>
          </w:p>
        </w:tc>
        <w:tc>
          <w:tcPr>
            <w:tcW w:w="1368" w:type="pct"/>
            <w:vAlign w:val="center"/>
          </w:tcPr>
          <w:p w:rsidR="00952E0A" w:rsidRPr="007E1804" w:rsidRDefault="00952E0A" w:rsidP="00952E0A">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053762" w:rsidRPr="007E1804" w:rsidTr="00053762">
        <w:trPr>
          <w:trHeight w:val="332"/>
        </w:trPr>
        <w:tc>
          <w:tcPr>
            <w:tcW w:w="5000" w:type="pct"/>
            <w:gridSpan w:val="6"/>
            <w:vAlign w:val="center"/>
          </w:tcPr>
          <w:p w:rsidR="00053762" w:rsidRPr="007E1804" w:rsidRDefault="00053762" w:rsidP="00053762">
            <w:pPr>
              <w:rPr>
                <w:color w:val="000000" w:themeColor="text1"/>
              </w:rPr>
            </w:pPr>
            <w:r w:rsidRPr="007E1804">
              <w:rPr>
                <w:color w:val="000000" w:themeColor="text1"/>
                <w:cs/>
              </w:rPr>
              <w:t xml:space="preserve">ความสัมพันธ์ </w:t>
            </w:r>
            <w:r w:rsidRPr="007E1804">
              <w:rPr>
                <w:color w:val="000000" w:themeColor="text1"/>
              </w:rPr>
              <w:t>:</w:t>
            </w:r>
          </w:p>
          <w:p w:rsidR="00053762" w:rsidRPr="007E1804" w:rsidRDefault="00053762" w:rsidP="00053762">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KPIS01</w:t>
            </w:r>
          </w:p>
          <w:p w:rsidR="00053762" w:rsidRPr="007E1804" w:rsidRDefault="00053762" w:rsidP="00053762">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053762" w:rsidRDefault="00053762" w:rsidP="00053762">
            <w:pPr>
              <w:ind w:left="720"/>
              <w:rPr>
                <w:color w:val="000000" w:themeColor="text1"/>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053762" w:rsidRPr="00053762" w:rsidRDefault="00053762" w:rsidP="00053762">
            <w:pPr>
              <w:ind w:left="720"/>
              <w:rPr>
                <w:color w:val="000000" w:themeColor="text1"/>
                <w:cs/>
              </w:rPr>
            </w:pPr>
            <w:r w:rsidRPr="00053762">
              <w:rPr>
                <w:color w:val="000000" w:themeColor="text1"/>
                <w:cs/>
              </w:rPr>
              <w:t xml:space="preserve">การรับทอดคุณสมบัติ </w:t>
            </w:r>
            <w:r w:rsidRPr="00053762">
              <w:rPr>
                <w:color w:val="000000" w:themeColor="text1"/>
              </w:rPr>
              <w:t>: -</w:t>
            </w:r>
          </w:p>
        </w:tc>
      </w:tr>
      <w:tr w:rsidR="00053762" w:rsidRPr="007E1804" w:rsidTr="004E36B1">
        <w:trPr>
          <w:trHeight w:val="332"/>
        </w:trPr>
        <w:tc>
          <w:tcPr>
            <w:tcW w:w="1706" w:type="pct"/>
            <w:gridSpan w:val="2"/>
          </w:tcPr>
          <w:p w:rsidR="00053762" w:rsidRPr="007E1804" w:rsidRDefault="00053762" w:rsidP="00053762">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294" w:type="pct"/>
            <w:gridSpan w:val="4"/>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ต้องมีสิทธิ์ในการเข้าถึงเมนูจัดการข้อมูลพื้นฐานด้านสมรรถนะ</w:t>
            </w:r>
          </w:p>
        </w:tc>
      </w:tr>
      <w:tr w:rsidR="00053762" w:rsidRPr="007E1804" w:rsidTr="004E36B1">
        <w:trPr>
          <w:trHeight w:val="332"/>
        </w:trPr>
        <w:tc>
          <w:tcPr>
            <w:tcW w:w="1706" w:type="pct"/>
            <w:gridSpan w:val="2"/>
          </w:tcPr>
          <w:p w:rsidR="00053762" w:rsidRPr="007E1804" w:rsidRDefault="00053762" w:rsidP="00053762">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294" w:type="pct"/>
            <w:gridSpan w:val="4"/>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สามารถเพิ่มรายละเอียดข้อมูลพื้นฐานด้านสมรรถนะได้</w:t>
            </w:r>
          </w:p>
        </w:tc>
      </w:tr>
      <w:tr w:rsidR="00053762" w:rsidRPr="007E1804" w:rsidTr="00053762">
        <w:trPr>
          <w:trHeight w:val="332"/>
        </w:trPr>
        <w:tc>
          <w:tcPr>
            <w:tcW w:w="1401" w:type="pct"/>
            <w:tcBorders>
              <w:bottom w:val="single" w:sz="4" w:space="0" w:color="auto"/>
            </w:tcBorders>
          </w:tcPr>
          <w:p w:rsidR="00053762" w:rsidRPr="007E1804" w:rsidRDefault="00053762" w:rsidP="00053762">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3"/>
            <w:tcBorders>
              <w:bottom w:val="single" w:sz="4" w:space="0" w:color="auto"/>
            </w:tcBorders>
          </w:tcPr>
          <w:p w:rsidR="00053762" w:rsidRPr="007E1804" w:rsidRDefault="00053762" w:rsidP="00053762">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053762" w:rsidRPr="007E1804" w:rsidRDefault="00053762" w:rsidP="00053762">
            <w:pPr>
              <w:jc w:val="center"/>
              <w:rPr>
                <w:color w:val="000000" w:themeColor="text1"/>
                <w:cs/>
              </w:rPr>
            </w:pPr>
            <w:r w:rsidRPr="007E1804">
              <w:rPr>
                <w:color w:val="000000" w:themeColor="text1"/>
                <w:cs/>
              </w:rPr>
              <w:t>ระบบ</w:t>
            </w:r>
          </w:p>
        </w:tc>
      </w:tr>
      <w:tr w:rsidR="00053762" w:rsidRPr="007E1804" w:rsidTr="00053762">
        <w:trPr>
          <w:trHeight w:val="935"/>
        </w:trPr>
        <w:tc>
          <w:tcPr>
            <w:tcW w:w="1401" w:type="pct"/>
            <w:tcBorders>
              <w:bottom w:val="nil"/>
            </w:tcBorders>
            <w:shd w:val="clear" w:color="auto" w:fill="FFFFFF" w:themeFill="background1"/>
          </w:tcPr>
          <w:p w:rsidR="00053762" w:rsidRPr="007E1804" w:rsidRDefault="00053762" w:rsidP="00053762">
            <w:pPr>
              <w:rPr>
                <w:color w:val="000000" w:themeColor="text1"/>
                <w:cs/>
              </w:rPr>
            </w:pPr>
          </w:p>
        </w:tc>
        <w:tc>
          <w:tcPr>
            <w:tcW w:w="1799" w:type="pct"/>
            <w:gridSpan w:val="3"/>
            <w:tcBorders>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ผู้ใช้งานเลือกเมนูจัดการข้อมูลพื้นฐานด้านสมรรถนะ</w:t>
            </w:r>
          </w:p>
        </w:tc>
        <w:tc>
          <w:tcPr>
            <w:tcW w:w="1800" w:type="pct"/>
            <w:gridSpan w:val="2"/>
            <w:tcBorders>
              <w:bottom w:val="nil"/>
            </w:tcBorders>
            <w:shd w:val="clear" w:color="auto" w:fill="FFFFFF" w:themeFill="background1"/>
          </w:tcPr>
          <w:p w:rsidR="00053762" w:rsidRPr="00AE6674" w:rsidRDefault="00053762" w:rsidP="00053762">
            <w:pPr>
              <w:pStyle w:val="a7"/>
              <w:ind w:left="0"/>
              <w:rPr>
                <w:rFonts w:cs="TH SarabunPSK"/>
                <w:color w:val="000000" w:themeColor="text1"/>
                <w:sz w:val="18"/>
                <w:szCs w:val="18"/>
              </w:rPr>
            </w:pPr>
          </w:p>
          <w:p w:rsidR="00053762" w:rsidRPr="007E1804" w:rsidRDefault="00053762" w:rsidP="00053762">
            <w:pPr>
              <w:pStyle w:val="a7"/>
              <w:ind w:left="0"/>
              <w:rPr>
                <w:rFonts w:cs="TH SarabunPSK"/>
                <w:color w:val="000000" w:themeColor="text1"/>
                <w:szCs w:val="32"/>
              </w:rPr>
            </w:pPr>
          </w:p>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ระบบแสดงข้อมูลพื้นฐาน             ด้านสมรรถนะ</w:t>
            </w:r>
          </w:p>
        </w:tc>
      </w:tr>
      <w:tr w:rsidR="00053762" w:rsidRPr="007E1804" w:rsidTr="00053762">
        <w:trPr>
          <w:trHeight w:val="935"/>
        </w:trPr>
        <w:tc>
          <w:tcPr>
            <w:tcW w:w="1401" w:type="pct"/>
            <w:vMerge w:val="restart"/>
            <w:tcBorders>
              <w:top w:val="nil"/>
            </w:tcBorders>
            <w:shd w:val="clear" w:color="auto" w:fill="FFFFFF" w:themeFill="background1"/>
          </w:tcPr>
          <w:p w:rsidR="00053762" w:rsidRPr="007E1804" w:rsidRDefault="00053762" w:rsidP="00053762">
            <w:pPr>
              <w:rPr>
                <w:color w:val="000000" w:themeColor="text1"/>
                <w:cs/>
              </w:rPr>
            </w:pPr>
          </w:p>
        </w:tc>
        <w:tc>
          <w:tcPr>
            <w:tcW w:w="1799" w:type="pct"/>
            <w:gridSpan w:val="3"/>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3. ผู้ใช้งานกดเพิ่มข้อมูลพื้นฐานด้านสมรรถนะ</w:t>
            </w:r>
          </w:p>
        </w:tc>
        <w:tc>
          <w:tcPr>
            <w:tcW w:w="1800" w:type="pct"/>
            <w:gridSpan w:val="2"/>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rPr>
            </w:pPr>
          </w:p>
        </w:tc>
      </w:tr>
      <w:tr w:rsidR="00053762" w:rsidRPr="007E1804" w:rsidTr="00952E0A">
        <w:trPr>
          <w:trHeight w:val="872"/>
        </w:trPr>
        <w:tc>
          <w:tcPr>
            <w:tcW w:w="1401" w:type="pct"/>
            <w:vMerge/>
            <w:shd w:val="clear" w:color="auto" w:fill="FFFFFF" w:themeFill="background1"/>
          </w:tcPr>
          <w:p w:rsidR="00053762" w:rsidRPr="007E1804" w:rsidRDefault="00053762" w:rsidP="00053762">
            <w:pPr>
              <w:rPr>
                <w:color w:val="000000" w:themeColor="text1"/>
                <w:cs/>
              </w:rPr>
            </w:pPr>
          </w:p>
        </w:tc>
        <w:tc>
          <w:tcPr>
            <w:tcW w:w="1799" w:type="pct"/>
            <w:gridSpan w:val="3"/>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rPr>
            </w:pPr>
            <w:r w:rsidRPr="007E1804">
              <w:rPr>
                <w:rFonts w:cs="TH SarabunPSK"/>
                <w:color w:val="000000" w:themeColor="text1"/>
                <w:szCs w:val="32"/>
                <w:cs/>
              </w:rPr>
              <w:t>4. ระบบแสดงแบบฟอร์มการเพิ่มข้อมูลพื้นฐานด้านสมรรถนะ</w:t>
            </w:r>
          </w:p>
        </w:tc>
      </w:tr>
      <w:tr w:rsidR="00053762" w:rsidRPr="007E1804" w:rsidTr="00952E0A">
        <w:trPr>
          <w:trHeight w:val="800"/>
        </w:trPr>
        <w:tc>
          <w:tcPr>
            <w:tcW w:w="1401" w:type="pct"/>
            <w:vMerge/>
            <w:shd w:val="clear" w:color="auto" w:fill="FFFFFF" w:themeFill="background1"/>
          </w:tcPr>
          <w:p w:rsidR="00053762" w:rsidRPr="007E1804" w:rsidRDefault="00053762" w:rsidP="00053762">
            <w:pPr>
              <w:rPr>
                <w:color w:val="000000" w:themeColor="text1"/>
                <w:cs/>
              </w:rPr>
            </w:pPr>
          </w:p>
        </w:tc>
        <w:tc>
          <w:tcPr>
            <w:tcW w:w="1799" w:type="pct"/>
            <w:gridSpan w:val="3"/>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5. ผู้ใช้งานกรอกข้อมูลพื้นฐานด้านสมรรถนะ</w:t>
            </w:r>
            <w:r>
              <w:rPr>
                <w:rFonts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p>
        </w:tc>
      </w:tr>
      <w:tr w:rsidR="00053762" w:rsidRPr="007E1804" w:rsidTr="00952E0A">
        <w:trPr>
          <w:trHeight w:val="827"/>
        </w:trPr>
        <w:tc>
          <w:tcPr>
            <w:tcW w:w="1401" w:type="pct"/>
            <w:vMerge/>
            <w:shd w:val="clear" w:color="auto" w:fill="FFFFFF" w:themeFill="background1"/>
          </w:tcPr>
          <w:p w:rsidR="00053762" w:rsidRPr="007E1804" w:rsidRDefault="00053762" w:rsidP="00053762">
            <w:pPr>
              <w:rPr>
                <w:color w:val="000000" w:themeColor="text1"/>
                <w:cs/>
              </w:rPr>
            </w:pPr>
          </w:p>
        </w:tc>
        <w:tc>
          <w:tcPr>
            <w:tcW w:w="1799" w:type="pct"/>
            <w:gridSpan w:val="3"/>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053762" w:rsidRPr="007E1804" w:rsidRDefault="00053762" w:rsidP="00053762">
            <w:pPr>
              <w:pStyle w:val="a7"/>
              <w:ind w:left="0"/>
              <w:rPr>
                <w:rFonts w:cs="TH SarabunPSK"/>
                <w:color w:val="000000" w:themeColor="text1"/>
                <w:szCs w:val="32"/>
                <w:cs/>
              </w:rPr>
            </w:pPr>
            <w:r w:rsidRPr="007E1804">
              <w:rPr>
                <w:rFonts w:cs="TH SarabunPSK"/>
                <w:color w:val="000000" w:themeColor="text1"/>
                <w:szCs w:val="32"/>
                <w:cs/>
              </w:rPr>
              <w:t>6.ระบบบันทึกข้อมูลลงฐานข้อมูล</w:t>
            </w:r>
          </w:p>
        </w:tc>
      </w:tr>
      <w:tr w:rsidR="00053762" w:rsidRPr="007E1804" w:rsidTr="00952E0A">
        <w:trPr>
          <w:trHeight w:val="431"/>
        </w:trPr>
        <w:tc>
          <w:tcPr>
            <w:tcW w:w="1401" w:type="pct"/>
          </w:tcPr>
          <w:p w:rsidR="00053762" w:rsidRPr="007E1804" w:rsidRDefault="00053762" w:rsidP="00053762">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053762" w:rsidRPr="007E1804" w:rsidRDefault="00053762" w:rsidP="00053762">
            <w:pPr>
              <w:rPr>
                <w:color w:val="000000" w:themeColor="text1"/>
                <w:cs/>
              </w:rPr>
            </w:pPr>
            <w:r w:rsidRPr="007E1804">
              <w:rPr>
                <w:color w:val="000000" w:themeColor="text1"/>
                <w:cs/>
              </w:rPr>
              <w:t>-</w:t>
            </w:r>
          </w:p>
        </w:tc>
      </w:tr>
    </w:tbl>
    <w:p w:rsidR="00053762" w:rsidRDefault="00053762" w:rsidP="00AB1CC6">
      <w:pPr>
        <w:pStyle w:val="af0"/>
        <w:spacing w:before="200"/>
        <w:rPr>
          <w:color w:val="000000" w:themeColor="text1"/>
        </w:rPr>
      </w:pPr>
      <w:bookmarkStart w:id="105" w:name="_Toc515231932"/>
    </w:p>
    <w:p w:rsidR="00924BCE" w:rsidRPr="007E1804" w:rsidRDefault="00924BCE" w:rsidP="00AB1CC6">
      <w:pPr>
        <w:pStyle w:val="af0"/>
        <w:spacing w:before="20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KPIS01</w:t>
      </w:r>
      <w:r w:rsidRPr="007E1804">
        <w:rPr>
          <w:rFonts w:eastAsia="Times New Roman"/>
          <w:color w:val="000000" w:themeColor="text1"/>
          <w:cs/>
        </w:rPr>
        <w:t>-2 แก้ไขข้อมูลพื้นฐานด้านสมรรถนะ</w:t>
      </w:r>
      <w:bookmarkEnd w:id="105"/>
    </w:p>
    <w:tbl>
      <w:tblPr>
        <w:tblStyle w:val="af"/>
        <w:tblW w:w="5000" w:type="pct"/>
        <w:tblLayout w:type="fixed"/>
        <w:tblLook w:val="04A0" w:firstRow="1" w:lastRow="0" w:firstColumn="1" w:lastColumn="0" w:noHBand="0" w:noVBand="1"/>
      </w:tblPr>
      <w:tblGrid>
        <w:gridCol w:w="2388"/>
        <w:gridCol w:w="1871"/>
        <w:gridCol w:w="1195"/>
        <w:gridCol w:w="643"/>
        <w:gridCol w:w="2425"/>
      </w:tblGrid>
      <w:tr w:rsidR="00A90E4F" w:rsidRPr="007E1804" w:rsidTr="00952E0A">
        <w:tc>
          <w:tcPr>
            <w:tcW w:w="2499" w:type="pct"/>
            <w:gridSpan w:val="2"/>
          </w:tcPr>
          <w:p w:rsidR="00952E0A" w:rsidRPr="007E1804" w:rsidRDefault="00952E0A" w:rsidP="00952E0A">
            <w:pPr>
              <w:pStyle w:val="a7"/>
              <w:ind w:left="0"/>
              <w:rPr>
                <w:rFonts w:cs="TH SarabunPSK"/>
                <w:color w:val="000000" w:themeColor="text1"/>
                <w:szCs w:val="32"/>
                <w:cs/>
              </w:rPr>
            </w:pPr>
            <w:r w:rsidRPr="007E1804">
              <w:rPr>
                <w:rFonts w:cs="TH SarabunPSK"/>
                <w:color w:val="000000" w:themeColor="text1"/>
                <w:szCs w:val="32"/>
                <w:cs/>
              </w:rPr>
              <w:t>ชื่อยูสเคส : แก้ไข</w:t>
            </w:r>
            <w:r w:rsidRPr="007E1804">
              <w:rPr>
                <w:rFonts w:eastAsia="Times New Roman" w:cs="TH SarabunPSK"/>
                <w:color w:val="000000" w:themeColor="text1"/>
                <w:szCs w:val="32"/>
                <w:cs/>
              </w:rPr>
              <w:t>ข้อมูลพื้นฐานด้านสมรรถนะ</w:t>
            </w:r>
          </w:p>
        </w:tc>
        <w:tc>
          <w:tcPr>
            <w:tcW w:w="1078" w:type="pct"/>
            <w:gridSpan w:val="2"/>
            <w:vAlign w:val="center"/>
          </w:tcPr>
          <w:p w:rsidR="00952E0A" w:rsidRPr="007E1804" w:rsidRDefault="00952E0A" w:rsidP="00952E0A">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-2</w:t>
            </w:r>
          </w:p>
        </w:tc>
        <w:tc>
          <w:tcPr>
            <w:tcW w:w="1423" w:type="pct"/>
            <w:vAlign w:val="center"/>
          </w:tcPr>
          <w:p w:rsidR="00952E0A" w:rsidRPr="007E1804" w:rsidRDefault="00952E0A" w:rsidP="00952E0A">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499" w:type="pct"/>
            <w:gridSpan w:val="2"/>
          </w:tcPr>
          <w:p w:rsidR="00952E0A" w:rsidRPr="007E1804" w:rsidRDefault="00952E0A" w:rsidP="00952E0A">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0817C5">
              <w:rPr>
                <w:rFonts w:cs="TH SarabunPSK" w:hint="cs"/>
                <w:color w:val="000000" w:themeColor="text1"/>
                <w:szCs w:val="32"/>
                <w:cs/>
              </w:rPr>
              <w:t>ดูแลระบบ</w:t>
            </w:r>
          </w:p>
        </w:tc>
        <w:tc>
          <w:tcPr>
            <w:tcW w:w="2501" w:type="pct"/>
            <w:gridSpan w:val="3"/>
            <w:vAlign w:val="center"/>
          </w:tcPr>
          <w:p w:rsidR="00952E0A" w:rsidRPr="007E1804" w:rsidRDefault="00952E0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952E0A">
        <w:tc>
          <w:tcPr>
            <w:tcW w:w="5000" w:type="pct"/>
            <w:gridSpan w:val="5"/>
          </w:tcPr>
          <w:p w:rsidR="00952E0A" w:rsidRPr="007E1804" w:rsidRDefault="00952E0A" w:rsidP="00952E0A">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0817C5">
              <w:rPr>
                <w:rFonts w:cs="TH SarabunPSK" w:hint="cs"/>
                <w:color w:val="000000" w:themeColor="text1"/>
                <w:szCs w:val="32"/>
                <w:cs/>
              </w:rPr>
              <w:t>ดูแลระบบ</w:t>
            </w:r>
          </w:p>
        </w:tc>
      </w:tr>
      <w:tr w:rsidR="00A90E4F" w:rsidRPr="007E1804" w:rsidTr="00952E0A">
        <w:tc>
          <w:tcPr>
            <w:tcW w:w="5000" w:type="pct"/>
            <w:gridSpan w:val="5"/>
          </w:tcPr>
          <w:p w:rsidR="00952E0A" w:rsidRPr="007E1804" w:rsidRDefault="00952E0A" w:rsidP="00952E0A">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0817C5">
              <w:rPr>
                <w:rFonts w:cs="TH SarabunPSK" w:hint="cs"/>
                <w:color w:val="000000" w:themeColor="text1"/>
                <w:szCs w:val="32"/>
                <w:cs/>
              </w:rPr>
              <w:t xml:space="preserve">เจ้าหน้าที่ดูแลระ </w:t>
            </w:r>
            <w:r w:rsidRPr="007E1804">
              <w:rPr>
                <w:rFonts w:cs="TH SarabunPSK"/>
                <w:color w:val="000000" w:themeColor="text1"/>
                <w:szCs w:val="32"/>
                <w:cs/>
              </w:rPr>
              <w:t>จะมีการจัดการข้อมูลพื้นฐานด้านสมรรถนะที่จะไปใช้ในการประเมินผลในด้านสมรรถนะการปฏิบัติงานของบุคลากรและคณบดี โดยเป็นการแก้ไขข้อมูลพื้นฐานด้านสมรรถนะประกอบไปด้วย ประเภทสมรรถนะ ตัวชี้วัด</w:t>
            </w:r>
            <w:r w:rsidR="000817C5">
              <w:rPr>
                <w:rFonts w:cs="TH SarabunPSK" w:hint="cs"/>
                <w:color w:val="000000" w:themeColor="text1"/>
                <w:szCs w:val="32"/>
                <w:cs/>
              </w:rPr>
              <w:t xml:space="preserve"> </w:t>
            </w:r>
            <w:r w:rsidRPr="007E1804">
              <w:rPr>
                <w:rFonts w:cs="TH SarabunPSK"/>
                <w:color w:val="000000" w:themeColor="text1"/>
                <w:szCs w:val="32"/>
                <w:cs/>
              </w:rPr>
              <w:t>และคะแนน</w:t>
            </w:r>
          </w:p>
        </w:tc>
      </w:tr>
      <w:tr w:rsidR="00FA2681" w:rsidRPr="007E1804" w:rsidTr="00952E0A">
        <w:tc>
          <w:tcPr>
            <w:tcW w:w="5000" w:type="pct"/>
            <w:gridSpan w:val="5"/>
          </w:tcPr>
          <w:p w:rsidR="00FA2681" w:rsidRDefault="00FA2681" w:rsidP="00FA2681">
            <w:pPr>
              <w:pStyle w:val="a7"/>
              <w:ind w:left="0"/>
              <w:jc w:val="left"/>
              <w:rPr>
                <w:rFonts w:cs="TH SarabunPSK"/>
                <w:color w:val="000000" w:themeColor="text1"/>
                <w:szCs w:val="32"/>
              </w:rPr>
            </w:pPr>
            <w:r w:rsidRPr="007E1804">
              <w:rPr>
                <w:rFonts w:cs="TH SarabunPSK"/>
                <w:color w:val="000000" w:themeColor="text1"/>
                <w:szCs w:val="32"/>
                <w:cs/>
              </w:rPr>
              <w:t>สิ่งกระตุ้น : เจ้าหน้าที่</w:t>
            </w:r>
            <w:r>
              <w:rPr>
                <w:rFonts w:cs="TH SarabunPSK" w:hint="cs"/>
                <w:color w:val="000000" w:themeColor="text1"/>
                <w:szCs w:val="32"/>
                <w:cs/>
              </w:rPr>
              <w:t>ดูแลระบบ</w:t>
            </w:r>
            <w:r w:rsidRPr="007E1804">
              <w:rPr>
                <w:rFonts w:cs="TH SarabunPSK"/>
                <w:color w:val="000000" w:themeColor="text1"/>
                <w:szCs w:val="32"/>
                <w:cs/>
              </w:rPr>
              <w:t>ต้องการจัดการข้อมูลพื้นด้านสมรรถนะ</w:t>
            </w:r>
          </w:p>
          <w:p w:rsidR="00053762" w:rsidRPr="00FA2681" w:rsidRDefault="00053762" w:rsidP="00FA2681">
            <w:pPr>
              <w:pStyle w:val="a7"/>
              <w:ind w:left="0"/>
              <w:jc w:val="left"/>
              <w:rPr>
                <w:rFonts w:cs="TH SarabunPSK"/>
                <w:color w:val="000000" w:themeColor="text1"/>
                <w:szCs w:val="32"/>
                <w:cs/>
              </w:rPr>
            </w:pPr>
            <w:r w:rsidRPr="007E1804">
              <w:rPr>
                <w:rFonts w:cs="TH SarabunPSK"/>
                <w:color w:val="000000" w:themeColor="text1"/>
                <w:szCs w:val="32"/>
                <w:cs/>
              </w:rPr>
              <w:t>ประเภทสิ่งกระตุ้น : ภายนอก</w:t>
            </w:r>
          </w:p>
        </w:tc>
      </w:tr>
      <w:tr w:rsidR="00053762" w:rsidRPr="007E1804" w:rsidTr="00952E0A">
        <w:tc>
          <w:tcPr>
            <w:tcW w:w="5000" w:type="pct"/>
            <w:gridSpan w:val="5"/>
          </w:tcPr>
          <w:p w:rsidR="00053762" w:rsidRPr="007E1804" w:rsidRDefault="00053762" w:rsidP="00053762">
            <w:pPr>
              <w:rPr>
                <w:color w:val="000000" w:themeColor="text1"/>
              </w:rPr>
            </w:pPr>
            <w:r w:rsidRPr="007E1804">
              <w:rPr>
                <w:color w:val="000000" w:themeColor="text1"/>
                <w:cs/>
              </w:rPr>
              <w:t xml:space="preserve">ความสัมพันธ์ </w:t>
            </w:r>
            <w:r w:rsidRPr="007E1804">
              <w:rPr>
                <w:color w:val="000000" w:themeColor="text1"/>
              </w:rPr>
              <w:t>:</w:t>
            </w:r>
          </w:p>
          <w:p w:rsidR="00053762" w:rsidRPr="007E1804" w:rsidRDefault="00053762" w:rsidP="00053762">
            <w:pPr>
              <w:ind w:left="720"/>
              <w:rPr>
                <w:color w:val="000000" w:themeColor="text1"/>
                <w:cs/>
              </w:rPr>
            </w:pPr>
            <w:r w:rsidRPr="007E1804">
              <w:rPr>
                <w:color w:val="000000" w:themeColor="text1"/>
                <w:cs/>
              </w:rPr>
              <w:t xml:space="preserve">ความเกี่ยวเนื่อง </w:t>
            </w:r>
            <w:r w:rsidRPr="007E1804">
              <w:rPr>
                <w:color w:val="000000" w:themeColor="text1"/>
              </w:rPr>
              <w:t>:</w:t>
            </w:r>
            <w:r w:rsidRPr="007E1804">
              <w:rPr>
                <w:rFonts w:eastAsia="Times New Roman"/>
                <w:color w:val="000000" w:themeColor="text1"/>
              </w:rPr>
              <w:t xml:space="preserve"> KPIS01</w:t>
            </w:r>
          </w:p>
          <w:p w:rsidR="00053762" w:rsidRPr="007E1804" w:rsidRDefault="00053762" w:rsidP="00053762">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053762" w:rsidRDefault="00053762" w:rsidP="00053762">
            <w:pPr>
              <w:ind w:left="720"/>
              <w:rPr>
                <w:rFonts w:eastAsia="Times New Roman"/>
                <w:color w:val="000000" w:themeColor="text1"/>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053762" w:rsidRPr="007E1804" w:rsidRDefault="00053762" w:rsidP="00053762">
            <w:pPr>
              <w:ind w:left="720"/>
              <w:rPr>
                <w:color w:val="000000" w:themeColor="text1"/>
                <w:cs/>
              </w:rPr>
            </w:pPr>
            <w:r w:rsidRPr="007E1804">
              <w:rPr>
                <w:color w:val="000000" w:themeColor="text1"/>
                <w:cs/>
              </w:rPr>
              <w:t xml:space="preserve">การรับทอดคุณสมบัติ </w:t>
            </w:r>
            <w:r w:rsidRPr="007E1804">
              <w:rPr>
                <w:color w:val="000000" w:themeColor="text1"/>
              </w:rPr>
              <w:t>: -</w:t>
            </w:r>
          </w:p>
        </w:tc>
      </w:tr>
      <w:tr w:rsidR="00053762" w:rsidRPr="007E1804" w:rsidTr="004E36B1">
        <w:tc>
          <w:tcPr>
            <w:tcW w:w="1401" w:type="pct"/>
          </w:tcPr>
          <w:p w:rsidR="00053762" w:rsidRPr="007E1804" w:rsidRDefault="00053762" w:rsidP="004E36B1">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053762" w:rsidRPr="007E1804" w:rsidRDefault="00053762" w:rsidP="004E36B1">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ต้องมีสิทธิ์ในการเข้าถึงเมนูจัดการข้อมูลพื้นฐานด้านสมรรถนะ</w:t>
            </w:r>
          </w:p>
        </w:tc>
      </w:tr>
      <w:tr w:rsidR="00053762" w:rsidRPr="007E1804" w:rsidTr="004E36B1">
        <w:tc>
          <w:tcPr>
            <w:tcW w:w="1401" w:type="pct"/>
          </w:tcPr>
          <w:p w:rsidR="00053762" w:rsidRPr="007E1804" w:rsidRDefault="00053762" w:rsidP="004E36B1">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053762" w:rsidRPr="007E1804" w:rsidRDefault="00053762" w:rsidP="004E36B1">
            <w:pPr>
              <w:pStyle w:val="a7"/>
              <w:ind w:left="0"/>
              <w:rPr>
                <w:rFonts w:cs="TH SarabunPSK"/>
                <w:color w:val="000000" w:themeColor="text1"/>
                <w:szCs w:val="32"/>
                <w:cs/>
              </w:rPr>
            </w:pPr>
            <w:r w:rsidRPr="007E1804">
              <w:rPr>
                <w:rFonts w:cs="TH SarabunPSK"/>
                <w:color w:val="000000" w:themeColor="text1"/>
                <w:szCs w:val="32"/>
                <w:cs/>
              </w:rPr>
              <w:t>สามารถแก้ไขรายละเอียดข้อมูลพื้นฐานด้านสมรรถนะได้</w:t>
            </w:r>
          </w:p>
        </w:tc>
      </w:tr>
      <w:tr w:rsidR="00053762" w:rsidRPr="007E1804" w:rsidTr="00053762">
        <w:trPr>
          <w:trHeight w:val="332"/>
        </w:trPr>
        <w:tc>
          <w:tcPr>
            <w:tcW w:w="1401" w:type="pct"/>
          </w:tcPr>
          <w:p w:rsidR="00053762" w:rsidRPr="007E1804" w:rsidRDefault="00053762" w:rsidP="004E36B1">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Pr>
          <w:p w:rsidR="00053762" w:rsidRPr="007E1804" w:rsidRDefault="00053762" w:rsidP="004E36B1">
            <w:pPr>
              <w:jc w:val="center"/>
              <w:rPr>
                <w:color w:val="000000" w:themeColor="text1"/>
                <w:cs/>
              </w:rPr>
            </w:pPr>
            <w:r w:rsidRPr="007E1804">
              <w:rPr>
                <w:color w:val="000000" w:themeColor="text1"/>
                <w:cs/>
              </w:rPr>
              <w:t>ผู้ใช้งาน</w:t>
            </w:r>
          </w:p>
        </w:tc>
        <w:tc>
          <w:tcPr>
            <w:tcW w:w="1800" w:type="pct"/>
            <w:gridSpan w:val="2"/>
          </w:tcPr>
          <w:p w:rsidR="00053762" w:rsidRPr="007E1804" w:rsidRDefault="00053762" w:rsidP="004E36B1">
            <w:pPr>
              <w:jc w:val="center"/>
              <w:rPr>
                <w:color w:val="000000" w:themeColor="text1"/>
                <w:cs/>
              </w:rPr>
            </w:pPr>
            <w:r w:rsidRPr="007E1804">
              <w:rPr>
                <w:color w:val="000000" w:themeColor="text1"/>
                <w:cs/>
              </w:rPr>
              <w:t>ระบบ</w:t>
            </w:r>
          </w:p>
        </w:tc>
      </w:tr>
      <w:tr w:rsidR="00053762" w:rsidRPr="007E1804" w:rsidTr="004E36B1">
        <w:trPr>
          <w:trHeight w:val="332"/>
        </w:trPr>
        <w:tc>
          <w:tcPr>
            <w:tcW w:w="1401" w:type="pct"/>
            <w:tcBorders>
              <w:bottom w:val="single" w:sz="4" w:space="0" w:color="auto"/>
            </w:tcBorders>
          </w:tcPr>
          <w:p w:rsidR="00053762" w:rsidRPr="007E1804" w:rsidRDefault="00053762" w:rsidP="00053762">
            <w:pPr>
              <w:rPr>
                <w:color w:val="000000" w:themeColor="text1"/>
                <w:cs/>
              </w:rPr>
            </w:pPr>
          </w:p>
        </w:tc>
        <w:tc>
          <w:tcPr>
            <w:tcW w:w="1799" w:type="pct"/>
            <w:gridSpan w:val="2"/>
            <w:tcBorders>
              <w:bottom w:val="single" w:sz="4" w:space="0" w:color="auto"/>
            </w:tcBorders>
          </w:tcPr>
          <w:p w:rsidR="00053762" w:rsidRDefault="00053762" w:rsidP="00053762">
            <w:pPr>
              <w:pStyle w:val="a7"/>
              <w:ind w:left="0"/>
              <w:rPr>
                <w:rFonts w:cs="TH SarabunPSK"/>
                <w:color w:val="000000" w:themeColor="text1"/>
                <w:szCs w:val="32"/>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ผู้ใช้งานเลือกเมนูจัดการข้อมูล</w:t>
            </w:r>
            <w:r w:rsidRPr="007E1804">
              <w:rPr>
                <w:rFonts w:cs="TH SarabunPSK"/>
                <w:color w:val="000000" w:themeColor="text1"/>
                <w:szCs w:val="32"/>
                <w:cs/>
              </w:rPr>
              <w:lastRenderedPageBreak/>
              <w:t>พื้นฐานด้านสมรรถนะ</w:t>
            </w:r>
          </w:p>
          <w:p w:rsidR="00053762" w:rsidRPr="00AE6674" w:rsidRDefault="00053762" w:rsidP="00053762">
            <w:pPr>
              <w:pStyle w:val="a7"/>
              <w:ind w:left="0"/>
              <w:rPr>
                <w:rFonts w:cs="TH SarabunPSK"/>
                <w:color w:val="000000" w:themeColor="text1"/>
                <w:sz w:val="2"/>
                <w:szCs w:val="2"/>
              </w:rPr>
            </w:pPr>
          </w:p>
          <w:p w:rsidR="00053762" w:rsidRPr="00FA2681" w:rsidRDefault="00053762" w:rsidP="00053762">
            <w:pPr>
              <w:pStyle w:val="a7"/>
              <w:ind w:left="0"/>
              <w:rPr>
                <w:rFonts w:cs="TH SarabunPSK"/>
                <w:color w:val="000000" w:themeColor="text1"/>
                <w:sz w:val="20"/>
                <w:szCs w:val="20"/>
              </w:rPr>
            </w:pPr>
          </w:p>
          <w:p w:rsidR="00053762" w:rsidRDefault="00053762" w:rsidP="00053762">
            <w:pPr>
              <w:pStyle w:val="a7"/>
              <w:ind w:left="0"/>
              <w:rPr>
                <w:rFonts w:cs="TH SarabunPSK"/>
                <w:color w:val="000000" w:themeColor="text1"/>
                <w:szCs w:val="32"/>
              </w:rPr>
            </w:pPr>
            <w:r w:rsidRPr="007E1804">
              <w:rPr>
                <w:rFonts w:cs="TH SarabunPSK"/>
                <w:color w:val="000000" w:themeColor="text1"/>
                <w:szCs w:val="32"/>
                <w:cs/>
              </w:rPr>
              <w:t>3. ผู้ใช้งานกดแก้ไขข้อมูลพื้นฐานด้านสมรรถนะ</w:t>
            </w:r>
            <w:r>
              <w:rPr>
                <w:rFonts w:cs="TH SarabunPSK" w:hint="cs"/>
                <w:color w:val="000000" w:themeColor="text1"/>
                <w:szCs w:val="32"/>
                <w:cs/>
              </w:rPr>
              <w:t xml:space="preserve"> </w:t>
            </w:r>
          </w:p>
          <w:p w:rsidR="00053762" w:rsidRDefault="00053762" w:rsidP="00053762">
            <w:pPr>
              <w:pStyle w:val="a7"/>
              <w:ind w:left="0"/>
              <w:rPr>
                <w:rFonts w:cs="TH SarabunPSK"/>
                <w:color w:val="000000" w:themeColor="text1"/>
                <w:sz w:val="6"/>
                <w:szCs w:val="6"/>
              </w:rPr>
            </w:pPr>
          </w:p>
          <w:p w:rsidR="00053762" w:rsidRDefault="00053762" w:rsidP="00053762">
            <w:pPr>
              <w:pStyle w:val="a7"/>
              <w:ind w:left="0"/>
              <w:rPr>
                <w:rFonts w:cs="TH SarabunPSK"/>
                <w:color w:val="000000" w:themeColor="text1"/>
                <w:sz w:val="6"/>
                <w:szCs w:val="6"/>
              </w:rPr>
            </w:pPr>
          </w:p>
          <w:p w:rsidR="00053762" w:rsidRDefault="00053762" w:rsidP="00053762">
            <w:pPr>
              <w:pStyle w:val="a7"/>
              <w:ind w:left="0"/>
              <w:rPr>
                <w:rFonts w:cs="TH SarabunPSK"/>
                <w:color w:val="000000" w:themeColor="text1"/>
                <w:sz w:val="6"/>
                <w:szCs w:val="6"/>
              </w:rPr>
            </w:pPr>
          </w:p>
          <w:p w:rsidR="00053762" w:rsidRPr="00FA2681" w:rsidRDefault="00053762" w:rsidP="00053762">
            <w:pPr>
              <w:pStyle w:val="a7"/>
              <w:ind w:left="0"/>
              <w:rPr>
                <w:rFonts w:cs="TH SarabunPSK"/>
                <w:color w:val="000000" w:themeColor="text1"/>
                <w:sz w:val="6"/>
                <w:szCs w:val="6"/>
              </w:rPr>
            </w:pPr>
          </w:p>
          <w:p w:rsidR="00053762" w:rsidRPr="007E1804" w:rsidRDefault="00053762" w:rsidP="00053762">
            <w:pPr>
              <w:pStyle w:val="a7"/>
              <w:ind w:left="0"/>
              <w:rPr>
                <w:rFonts w:cs="TH SarabunPSK"/>
                <w:color w:val="000000" w:themeColor="text1"/>
                <w:szCs w:val="32"/>
                <w:cs/>
              </w:rPr>
            </w:pPr>
          </w:p>
        </w:tc>
        <w:tc>
          <w:tcPr>
            <w:tcW w:w="1800" w:type="pct"/>
            <w:gridSpan w:val="2"/>
            <w:tcBorders>
              <w:bottom w:val="single" w:sz="4" w:space="0" w:color="auto"/>
            </w:tcBorders>
          </w:tcPr>
          <w:p w:rsidR="00053762" w:rsidRPr="007E1804" w:rsidRDefault="00053762" w:rsidP="00053762">
            <w:pPr>
              <w:pStyle w:val="a7"/>
              <w:ind w:left="0"/>
              <w:rPr>
                <w:rFonts w:cs="TH SarabunPSK"/>
                <w:color w:val="000000" w:themeColor="text1"/>
                <w:szCs w:val="32"/>
              </w:rPr>
            </w:pPr>
          </w:p>
          <w:p w:rsidR="00053762" w:rsidRDefault="00053762" w:rsidP="00053762">
            <w:pPr>
              <w:pStyle w:val="a7"/>
              <w:ind w:left="0"/>
              <w:rPr>
                <w:rFonts w:cs="TH SarabunPSK"/>
                <w:color w:val="000000" w:themeColor="text1"/>
                <w:sz w:val="6"/>
                <w:szCs w:val="6"/>
              </w:rPr>
            </w:pPr>
          </w:p>
          <w:p w:rsidR="00053762" w:rsidRDefault="00053762" w:rsidP="00053762">
            <w:pPr>
              <w:pStyle w:val="a7"/>
              <w:ind w:left="0"/>
              <w:rPr>
                <w:rFonts w:cs="TH SarabunPSK"/>
                <w:color w:val="000000" w:themeColor="text1"/>
                <w:sz w:val="6"/>
                <w:szCs w:val="6"/>
              </w:rPr>
            </w:pPr>
          </w:p>
          <w:p w:rsidR="00053762" w:rsidRDefault="00053762" w:rsidP="00053762">
            <w:pPr>
              <w:pStyle w:val="a7"/>
              <w:ind w:left="0"/>
              <w:rPr>
                <w:rFonts w:cs="TH SarabunPSK"/>
                <w:color w:val="000000" w:themeColor="text1"/>
                <w:sz w:val="6"/>
                <w:szCs w:val="6"/>
              </w:rPr>
            </w:pPr>
          </w:p>
          <w:p w:rsidR="00053762" w:rsidRDefault="00053762" w:rsidP="00053762">
            <w:pPr>
              <w:pStyle w:val="a7"/>
              <w:ind w:left="0"/>
              <w:rPr>
                <w:rFonts w:cs="TH SarabunPSK"/>
                <w:color w:val="000000" w:themeColor="text1"/>
                <w:szCs w:val="32"/>
              </w:rPr>
            </w:pPr>
            <w:r w:rsidRPr="007E1804">
              <w:rPr>
                <w:rFonts w:cs="TH SarabunPSK"/>
                <w:color w:val="000000" w:themeColor="text1"/>
                <w:szCs w:val="32"/>
              </w:rPr>
              <w:lastRenderedPageBreak/>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ระบบแสดงข้อมูลพื้นฐาน       ด้านสมรรถนะ</w:t>
            </w:r>
          </w:p>
          <w:p w:rsidR="00053762" w:rsidRDefault="00053762" w:rsidP="00053762">
            <w:pPr>
              <w:pStyle w:val="a7"/>
              <w:ind w:left="0"/>
              <w:rPr>
                <w:rFonts w:cs="TH SarabunPSK"/>
                <w:color w:val="000000" w:themeColor="text1"/>
                <w:sz w:val="10"/>
                <w:szCs w:val="10"/>
              </w:rPr>
            </w:pPr>
          </w:p>
          <w:p w:rsidR="00053762" w:rsidRPr="00AE6674" w:rsidRDefault="00053762" w:rsidP="00053762">
            <w:pPr>
              <w:pStyle w:val="a7"/>
              <w:ind w:left="0"/>
              <w:rPr>
                <w:rFonts w:cs="TH SarabunPSK"/>
                <w:color w:val="000000" w:themeColor="text1"/>
                <w:sz w:val="2"/>
                <w:szCs w:val="2"/>
              </w:rPr>
            </w:pPr>
          </w:p>
          <w:p w:rsidR="00053762" w:rsidRPr="00FA2681" w:rsidRDefault="00053762" w:rsidP="00053762">
            <w:pPr>
              <w:pStyle w:val="a7"/>
              <w:ind w:left="0"/>
              <w:rPr>
                <w:rFonts w:cs="TH SarabunPSK"/>
                <w:color w:val="000000" w:themeColor="text1"/>
                <w:sz w:val="10"/>
                <w:szCs w:val="10"/>
              </w:rPr>
            </w:pPr>
          </w:p>
          <w:p w:rsidR="00053762" w:rsidRPr="007E1804" w:rsidRDefault="00053762" w:rsidP="00053762">
            <w:pPr>
              <w:pStyle w:val="a7"/>
              <w:ind w:left="0"/>
              <w:rPr>
                <w:rFonts w:cs="TH SarabunPSK"/>
                <w:color w:val="000000" w:themeColor="text1"/>
                <w:szCs w:val="32"/>
                <w:cs/>
              </w:rPr>
            </w:pPr>
            <w:r>
              <w:rPr>
                <w:rFonts w:cs="TH SarabunPSK" w:hint="cs"/>
                <w:color w:val="000000" w:themeColor="text1"/>
                <w:szCs w:val="32"/>
                <w:cs/>
              </w:rPr>
              <w:t xml:space="preserve">4. </w:t>
            </w:r>
            <w:r w:rsidRPr="007E1804">
              <w:rPr>
                <w:rFonts w:cs="TH SarabunPSK"/>
                <w:color w:val="000000" w:themeColor="text1"/>
                <w:szCs w:val="32"/>
                <w:cs/>
              </w:rPr>
              <w:t>ระบบแสดงแบบฟอร์มแก้ไขข้อมูลพื้นฐานด้านสมรรถนะ</w:t>
            </w:r>
          </w:p>
        </w:tc>
      </w:tr>
    </w:tbl>
    <w:p w:rsidR="00952E0A" w:rsidRPr="007E1804" w:rsidRDefault="00952E0A" w:rsidP="00952E0A">
      <w:pPr>
        <w:pStyle w:val="af0"/>
        <w:spacing w:before="160"/>
        <w:rPr>
          <w:rFonts w:eastAsia="Times New Roman"/>
          <w:color w:val="000000" w:themeColor="text1"/>
        </w:rPr>
      </w:pPr>
      <w:r w:rsidRPr="007E1804">
        <w:rPr>
          <w:color w:val="000000" w:themeColor="text1"/>
          <w:cs/>
        </w:rPr>
        <w:lastRenderedPageBreak/>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3 คำอธิบายยูสเคส </w:t>
      </w:r>
      <w:r w:rsidRPr="007E1804">
        <w:rPr>
          <w:rFonts w:eastAsia="Times New Roman"/>
          <w:color w:val="000000" w:themeColor="text1"/>
        </w:rPr>
        <w:t>KPIS01</w:t>
      </w:r>
      <w:r w:rsidRPr="007E1804">
        <w:rPr>
          <w:rFonts w:eastAsia="Times New Roman"/>
          <w:color w:val="000000" w:themeColor="text1"/>
          <w:cs/>
        </w:rPr>
        <w:t xml:space="preserve">-2 แก้ไขข้อมูลพื้นฐานด้านสมรรถนะ </w:t>
      </w:r>
      <w:r w:rsidRPr="007E1804">
        <w:rPr>
          <w:rFonts w:eastAsia="Times New Roman"/>
          <w:color w:val="000000" w:themeColor="text1"/>
        </w:rPr>
        <w:t>(</w:t>
      </w:r>
      <w:r w:rsidRPr="007E1804">
        <w:rPr>
          <w:rFonts w:eastAsia="Times New Roman"/>
          <w:color w:val="000000" w:themeColor="text1"/>
          <w:cs/>
        </w:rPr>
        <w:t>ต่อ</w:t>
      </w:r>
      <w:r w:rsidRPr="007E1804">
        <w:rPr>
          <w:rFonts w:eastAsia="Times New Roman"/>
          <w:color w:val="000000" w:themeColor="text1"/>
        </w:rPr>
        <w:t>)</w:t>
      </w:r>
    </w:p>
    <w:tbl>
      <w:tblPr>
        <w:tblStyle w:val="af"/>
        <w:tblW w:w="5000" w:type="pct"/>
        <w:tblLayout w:type="fixed"/>
        <w:tblLook w:val="04A0" w:firstRow="1" w:lastRow="0" w:firstColumn="1" w:lastColumn="0" w:noHBand="0" w:noVBand="1"/>
      </w:tblPr>
      <w:tblGrid>
        <w:gridCol w:w="2388"/>
        <w:gridCol w:w="1769"/>
        <w:gridCol w:w="1297"/>
        <w:gridCol w:w="411"/>
        <w:gridCol w:w="2657"/>
      </w:tblGrid>
      <w:tr w:rsidR="00A90E4F" w:rsidRPr="007E1804" w:rsidTr="000817C5">
        <w:tc>
          <w:tcPr>
            <w:tcW w:w="2439" w:type="pct"/>
            <w:gridSpan w:val="2"/>
            <w:vAlign w:val="center"/>
          </w:tcPr>
          <w:p w:rsidR="00952E0A" w:rsidRPr="007E1804" w:rsidRDefault="00952E0A" w:rsidP="00952E0A">
            <w:pPr>
              <w:pStyle w:val="a7"/>
              <w:ind w:left="0"/>
              <w:jc w:val="left"/>
              <w:rPr>
                <w:rFonts w:cs="TH SarabunPSK"/>
                <w:color w:val="000000" w:themeColor="text1"/>
                <w:szCs w:val="32"/>
                <w:cs/>
              </w:rPr>
            </w:pPr>
            <w:r w:rsidRPr="007E1804">
              <w:rPr>
                <w:rFonts w:cs="TH SarabunPSK"/>
                <w:color w:val="000000" w:themeColor="text1"/>
                <w:szCs w:val="32"/>
                <w:cs/>
              </w:rPr>
              <w:t>ชื่อยูสเคส : แก้ไข</w:t>
            </w:r>
            <w:r w:rsidRPr="007E1804">
              <w:rPr>
                <w:rFonts w:eastAsia="Times New Roman" w:cs="TH SarabunPSK"/>
                <w:color w:val="000000" w:themeColor="text1"/>
                <w:szCs w:val="32"/>
                <w:cs/>
              </w:rPr>
              <w:t>ข้อมูลพื้นฐานด้านสมรรถนะ</w:t>
            </w:r>
          </w:p>
        </w:tc>
        <w:tc>
          <w:tcPr>
            <w:tcW w:w="1002" w:type="pct"/>
            <w:gridSpan w:val="2"/>
            <w:vAlign w:val="bottom"/>
          </w:tcPr>
          <w:p w:rsidR="00952E0A" w:rsidRPr="007E1804" w:rsidRDefault="00952E0A" w:rsidP="000817C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-2</w:t>
            </w:r>
          </w:p>
        </w:tc>
        <w:tc>
          <w:tcPr>
            <w:tcW w:w="1559" w:type="pct"/>
            <w:vAlign w:val="bottom"/>
          </w:tcPr>
          <w:p w:rsidR="00952E0A" w:rsidRPr="007E1804" w:rsidRDefault="00952E0A" w:rsidP="000817C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952E0A">
        <w:trPr>
          <w:trHeight w:val="332"/>
        </w:trPr>
        <w:tc>
          <w:tcPr>
            <w:tcW w:w="1401" w:type="pct"/>
            <w:tcBorders>
              <w:bottom w:val="single" w:sz="4" w:space="0" w:color="auto"/>
            </w:tcBorders>
          </w:tcPr>
          <w:p w:rsidR="00952E0A" w:rsidRPr="007E1804" w:rsidRDefault="00952E0A" w:rsidP="00952E0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952E0A" w:rsidRPr="007E1804" w:rsidRDefault="00952E0A" w:rsidP="00952E0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952E0A" w:rsidRPr="007E1804" w:rsidRDefault="00952E0A" w:rsidP="00952E0A">
            <w:pPr>
              <w:jc w:val="center"/>
              <w:rPr>
                <w:color w:val="000000" w:themeColor="text1"/>
                <w:cs/>
              </w:rPr>
            </w:pPr>
            <w:r w:rsidRPr="007E1804">
              <w:rPr>
                <w:color w:val="000000" w:themeColor="text1"/>
                <w:cs/>
              </w:rPr>
              <w:t>ระบบ</w:t>
            </w:r>
          </w:p>
        </w:tc>
      </w:tr>
      <w:tr w:rsidR="00A90E4F" w:rsidRPr="007E1804" w:rsidTr="00F127B4">
        <w:trPr>
          <w:trHeight w:val="539"/>
        </w:trPr>
        <w:tc>
          <w:tcPr>
            <w:tcW w:w="1401" w:type="pct"/>
            <w:tcBorders>
              <w:bottom w:val="nil"/>
            </w:tcBorders>
          </w:tcPr>
          <w:p w:rsidR="00952E0A" w:rsidRPr="007E1804" w:rsidRDefault="00952E0A" w:rsidP="00952E0A">
            <w:pPr>
              <w:rPr>
                <w:color w:val="000000" w:themeColor="text1"/>
                <w:cs/>
              </w:rPr>
            </w:pPr>
          </w:p>
        </w:tc>
        <w:tc>
          <w:tcPr>
            <w:tcW w:w="1799" w:type="pct"/>
            <w:gridSpan w:val="2"/>
            <w:tcBorders>
              <w:bottom w:val="nil"/>
            </w:tcBorders>
          </w:tcPr>
          <w:p w:rsidR="00FA2681" w:rsidRPr="007E1804" w:rsidRDefault="00FA2681" w:rsidP="00952E0A">
            <w:pPr>
              <w:pStyle w:val="a7"/>
              <w:ind w:left="0"/>
              <w:rPr>
                <w:rFonts w:cs="TH SarabunPSK"/>
                <w:color w:val="000000" w:themeColor="text1"/>
                <w:szCs w:val="32"/>
                <w:cs/>
              </w:rPr>
            </w:pPr>
            <w:r w:rsidRPr="007E1804">
              <w:rPr>
                <w:rFonts w:cs="TH SarabunPSK"/>
                <w:color w:val="000000" w:themeColor="text1"/>
                <w:szCs w:val="32"/>
                <w:cs/>
              </w:rPr>
              <w:t>5. ผู้ใช้งานแก้ไขข้อมูลพื้นฐานด้านสมรรถนะ</w:t>
            </w:r>
            <w:r>
              <w:rPr>
                <w:rFonts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bottom w:val="nil"/>
            </w:tcBorders>
          </w:tcPr>
          <w:p w:rsidR="00952E0A" w:rsidRPr="007E1804" w:rsidRDefault="00952E0A" w:rsidP="00952E0A">
            <w:pPr>
              <w:pStyle w:val="a7"/>
              <w:ind w:left="0"/>
              <w:rPr>
                <w:rFonts w:cs="TH SarabunPSK"/>
                <w:color w:val="000000" w:themeColor="text1"/>
                <w:szCs w:val="32"/>
              </w:rPr>
            </w:pPr>
          </w:p>
          <w:p w:rsidR="00FA2681" w:rsidRPr="007E1804" w:rsidRDefault="00FA2681" w:rsidP="00952E0A">
            <w:pPr>
              <w:pStyle w:val="a7"/>
              <w:ind w:left="0"/>
              <w:rPr>
                <w:rFonts w:cs="TH SarabunPSK"/>
                <w:color w:val="000000" w:themeColor="text1"/>
                <w:szCs w:val="32"/>
                <w:cs/>
              </w:rPr>
            </w:pPr>
          </w:p>
        </w:tc>
      </w:tr>
      <w:tr w:rsidR="00A90E4F" w:rsidRPr="007E1804" w:rsidTr="00FA2681">
        <w:trPr>
          <w:trHeight w:val="567"/>
        </w:trPr>
        <w:tc>
          <w:tcPr>
            <w:tcW w:w="1401" w:type="pct"/>
            <w:tcBorders>
              <w:top w:val="nil"/>
              <w:bottom w:val="nil"/>
            </w:tcBorders>
          </w:tcPr>
          <w:p w:rsidR="00952E0A" w:rsidRPr="007E1804" w:rsidRDefault="00952E0A" w:rsidP="00952E0A">
            <w:pPr>
              <w:rPr>
                <w:color w:val="000000" w:themeColor="text1"/>
                <w:cs/>
              </w:rPr>
            </w:pPr>
          </w:p>
        </w:tc>
        <w:tc>
          <w:tcPr>
            <w:tcW w:w="1799" w:type="pct"/>
            <w:gridSpan w:val="2"/>
            <w:tcBorders>
              <w:top w:val="nil"/>
              <w:bottom w:val="nil"/>
            </w:tcBorders>
          </w:tcPr>
          <w:p w:rsidR="00952E0A" w:rsidRPr="007E1804" w:rsidRDefault="00952E0A" w:rsidP="00952E0A">
            <w:pPr>
              <w:pStyle w:val="a7"/>
              <w:ind w:left="0"/>
              <w:rPr>
                <w:rFonts w:cs="TH SarabunPSK"/>
                <w:color w:val="000000" w:themeColor="text1"/>
                <w:szCs w:val="32"/>
                <w:cs/>
              </w:rPr>
            </w:pPr>
          </w:p>
        </w:tc>
        <w:tc>
          <w:tcPr>
            <w:tcW w:w="1800" w:type="pct"/>
            <w:gridSpan w:val="2"/>
            <w:tcBorders>
              <w:top w:val="nil"/>
              <w:bottom w:val="nil"/>
            </w:tcBorders>
          </w:tcPr>
          <w:p w:rsidR="00952E0A" w:rsidRPr="007E1804" w:rsidRDefault="00FA2681" w:rsidP="00952E0A">
            <w:pPr>
              <w:pStyle w:val="a7"/>
              <w:ind w:left="0"/>
              <w:rPr>
                <w:rFonts w:cs="TH SarabunPSK"/>
                <w:color w:val="000000" w:themeColor="text1"/>
                <w:szCs w:val="32"/>
                <w:cs/>
              </w:rPr>
            </w:pPr>
            <w:r w:rsidRPr="007E1804">
              <w:rPr>
                <w:rFonts w:cs="TH SarabunPSK"/>
                <w:color w:val="000000" w:themeColor="text1"/>
                <w:szCs w:val="32"/>
                <w:cs/>
              </w:rPr>
              <w:t>6.ระบบบันทึกข้อมูลลงฐานข้อมูล</w:t>
            </w:r>
          </w:p>
        </w:tc>
      </w:tr>
      <w:tr w:rsidR="00A90E4F" w:rsidRPr="007E1804" w:rsidTr="00952E0A">
        <w:trPr>
          <w:trHeight w:val="431"/>
        </w:trPr>
        <w:tc>
          <w:tcPr>
            <w:tcW w:w="1401" w:type="pct"/>
          </w:tcPr>
          <w:p w:rsidR="00952E0A" w:rsidRPr="007E1804" w:rsidRDefault="00952E0A" w:rsidP="00952E0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952E0A" w:rsidRPr="007E1804" w:rsidRDefault="00952E0A" w:rsidP="00952E0A">
            <w:pPr>
              <w:rPr>
                <w:color w:val="000000" w:themeColor="text1"/>
                <w:cs/>
              </w:rPr>
            </w:pPr>
            <w:r w:rsidRPr="007E1804">
              <w:rPr>
                <w:color w:val="000000" w:themeColor="text1"/>
                <w:cs/>
              </w:rPr>
              <w:t>-</w:t>
            </w:r>
          </w:p>
        </w:tc>
      </w:tr>
    </w:tbl>
    <w:p w:rsidR="00924BCE" w:rsidRPr="007E1804" w:rsidRDefault="00924BCE" w:rsidP="00924BCE">
      <w:pPr>
        <w:pStyle w:val="af0"/>
        <w:spacing w:before="160"/>
        <w:rPr>
          <w:rFonts w:eastAsia="Times New Roman"/>
          <w:color w:val="000000" w:themeColor="text1"/>
        </w:rPr>
      </w:pPr>
      <w:bookmarkStart w:id="106" w:name="_Toc515231933"/>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KPIS01</w:t>
      </w:r>
      <w:r w:rsidRPr="007E1804">
        <w:rPr>
          <w:rFonts w:eastAsia="Times New Roman"/>
          <w:color w:val="000000" w:themeColor="text1"/>
          <w:cs/>
        </w:rPr>
        <w:t>-3</w:t>
      </w:r>
      <w:r w:rsidRPr="007E1804">
        <w:rPr>
          <w:rFonts w:eastAsia="Times New Roman"/>
          <w:color w:val="000000" w:themeColor="text1"/>
        </w:rPr>
        <w:t xml:space="preserve"> </w:t>
      </w:r>
      <w:r w:rsidRPr="007E1804">
        <w:rPr>
          <w:rFonts w:eastAsia="Times New Roman"/>
          <w:color w:val="000000" w:themeColor="text1"/>
          <w:cs/>
        </w:rPr>
        <w:t>ลบข้อมูลพื้นฐานด้านสมรรถนะ</w:t>
      </w:r>
      <w:bookmarkEnd w:id="106"/>
    </w:p>
    <w:tbl>
      <w:tblPr>
        <w:tblStyle w:val="af"/>
        <w:tblW w:w="5000" w:type="pct"/>
        <w:tblLayout w:type="fixed"/>
        <w:tblLook w:val="04A0" w:firstRow="1" w:lastRow="0" w:firstColumn="1" w:lastColumn="0" w:noHBand="0" w:noVBand="1"/>
      </w:tblPr>
      <w:tblGrid>
        <w:gridCol w:w="2388"/>
        <w:gridCol w:w="1675"/>
        <w:gridCol w:w="1802"/>
        <w:gridCol w:w="2657"/>
      </w:tblGrid>
      <w:tr w:rsidR="00A90E4F" w:rsidRPr="007E1804" w:rsidTr="00AB1CC6">
        <w:tc>
          <w:tcPr>
            <w:tcW w:w="2384" w:type="pct"/>
            <w:gridSpan w:val="2"/>
          </w:tcPr>
          <w:p w:rsidR="00AB1CC6" w:rsidRPr="007E1804" w:rsidRDefault="00AB1CC6" w:rsidP="00AB1CC6">
            <w:pPr>
              <w:pStyle w:val="a7"/>
              <w:ind w:left="0"/>
              <w:rPr>
                <w:rFonts w:cs="TH SarabunPSK"/>
                <w:color w:val="000000" w:themeColor="text1"/>
                <w:szCs w:val="32"/>
                <w:cs/>
              </w:rPr>
            </w:pPr>
            <w:r w:rsidRPr="007E1804">
              <w:rPr>
                <w:rFonts w:cs="TH SarabunPSK"/>
                <w:color w:val="000000" w:themeColor="text1"/>
                <w:szCs w:val="32"/>
                <w:cs/>
              </w:rPr>
              <w:t>ชื่อยูสเคส : ลบ</w:t>
            </w:r>
            <w:r w:rsidRPr="007E1804">
              <w:rPr>
                <w:rFonts w:eastAsia="Times New Roman" w:cs="TH SarabunPSK"/>
                <w:color w:val="000000" w:themeColor="text1"/>
                <w:szCs w:val="32"/>
                <w:cs/>
              </w:rPr>
              <w:t>ข้อมูลพื้นฐานด้านสมรรถนะ</w:t>
            </w:r>
          </w:p>
        </w:tc>
        <w:tc>
          <w:tcPr>
            <w:tcW w:w="1057" w:type="pct"/>
            <w:vAlign w:val="center"/>
          </w:tcPr>
          <w:p w:rsidR="00AB1CC6" w:rsidRPr="007E1804" w:rsidRDefault="00AB1CC6" w:rsidP="00AB1CC6">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-3</w:t>
            </w:r>
          </w:p>
        </w:tc>
        <w:tc>
          <w:tcPr>
            <w:tcW w:w="1559" w:type="pct"/>
            <w:vAlign w:val="center"/>
          </w:tcPr>
          <w:p w:rsidR="00AB1CC6" w:rsidRPr="007E1804" w:rsidRDefault="00AB1CC6" w:rsidP="00AB1CC6">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AB1CC6">
        <w:tc>
          <w:tcPr>
            <w:tcW w:w="2384" w:type="pct"/>
            <w:gridSpan w:val="2"/>
          </w:tcPr>
          <w:p w:rsidR="00AB1CC6" w:rsidRPr="007E1804" w:rsidRDefault="00AB1CC6" w:rsidP="00AB1CC6">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0817C5">
              <w:rPr>
                <w:rFonts w:cs="TH SarabunPSK" w:hint="cs"/>
                <w:color w:val="000000" w:themeColor="text1"/>
                <w:szCs w:val="32"/>
                <w:cs/>
              </w:rPr>
              <w:t>ดูแลระบบ</w:t>
            </w:r>
          </w:p>
        </w:tc>
        <w:tc>
          <w:tcPr>
            <w:tcW w:w="2616" w:type="pct"/>
            <w:gridSpan w:val="2"/>
            <w:vAlign w:val="center"/>
          </w:tcPr>
          <w:p w:rsidR="00AB1CC6" w:rsidRPr="007E1804" w:rsidRDefault="00AB1CC6" w:rsidP="00AB1CC6">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4"/>
          </w:tcPr>
          <w:p w:rsidR="00AB1CC6" w:rsidRPr="007E1804" w:rsidRDefault="00AB1CC6" w:rsidP="00AB1CC6">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0817C5">
              <w:rPr>
                <w:rFonts w:cs="TH SarabunPSK" w:hint="cs"/>
                <w:color w:val="000000" w:themeColor="text1"/>
                <w:szCs w:val="32"/>
                <w:cs/>
              </w:rPr>
              <w:t>ดูแลระบบ</w:t>
            </w:r>
          </w:p>
        </w:tc>
      </w:tr>
      <w:tr w:rsidR="00A90E4F" w:rsidRPr="007E1804" w:rsidTr="00683CFA">
        <w:tc>
          <w:tcPr>
            <w:tcW w:w="5000" w:type="pct"/>
            <w:gridSpan w:val="4"/>
          </w:tcPr>
          <w:p w:rsidR="00AB1CC6" w:rsidRPr="007E1804" w:rsidRDefault="00AB1CC6" w:rsidP="00AB1CC6">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0817C5">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ข้อมูลพื้นฐานด้านสมรรถนะที่จะไปใช้ในการประเมินผลในด้านสมรรถนะการปฏิบัติงานของบุคลากร</w:t>
            </w:r>
            <w:r w:rsidR="00FA2681">
              <w:rPr>
                <w:rFonts w:cs="TH SarabunPSK" w:hint="cs"/>
                <w:color w:val="000000" w:themeColor="text1"/>
                <w:szCs w:val="32"/>
                <w:cs/>
              </w:rPr>
              <w:t xml:space="preserve"> </w:t>
            </w:r>
            <w:r w:rsidRPr="007E1804">
              <w:rPr>
                <w:rFonts w:cs="TH SarabunPSK"/>
                <w:color w:val="000000" w:themeColor="text1"/>
                <w:szCs w:val="32"/>
                <w:cs/>
              </w:rPr>
              <w:t>และคณบดี โดยเป็นการลบข้อมูลพื้นฐานด้านสมรรถนะประกอบไปด้วย ประเภทสมรรถนะ ตัวชี้วัด</w:t>
            </w:r>
            <w:r w:rsidR="000817C5">
              <w:rPr>
                <w:rFonts w:cs="TH SarabunPSK" w:hint="cs"/>
                <w:color w:val="000000" w:themeColor="text1"/>
                <w:szCs w:val="32"/>
                <w:cs/>
              </w:rPr>
              <w:t xml:space="preserve"> </w:t>
            </w:r>
            <w:r w:rsidRPr="007E1804">
              <w:rPr>
                <w:rFonts w:cs="TH SarabunPSK"/>
                <w:color w:val="000000" w:themeColor="text1"/>
                <w:szCs w:val="32"/>
                <w:cs/>
              </w:rPr>
              <w:t>และคะแนน</w:t>
            </w:r>
          </w:p>
        </w:tc>
      </w:tr>
      <w:tr w:rsidR="00A90E4F" w:rsidRPr="007E1804" w:rsidTr="00683CFA">
        <w:tc>
          <w:tcPr>
            <w:tcW w:w="5000" w:type="pct"/>
            <w:gridSpan w:val="4"/>
          </w:tcPr>
          <w:p w:rsidR="00AB1CC6" w:rsidRPr="007E1804" w:rsidRDefault="00AB1CC6" w:rsidP="00AB1CC6">
            <w:pPr>
              <w:pStyle w:val="a7"/>
              <w:ind w:left="0"/>
              <w:rPr>
                <w:rFonts w:cs="TH SarabunPSK"/>
                <w:color w:val="000000" w:themeColor="text1"/>
                <w:szCs w:val="32"/>
              </w:rPr>
            </w:pPr>
            <w:r w:rsidRPr="007E1804">
              <w:rPr>
                <w:rFonts w:cs="TH SarabunPSK"/>
                <w:color w:val="000000" w:themeColor="text1"/>
                <w:szCs w:val="32"/>
                <w:cs/>
              </w:rPr>
              <w:lastRenderedPageBreak/>
              <w:t>สิ่งกระตุ้น : เจ้าหน้าที่</w:t>
            </w:r>
            <w:r w:rsidR="00FA2681">
              <w:rPr>
                <w:rFonts w:cs="TH SarabunPSK" w:hint="cs"/>
                <w:color w:val="000000" w:themeColor="text1"/>
                <w:szCs w:val="32"/>
                <w:cs/>
              </w:rPr>
              <w:t>ดูแลระบบ</w:t>
            </w:r>
            <w:r w:rsidRPr="007E1804">
              <w:rPr>
                <w:rFonts w:cs="TH SarabunPSK"/>
                <w:color w:val="000000" w:themeColor="text1"/>
                <w:szCs w:val="32"/>
                <w:cs/>
              </w:rPr>
              <w:t>ต้องการจัดการข้อมูลพื้นด้านสมรรถนะ</w:t>
            </w:r>
          </w:p>
          <w:p w:rsidR="00AB1CC6" w:rsidRPr="007E1804" w:rsidRDefault="00AB1CC6" w:rsidP="00AB1CC6">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4"/>
          </w:tcPr>
          <w:p w:rsidR="00AB1CC6" w:rsidRPr="007E1804" w:rsidRDefault="00AB1CC6"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AB1CC6" w:rsidRPr="007E1804" w:rsidRDefault="00AB1CC6"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KPIS01</w:t>
            </w:r>
          </w:p>
          <w:p w:rsidR="00AB1CC6" w:rsidRPr="007E1804" w:rsidRDefault="00AB1CC6"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AB1CC6" w:rsidRPr="007E1804" w:rsidRDefault="00AB1CC6"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AB1CC6" w:rsidRPr="007E1804" w:rsidRDefault="00AB1CC6"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AB1CC6" w:rsidRPr="007E1804" w:rsidRDefault="00AB1CC6" w:rsidP="00AB1CC6">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3"/>
          </w:tcPr>
          <w:p w:rsidR="00AB1CC6" w:rsidRPr="007E1804" w:rsidRDefault="00AB1CC6" w:rsidP="00AB1CC6">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ต้องมีสิทธิ์ในการเข้าถึงเมนูจัดการข้อมูลพื้นฐานด้านสมรรถนะ</w:t>
            </w:r>
          </w:p>
        </w:tc>
      </w:tr>
    </w:tbl>
    <w:p w:rsidR="00924BCE" w:rsidRPr="007E1804" w:rsidRDefault="00AB1CC6" w:rsidP="00924BCE">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4 คำอธิบายยูสเคส </w:t>
      </w:r>
      <w:r w:rsidRPr="007E1804">
        <w:rPr>
          <w:rFonts w:eastAsia="Times New Roman"/>
          <w:color w:val="000000" w:themeColor="text1"/>
        </w:rPr>
        <w:t>KPIS01</w:t>
      </w:r>
      <w:r w:rsidRPr="007E1804">
        <w:rPr>
          <w:rFonts w:eastAsia="Times New Roman"/>
          <w:color w:val="000000" w:themeColor="text1"/>
          <w:cs/>
        </w:rPr>
        <w:t>-3</w:t>
      </w:r>
      <w:r w:rsidRPr="007E1804">
        <w:rPr>
          <w:rFonts w:eastAsia="Times New Roman"/>
          <w:color w:val="000000" w:themeColor="text1"/>
        </w:rPr>
        <w:t xml:space="preserve"> </w:t>
      </w:r>
      <w:r w:rsidRPr="007E1804">
        <w:rPr>
          <w:rFonts w:eastAsia="Times New Roman"/>
          <w:color w:val="000000" w:themeColor="text1"/>
          <w:cs/>
        </w:rPr>
        <w:t>ลบข้อมูลพื้นฐานด้านสมรรถนะ (ต่อ)</w:t>
      </w:r>
    </w:p>
    <w:tbl>
      <w:tblPr>
        <w:tblStyle w:val="af"/>
        <w:tblW w:w="5000" w:type="pct"/>
        <w:tblLayout w:type="fixed"/>
        <w:tblLook w:val="04A0" w:firstRow="1" w:lastRow="0" w:firstColumn="1" w:lastColumn="0" w:noHBand="0" w:noVBand="1"/>
      </w:tblPr>
      <w:tblGrid>
        <w:gridCol w:w="2469"/>
        <w:gridCol w:w="1686"/>
        <w:gridCol w:w="1297"/>
        <w:gridCol w:w="738"/>
        <w:gridCol w:w="2332"/>
      </w:tblGrid>
      <w:tr w:rsidR="00A90E4F" w:rsidRPr="007E1804" w:rsidTr="00683CFA">
        <w:trPr>
          <w:trHeight w:val="332"/>
        </w:trPr>
        <w:tc>
          <w:tcPr>
            <w:tcW w:w="2438" w:type="pct"/>
            <w:gridSpan w:val="2"/>
          </w:tcPr>
          <w:p w:rsidR="00AB1CC6" w:rsidRPr="007E1804" w:rsidRDefault="00AB1CC6" w:rsidP="00AB1CC6">
            <w:pPr>
              <w:pStyle w:val="a7"/>
              <w:ind w:left="0"/>
              <w:rPr>
                <w:rFonts w:cs="TH SarabunPSK"/>
                <w:color w:val="000000" w:themeColor="text1"/>
                <w:szCs w:val="32"/>
                <w:cs/>
              </w:rPr>
            </w:pPr>
            <w:r w:rsidRPr="007E1804">
              <w:rPr>
                <w:rFonts w:cs="TH SarabunPSK"/>
                <w:color w:val="000000" w:themeColor="text1"/>
                <w:szCs w:val="32"/>
                <w:cs/>
              </w:rPr>
              <w:t>ชื่อยูสเคส : ลบ</w:t>
            </w:r>
            <w:r w:rsidRPr="007E1804">
              <w:rPr>
                <w:rFonts w:eastAsia="Times New Roman" w:cs="TH SarabunPSK"/>
                <w:color w:val="000000" w:themeColor="text1"/>
                <w:szCs w:val="32"/>
                <w:cs/>
              </w:rPr>
              <w:t>ข้อมูลพื้นฐานด้านสมรรถนะ</w:t>
            </w:r>
          </w:p>
        </w:tc>
        <w:tc>
          <w:tcPr>
            <w:tcW w:w="1194" w:type="pct"/>
            <w:gridSpan w:val="2"/>
            <w:vAlign w:val="center"/>
          </w:tcPr>
          <w:p w:rsidR="00AB1CC6" w:rsidRPr="007E1804" w:rsidRDefault="00AB1CC6" w:rsidP="00AB1CC6">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KPIS01</w:t>
            </w:r>
            <w:r w:rsidRPr="007E1804">
              <w:rPr>
                <w:rFonts w:eastAsia="Times New Roman" w:cs="TH SarabunPSK"/>
                <w:color w:val="000000" w:themeColor="text1"/>
                <w:szCs w:val="32"/>
                <w:cs/>
              </w:rPr>
              <w:t>-3</w:t>
            </w:r>
          </w:p>
        </w:tc>
        <w:tc>
          <w:tcPr>
            <w:tcW w:w="1368" w:type="pct"/>
            <w:vAlign w:val="center"/>
          </w:tcPr>
          <w:p w:rsidR="00AB1CC6" w:rsidRPr="007E1804" w:rsidRDefault="00AB1CC6" w:rsidP="00AB1CC6">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F127B4" w:rsidRPr="007E1804" w:rsidTr="004E36B1">
        <w:trPr>
          <w:trHeight w:val="332"/>
        </w:trPr>
        <w:tc>
          <w:tcPr>
            <w:tcW w:w="1449" w:type="pct"/>
          </w:tcPr>
          <w:p w:rsidR="00F127B4" w:rsidRPr="007E1804" w:rsidRDefault="00F127B4" w:rsidP="00F127B4">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51" w:type="pct"/>
            <w:gridSpan w:val="4"/>
          </w:tcPr>
          <w:p w:rsidR="00F127B4" w:rsidRPr="007E1804" w:rsidRDefault="00F127B4" w:rsidP="00F127B4">
            <w:pPr>
              <w:pStyle w:val="a7"/>
              <w:ind w:left="0"/>
              <w:rPr>
                <w:rFonts w:cs="TH SarabunPSK"/>
                <w:color w:val="000000" w:themeColor="text1"/>
                <w:szCs w:val="32"/>
                <w:cs/>
              </w:rPr>
            </w:pPr>
            <w:r w:rsidRPr="007E1804">
              <w:rPr>
                <w:rFonts w:cs="TH SarabunPSK"/>
                <w:color w:val="000000" w:themeColor="text1"/>
                <w:szCs w:val="32"/>
                <w:cs/>
              </w:rPr>
              <w:t>สามารถลบรายละเอียดข้อมูลพื้นฐานด้านสมรรถนะได้</w:t>
            </w:r>
          </w:p>
        </w:tc>
      </w:tr>
      <w:tr w:rsidR="00F127B4" w:rsidRPr="007E1804" w:rsidTr="00F127B4">
        <w:trPr>
          <w:trHeight w:val="332"/>
        </w:trPr>
        <w:tc>
          <w:tcPr>
            <w:tcW w:w="1449" w:type="pct"/>
            <w:tcBorders>
              <w:bottom w:val="single" w:sz="4" w:space="0" w:color="auto"/>
            </w:tcBorders>
          </w:tcPr>
          <w:p w:rsidR="00F127B4" w:rsidRPr="007E1804" w:rsidRDefault="00F127B4" w:rsidP="00F127B4">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50" w:type="pct"/>
            <w:gridSpan w:val="2"/>
            <w:tcBorders>
              <w:bottom w:val="single" w:sz="4" w:space="0" w:color="auto"/>
            </w:tcBorders>
          </w:tcPr>
          <w:p w:rsidR="00F127B4" w:rsidRPr="007E1804" w:rsidRDefault="00F127B4" w:rsidP="00F127B4">
            <w:pPr>
              <w:jc w:val="center"/>
              <w:rPr>
                <w:color w:val="000000" w:themeColor="text1"/>
                <w:cs/>
              </w:rPr>
            </w:pPr>
            <w:r w:rsidRPr="007E1804">
              <w:rPr>
                <w:color w:val="000000" w:themeColor="text1"/>
                <w:cs/>
              </w:rPr>
              <w:t>ผู้ใช้งาน</w:t>
            </w:r>
          </w:p>
        </w:tc>
        <w:tc>
          <w:tcPr>
            <w:tcW w:w="1801" w:type="pct"/>
            <w:gridSpan w:val="2"/>
            <w:tcBorders>
              <w:bottom w:val="single" w:sz="4" w:space="0" w:color="auto"/>
            </w:tcBorders>
          </w:tcPr>
          <w:p w:rsidR="00F127B4" w:rsidRPr="007E1804" w:rsidRDefault="00F127B4" w:rsidP="00F127B4">
            <w:pPr>
              <w:jc w:val="center"/>
              <w:rPr>
                <w:color w:val="000000" w:themeColor="text1"/>
                <w:cs/>
              </w:rPr>
            </w:pPr>
            <w:r w:rsidRPr="007E1804">
              <w:rPr>
                <w:color w:val="000000" w:themeColor="text1"/>
                <w:cs/>
              </w:rPr>
              <w:t>ระบบ</w:t>
            </w:r>
          </w:p>
        </w:tc>
      </w:tr>
      <w:tr w:rsidR="00F127B4" w:rsidRPr="007E1804" w:rsidTr="00F127B4">
        <w:trPr>
          <w:trHeight w:val="935"/>
        </w:trPr>
        <w:tc>
          <w:tcPr>
            <w:tcW w:w="1449" w:type="pct"/>
            <w:tcBorders>
              <w:bottom w:val="nil"/>
            </w:tcBorders>
            <w:shd w:val="clear" w:color="auto" w:fill="FFFFFF" w:themeFill="background1"/>
          </w:tcPr>
          <w:p w:rsidR="00F127B4" w:rsidRPr="007E1804" w:rsidRDefault="00F127B4" w:rsidP="00F127B4">
            <w:pPr>
              <w:rPr>
                <w:color w:val="000000" w:themeColor="text1"/>
                <w:cs/>
              </w:rPr>
            </w:pPr>
          </w:p>
        </w:tc>
        <w:tc>
          <w:tcPr>
            <w:tcW w:w="1750" w:type="pct"/>
            <w:gridSpan w:val="2"/>
            <w:tcBorders>
              <w:bottom w:val="nil"/>
            </w:tcBorders>
            <w:shd w:val="clear" w:color="auto" w:fill="FFFFFF" w:themeFill="background1"/>
          </w:tcPr>
          <w:p w:rsidR="00F127B4" w:rsidRPr="007E1804" w:rsidRDefault="00F127B4" w:rsidP="00F127B4">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ผู้ใช้งานเลือกเมนูจัดการข้อมูลพื้นฐานด้านสมรรถนะ</w:t>
            </w:r>
          </w:p>
        </w:tc>
        <w:tc>
          <w:tcPr>
            <w:tcW w:w="1801" w:type="pct"/>
            <w:gridSpan w:val="2"/>
            <w:tcBorders>
              <w:bottom w:val="nil"/>
            </w:tcBorders>
            <w:shd w:val="clear" w:color="auto" w:fill="FFFFFF" w:themeFill="background1"/>
          </w:tcPr>
          <w:p w:rsidR="00F127B4" w:rsidRDefault="00F127B4" w:rsidP="00F127B4">
            <w:pPr>
              <w:pStyle w:val="a7"/>
              <w:ind w:left="0"/>
              <w:rPr>
                <w:rFonts w:cs="TH SarabunPSK"/>
                <w:color w:val="000000" w:themeColor="text1"/>
                <w:szCs w:val="32"/>
              </w:rPr>
            </w:pPr>
          </w:p>
          <w:p w:rsidR="00F127B4" w:rsidRPr="00AE6674" w:rsidRDefault="00F127B4" w:rsidP="00F127B4">
            <w:pPr>
              <w:pStyle w:val="a7"/>
              <w:ind w:left="0"/>
              <w:rPr>
                <w:rFonts w:cs="TH SarabunPSK"/>
                <w:color w:val="000000" w:themeColor="text1"/>
                <w:sz w:val="18"/>
                <w:szCs w:val="18"/>
              </w:rPr>
            </w:pPr>
          </w:p>
          <w:p w:rsidR="00F127B4" w:rsidRPr="007E1804" w:rsidRDefault="00F127B4" w:rsidP="00F127B4">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ระบบแสดงข้อมูลพื้นฐาน         ด้านสมรรถนะ</w:t>
            </w:r>
          </w:p>
        </w:tc>
      </w:tr>
      <w:tr w:rsidR="00F127B4" w:rsidRPr="007E1804" w:rsidTr="00F127B4">
        <w:trPr>
          <w:trHeight w:val="935"/>
        </w:trPr>
        <w:tc>
          <w:tcPr>
            <w:tcW w:w="1449" w:type="pct"/>
            <w:vMerge w:val="restart"/>
            <w:tcBorders>
              <w:top w:val="nil"/>
            </w:tcBorders>
            <w:shd w:val="clear" w:color="auto" w:fill="FFFFFF" w:themeFill="background1"/>
          </w:tcPr>
          <w:p w:rsidR="00F127B4" w:rsidRPr="007E1804" w:rsidRDefault="00F127B4" w:rsidP="00F127B4">
            <w:pPr>
              <w:rPr>
                <w:color w:val="000000" w:themeColor="text1"/>
                <w:cs/>
              </w:rPr>
            </w:pPr>
          </w:p>
        </w:tc>
        <w:tc>
          <w:tcPr>
            <w:tcW w:w="1750" w:type="pct"/>
            <w:gridSpan w:val="2"/>
            <w:tcBorders>
              <w:top w:val="nil"/>
              <w:bottom w:val="nil"/>
            </w:tcBorders>
            <w:shd w:val="clear" w:color="auto" w:fill="FFFFFF" w:themeFill="background1"/>
          </w:tcPr>
          <w:p w:rsidR="00F127B4" w:rsidRPr="007E1804" w:rsidRDefault="00F127B4" w:rsidP="00F127B4">
            <w:pPr>
              <w:pStyle w:val="a7"/>
              <w:ind w:left="0"/>
              <w:rPr>
                <w:rFonts w:cs="TH SarabunPSK"/>
                <w:color w:val="000000" w:themeColor="text1"/>
                <w:szCs w:val="32"/>
                <w:cs/>
              </w:rPr>
            </w:pPr>
            <w:r w:rsidRPr="007E1804">
              <w:rPr>
                <w:rFonts w:cs="TH SarabunPSK"/>
                <w:color w:val="000000" w:themeColor="text1"/>
                <w:szCs w:val="32"/>
                <w:cs/>
              </w:rPr>
              <w:t>3. ผู้ใช้งานกดลบข้อมูลพื้นฐานด้านสมรรถนะ</w:t>
            </w:r>
          </w:p>
        </w:tc>
        <w:tc>
          <w:tcPr>
            <w:tcW w:w="1801" w:type="pct"/>
            <w:gridSpan w:val="2"/>
            <w:tcBorders>
              <w:top w:val="nil"/>
              <w:bottom w:val="nil"/>
            </w:tcBorders>
            <w:shd w:val="clear" w:color="auto" w:fill="FFFFFF" w:themeFill="background1"/>
          </w:tcPr>
          <w:p w:rsidR="00F127B4" w:rsidRPr="007E1804" w:rsidRDefault="00F127B4" w:rsidP="00F127B4">
            <w:pPr>
              <w:pStyle w:val="a7"/>
              <w:ind w:left="0"/>
              <w:rPr>
                <w:rFonts w:cs="TH SarabunPSK"/>
                <w:color w:val="000000" w:themeColor="text1"/>
                <w:szCs w:val="32"/>
              </w:rPr>
            </w:pPr>
          </w:p>
        </w:tc>
      </w:tr>
      <w:tr w:rsidR="00F127B4" w:rsidRPr="007E1804" w:rsidTr="00F127B4">
        <w:trPr>
          <w:trHeight w:val="872"/>
        </w:trPr>
        <w:tc>
          <w:tcPr>
            <w:tcW w:w="1449" w:type="pct"/>
            <w:vMerge/>
            <w:shd w:val="clear" w:color="auto" w:fill="FFFFFF" w:themeFill="background1"/>
          </w:tcPr>
          <w:p w:rsidR="00F127B4" w:rsidRPr="007E1804" w:rsidRDefault="00F127B4" w:rsidP="00F127B4">
            <w:pPr>
              <w:rPr>
                <w:color w:val="000000" w:themeColor="text1"/>
                <w:cs/>
              </w:rPr>
            </w:pPr>
          </w:p>
        </w:tc>
        <w:tc>
          <w:tcPr>
            <w:tcW w:w="1750" w:type="pct"/>
            <w:gridSpan w:val="2"/>
            <w:tcBorders>
              <w:top w:val="nil"/>
              <w:bottom w:val="nil"/>
            </w:tcBorders>
            <w:shd w:val="clear" w:color="auto" w:fill="FFFFFF" w:themeFill="background1"/>
          </w:tcPr>
          <w:p w:rsidR="00F127B4" w:rsidRPr="007E1804" w:rsidRDefault="00F127B4" w:rsidP="00F127B4">
            <w:pPr>
              <w:pStyle w:val="a7"/>
              <w:ind w:left="0"/>
              <w:rPr>
                <w:rFonts w:cs="TH SarabunPSK"/>
                <w:color w:val="000000" w:themeColor="text1"/>
                <w:szCs w:val="32"/>
                <w:cs/>
              </w:rPr>
            </w:pPr>
          </w:p>
        </w:tc>
        <w:tc>
          <w:tcPr>
            <w:tcW w:w="1801" w:type="pct"/>
            <w:gridSpan w:val="2"/>
            <w:tcBorders>
              <w:top w:val="nil"/>
              <w:bottom w:val="nil"/>
            </w:tcBorders>
            <w:shd w:val="clear" w:color="auto" w:fill="FFFFFF" w:themeFill="background1"/>
          </w:tcPr>
          <w:p w:rsidR="00F127B4" w:rsidRPr="007E1804" w:rsidRDefault="00F127B4" w:rsidP="00F127B4">
            <w:pPr>
              <w:pStyle w:val="a7"/>
              <w:ind w:left="0"/>
              <w:rPr>
                <w:rFonts w:cs="TH SarabunPSK"/>
                <w:color w:val="000000" w:themeColor="text1"/>
                <w:szCs w:val="32"/>
              </w:rPr>
            </w:pPr>
            <w:r w:rsidRPr="007E1804">
              <w:rPr>
                <w:rFonts w:cs="TH SarabunPSK"/>
                <w:color w:val="000000" w:themeColor="text1"/>
                <w:szCs w:val="32"/>
                <w:cs/>
              </w:rPr>
              <w:t>4. ระบบทำการลบข้อมูลพื้นฐานด้านสมรรถนะ และแสดงข้อมูลพื้นฐานด้านสมรรถนะ</w:t>
            </w:r>
          </w:p>
        </w:tc>
      </w:tr>
      <w:tr w:rsidR="00F127B4" w:rsidRPr="007E1804" w:rsidTr="00F127B4">
        <w:trPr>
          <w:trHeight w:val="431"/>
        </w:trPr>
        <w:tc>
          <w:tcPr>
            <w:tcW w:w="1449" w:type="pct"/>
          </w:tcPr>
          <w:p w:rsidR="00F127B4" w:rsidRPr="007E1804" w:rsidRDefault="00F127B4" w:rsidP="00F127B4">
            <w:pPr>
              <w:rPr>
                <w:color w:val="000000" w:themeColor="text1"/>
              </w:rPr>
            </w:pPr>
            <w:r w:rsidRPr="007E1804">
              <w:rPr>
                <w:color w:val="000000" w:themeColor="text1"/>
                <w:cs/>
              </w:rPr>
              <w:lastRenderedPageBreak/>
              <w:t>เงื่อนไขการทำงานพิเศษ</w:t>
            </w:r>
            <w:r w:rsidRPr="007E1804">
              <w:rPr>
                <w:color w:val="000000" w:themeColor="text1"/>
              </w:rPr>
              <w:t xml:space="preserve"> :</w:t>
            </w:r>
          </w:p>
        </w:tc>
        <w:tc>
          <w:tcPr>
            <w:tcW w:w="3551" w:type="pct"/>
            <w:gridSpan w:val="4"/>
          </w:tcPr>
          <w:p w:rsidR="00F127B4" w:rsidRPr="007E1804" w:rsidRDefault="00F127B4" w:rsidP="00F127B4">
            <w:pPr>
              <w:rPr>
                <w:color w:val="000000" w:themeColor="text1"/>
                <w:cs/>
              </w:rPr>
            </w:pPr>
            <w:r w:rsidRPr="007E1804">
              <w:rPr>
                <w:color w:val="000000" w:themeColor="text1"/>
                <w:cs/>
              </w:rPr>
              <w:t>-</w:t>
            </w:r>
          </w:p>
        </w:tc>
      </w:tr>
    </w:tbl>
    <w:p w:rsidR="00AB1CC6" w:rsidRPr="007E1804" w:rsidRDefault="00AB1CC6" w:rsidP="00AB1CC6">
      <w:pPr>
        <w:pStyle w:val="af0"/>
        <w:numPr>
          <w:ilvl w:val="0"/>
          <w:numId w:val="390"/>
        </w:numPr>
        <w:tabs>
          <w:tab w:val="left" w:pos="1080"/>
        </w:tabs>
        <w:spacing w:before="160"/>
        <w:ind w:left="0" w:firstLine="720"/>
        <w:rPr>
          <w:color w:val="000000" w:themeColor="text1"/>
        </w:rPr>
      </w:pPr>
      <w:r w:rsidRPr="007E1804">
        <w:rPr>
          <w:rFonts w:eastAsia="Times New Roman"/>
          <w:color w:val="000000" w:themeColor="text1"/>
          <w:cs/>
        </w:rPr>
        <w:t>จัดการแบบฟอร์มการประเมิน</w:t>
      </w:r>
      <w:r w:rsidR="00F127B4">
        <w:rPr>
          <w:rFonts w:eastAsia="Times New Roman" w:hint="cs"/>
          <w:color w:val="000000" w:themeColor="text1"/>
          <w:cs/>
        </w:rPr>
        <w:t xml:space="preserve"> </w:t>
      </w:r>
      <w:r w:rsidRPr="007E1804">
        <w:rPr>
          <w:rFonts w:eastAsia="Times New Roman"/>
          <w:color w:val="000000" w:themeColor="text1"/>
          <w:cs/>
        </w:rPr>
        <w:t>เป็นส่วนที่เจ้าหน้าที่</w:t>
      </w:r>
      <w:r w:rsidR="001071F9" w:rsidRPr="007E1804">
        <w:rPr>
          <w:rFonts w:eastAsia="Times New Roman"/>
          <w:color w:val="000000" w:themeColor="text1"/>
          <w:cs/>
        </w:rPr>
        <w:t>ดูแลระบบ</w:t>
      </w:r>
      <w:r w:rsidR="00FA2681">
        <w:rPr>
          <w:rFonts w:eastAsia="Times New Roman" w:hint="cs"/>
          <w:color w:val="000000" w:themeColor="text1"/>
          <w:cs/>
        </w:rPr>
        <w:t xml:space="preserve"> </w:t>
      </w:r>
      <w:r w:rsidRPr="007E1804">
        <w:rPr>
          <w:rFonts w:eastAsia="Times New Roman"/>
          <w:color w:val="000000" w:themeColor="text1"/>
          <w:cs/>
        </w:rPr>
        <w:t>จะเป็นผู้จัดการในส่วนของแบบฟอร์มการประเมิน ซึ่งเจ้าหน้าที่ดูแลระบบจะสามารถจัดการแบบฟอร์มการประเมินได้</w:t>
      </w:r>
      <w:r w:rsidR="00E267DF" w:rsidRPr="007E1804">
        <w:rPr>
          <w:rFonts w:eastAsia="Times New Roman"/>
          <w:color w:val="000000" w:themeColor="text1"/>
          <w:cs/>
        </w:rPr>
        <w:t xml:space="preserve"> </w:t>
      </w:r>
      <w:r w:rsidRPr="007E1804">
        <w:rPr>
          <w:rFonts w:eastAsia="Times New Roman"/>
          <w:color w:val="000000" w:themeColor="text1"/>
          <w:cs/>
        </w:rPr>
        <w:t>โดยทำการดู เพิ่ม แก้ไข</w:t>
      </w:r>
      <w:r w:rsidR="001071F9" w:rsidRPr="007E1804">
        <w:rPr>
          <w:rFonts w:eastAsia="Times New Roman"/>
          <w:color w:val="000000" w:themeColor="text1"/>
          <w:cs/>
        </w:rPr>
        <w:t xml:space="preserve"> </w:t>
      </w:r>
      <w:r w:rsidRPr="007E1804">
        <w:rPr>
          <w:rFonts w:eastAsia="Times New Roman"/>
          <w:color w:val="000000" w:themeColor="text1"/>
          <w:cs/>
        </w:rPr>
        <w:t>และลบแบบฟอร์มการประเมิน ซึ่งจะประกอบไปด้วย ชื่อแบบฟอร์มการประเมิน และคำอธิบายแบบฟอร์มการประเมิน โดยมีรายละเอียดการทำงานแสดงดังตารางที่ 3-5</w:t>
      </w:r>
    </w:p>
    <w:p w:rsidR="00924BCE" w:rsidRPr="007E1804" w:rsidRDefault="00924BCE" w:rsidP="00924BCE">
      <w:pPr>
        <w:pStyle w:val="af0"/>
        <w:spacing w:before="160"/>
        <w:rPr>
          <w:rFonts w:eastAsia="Times New Roman"/>
          <w:color w:val="000000" w:themeColor="text1"/>
        </w:rPr>
      </w:pPr>
      <w:bookmarkStart w:id="107" w:name="_Toc515231934"/>
      <w:bookmarkStart w:id="108" w:name="_Hlk514666354"/>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5</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00086E7E" w:rsidRPr="007E1804">
        <w:rPr>
          <w:rFonts w:eastAsia="Times New Roman"/>
          <w:color w:val="000000" w:themeColor="text1"/>
          <w:cs/>
        </w:rPr>
        <w:t>2</w:t>
      </w:r>
      <w:r w:rsidRPr="007E1804">
        <w:rPr>
          <w:rFonts w:eastAsia="Times New Roman"/>
          <w:color w:val="000000" w:themeColor="text1"/>
        </w:rPr>
        <w:t xml:space="preserve"> </w:t>
      </w:r>
      <w:r w:rsidRPr="007E1804">
        <w:rPr>
          <w:rFonts w:eastAsia="Times New Roman"/>
          <w:color w:val="000000" w:themeColor="text1"/>
          <w:cs/>
        </w:rPr>
        <w:t>จัดการแบบฟอร์มการประเมิน</w:t>
      </w:r>
      <w:bookmarkEnd w:id="107"/>
    </w:p>
    <w:tbl>
      <w:tblPr>
        <w:tblStyle w:val="af"/>
        <w:tblW w:w="5000" w:type="pct"/>
        <w:tblLayout w:type="fixed"/>
        <w:tblLook w:val="04A0" w:firstRow="1" w:lastRow="0" w:firstColumn="1" w:lastColumn="0" w:noHBand="0" w:noVBand="1"/>
      </w:tblPr>
      <w:tblGrid>
        <w:gridCol w:w="4063"/>
        <w:gridCol w:w="1802"/>
        <w:gridCol w:w="2657"/>
      </w:tblGrid>
      <w:tr w:rsidR="00A90E4F" w:rsidRPr="007E1804" w:rsidTr="003F3065">
        <w:tc>
          <w:tcPr>
            <w:tcW w:w="2384" w:type="pct"/>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จัดการแบบฟอร์มการประเมิน</w:t>
            </w:r>
          </w:p>
        </w:tc>
        <w:tc>
          <w:tcPr>
            <w:tcW w:w="1057" w:type="pct"/>
            <w:vAlign w:val="center"/>
          </w:tcPr>
          <w:p w:rsidR="001D40B7" w:rsidRPr="007E1804" w:rsidRDefault="001D40B7"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w:t>
            </w:r>
          </w:p>
        </w:tc>
        <w:tc>
          <w:tcPr>
            <w:tcW w:w="1559" w:type="pct"/>
            <w:vAlign w:val="center"/>
          </w:tcPr>
          <w:p w:rsidR="001D40B7" w:rsidRPr="007E1804" w:rsidRDefault="001D40B7"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384" w:type="pct"/>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FA2681">
              <w:rPr>
                <w:rFonts w:cs="TH SarabunPSK" w:hint="cs"/>
                <w:color w:val="000000" w:themeColor="text1"/>
                <w:szCs w:val="32"/>
                <w:cs/>
              </w:rPr>
              <w:t>ดูแลระบบ</w:t>
            </w:r>
          </w:p>
        </w:tc>
        <w:tc>
          <w:tcPr>
            <w:tcW w:w="2616" w:type="pct"/>
            <w:gridSpan w:val="2"/>
            <w:vAlign w:val="center"/>
          </w:tcPr>
          <w:p w:rsidR="001D40B7" w:rsidRPr="007E1804" w:rsidRDefault="001D40B7"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1D40B7" w:rsidRPr="007E1804" w:rsidRDefault="001D40B7" w:rsidP="001D40B7">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FA2681">
              <w:rPr>
                <w:rFonts w:cs="TH SarabunPSK" w:hint="cs"/>
                <w:color w:val="000000" w:themeColor="text1"/>
                <w:szCs w:val="32"/>
                <w:cs/>
              </w:rPr>
              <w:t>ดูแลระบบ</w:t>
            </w:r>
          </w:p>
        </w:tc>
      </w:tr>
    </w:tbl>
    <w:p w:rsidR="00F127B4" w:rsidRDefault="00F127B4" w:rsidP="001D40B7">
      <w:pPr>
        <w:pStyle w:val="af0"/>
        <w:spacing w:before="160"/>
        <w:rPr>
          <w:color w:val="000000" w:themeColor="text1"/>
        </w:rPr>
      </w:pPr>
    </w:p>
    <w:p w:rsidR="001D40B7" w:rsidRPr="007E1804" w:rsidRDefault="001D40B7" w:rsidP="001D40B7">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5 คำอธิบายยูสเคส </w:t>
      </w:r>
      <w:r w:rsidRPr="007E1804">
        <w:rPr>
          <w:rFonts w:eastAsia="Times New Roman"/>
          <w:color w:val="000000" w:themeColor="text1"/>
        </w:rPr>
        <w:t>KPIS0</w:t>
      </w:r>
      <w:r w:rsidRPr="007E1804">
        <w:rPr>
          <w:rFonts w:eastAsia="Times New Roman"/>
          <w:color w:val="000000" w:themeColor="text1"/>
          <w:cs/>
        </w:rPr>
        <w:t>2</w:t>
      </w:r>
      <w:r w:rsidRPr="007E1804">
        <w:rPr>
          <w:rFonts w:eastAsia="Times New Roman"/>
          <w:color w:val="000000" w:themeColor="text1"/>
        </w:rPr>
        <w:t xml:space="preserve"> </w:t>
      </w:r>
      <w:r w:rsidRPr="007E1804">
        <w:rPr>
          <w:rFonts w:eastAsia="Times New Roman"/>
          <w:color w:val="000000" w:themeColor="text1"/>
          <w:cs/>
        </w:rPr>
        <w:t>จัดการแบบฟอร์มการประเมิน (</w:t>
      </w:r>
      <w:r w:rsidR="0049213D" w:rsidRPr="007E1804">
        <w:rPr>
          <w:rFonts w:eastAsia="Times New Roman"/>
          <w:color w:val="000000" w:themeColor="text1"/>
          <w:cs/>
        </w:rPr>
        <w:t>2</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675"/>
        <w:gridCol w:w="1391"/>
        <w:gridCol w:w="411"/>
        <w:gridCol w:w="2657"/>
      </w:tblGrid>
      <w:tr w:rsidR="00A90E4F" w:rsidRPr="007E1804" w:rsidTr="00683CFA">
        <w:tc>
          <w:tcPr>
            <w:tcW w:w="2384" w:type="pct"/>
            <w:gridSpan w:val="2"/>
          </w:tcPr>
          <w:p w:rsidR="001D40B7" w:rsidRPr="007E1804" w:rsidRDefault="001D40B7" w:rsidP="00683CFA">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00DB716B" w:rsidRPr="007E1804">
              <w:rPr>
                <w:rFonts w:eastAsia="Times New Roman" w:cs="TH SarabunPSK"/>
                <w:color w:val="000000" w:themeColor="text1"/>
                <w:szCs w:val="32"/>
                <w:cs/>
              </w:rPr>
              <w:t>จัดการแบบฟอร์มการประเมิน</w:t>
            </w:r>
          </w:p>
        </w:tc>
        <w:tc>
          <w:tcPr>
            <w:tcW w:w="1057" w:type="pct"/>
            <w:gridSpan w:val="2"/>
            <w:vAlign w:val="center"/>
          </w:tcPr>
          <w:p w:rsidR="001D40B7" w:rsidRPr="007E1804" w:rsidRDefault="001D40B7" w:rsidP="00683CFA">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00DB716B">
              <w:rPr>
                <w:rFonts w:eastAsia="Times New Roman" w:cs="TH SarabunPSK" w:hint="cs"/>
                <w:color w:val="000000" w:themeColor="text1"/>
                <w:szCs w:val="32"/>
                <w:cs/>
              </w:rPr>
              <w:t>2</w:t>
            </w:r>
          </w:p>
        </w:tc>
        <w:tc>
          <w:tcPr>
            <w:tcW w:w="1559" w:type="pct"/>
            <w:vAlign w:val="center"/>
          </w:tcPr>
          <w:p w:rsidR="001D40B7" w:rsidRPr="007E1804" w:rsidRDefault="001D40B7" w:rsidP="00683CFA">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F127B4" w:rsidRPr="007E1804" w:rsidTr="00683CFA">
        <w:tc>
          <w:tcPr>
            <w:tcW w:w="5000" w:type="pct"/>
            <w:gridSpan w:val="5"/>
          </w:tcPr>
          <w:p w:rsidR="00F127B4" w:rsidRDefault="00F127B4" w:rsidP="00F127B4">
            <w:r w:rsidRPr="005661DA">
              <w:rPr>
                <w:color w:val="000000" w:themeColor="text1"/>
                <w:cs/>
              </w:rPr>
              <w:t>คำอธิบาย : เป็นยูสเคสที่</w:t>
            </w:r>
            <w:r w:rsidRPr="005661DA">
              <w:rPr>
                <w:rFonts w:hint="cs"/>
                <w:color w:val="000000" w:themeColor="text1"/>
                <w:cs/>
              </w:rPr>
              <w:t xml:space="preserve">เจ้าหน้าที่ดูแลระบบ </w:t>
            </w:r>
            <w:r w:rsidRPr="005661DA">
              <w:rPr>
                <w:color w:val="000000" w:themeColor="text1"/>
                <w:cs/>
              </w:rPr>
              <w:t>จะมีการ</w:t>
            </w:r>
            <w:r w:rsidRPr="005661DA">
              <w:rPr>
                <w:rFonts w:eastAsia="Times New Roman"/>
                <w:color w:val="000000" w:themeColor="text1"/>
                <w:cs/>
              </w:rPr>
              <w:t>จัดการแบบฟอร์มการประเมิน</w:t>
            </w:r>
            <w:r w:rsidRPr="005661DA">
              <w:rPr>
                <w:color w:val="000000" w:themeColor="text1"/>
                <w:cs/>
              </w:rPr>
              <w:t>ที่จะไปใช้ในการประเมินผลในด้านสมรรถนะการปฏิบัติงานของบุคลากรและคณบดี โดยในการ</w:t>
            </w:r>
            <w:r w:rsidRPr="005661DA">
              <w:rPr>
                <w:rFonts w:eastAsia="Times New Roman"/>
                <w:color w:val="000000" w:themeColor="text1"/>
                <w:cs/>
              </w:rPr>
              <w:t>จัดการแบบฟอร์มการประเมิน</w:t>
            </w:r>
            <w:r w:rsidRPr="005661DA">
              <w:rPr>
                <w:color w:val="000000" w:themeColor="text1"/>
                <w:cs/>
              </w:rPr>
              <w:t>สามารถที่จะเพิ่ม แก้ไข และลบข้อมูลแบบฟอร์มการประเมินได้</w:t>
            </w:r>
          </w:p>
        </w:tc>
      </w:tr>
      <w:tr w:rsidR="00A90E4F" w:rsidRPr="007E1804" w:rsidTr="00683CFA">
        <w:tc>
          <w:tcPr>
            <w:tcW w:w="5000" w:type="pct"/>
            <w:gridSpan w:val="5"/>
          </w:tcPr>
          <w:p w:rsidR="001D40B7" w:rsidRPr="007E1804" w:rsidRDefault="001D40B7" w:rsidP="00683CFA">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FA2681">
              <w:rPr>
                <w:rFonts w:cs="TH SarabunPSK" w:hint="cs"/>
                <w:color w:val="000000" w:themeColor="text1"/>
                <w:szCs w:val="32"/>
                <w:cs/>
              </w:rPr>
              <w:t>ดูแลระบบ</w:t>
            </w:r>
            <w:r w:rsidRPr="007E1804">
              <w:rPr>
                <w:rFonts w:cs="TH SarabunPSK"/>
                <w:color w:val="000000" w:themeColor="text1"/>
                <w:szCs w:val="32"/>
                <w:cs/>
              </w:rPr>
              <w:t>ต้องการจัดการ</w:t>
            </w:r>
            <w:r w:rsidR="00DB716B">
              <w:rPr>
                <w:rFonts w:cs="TH SarabunPSK" w:hint="cs"/>
                <w:color w:val="000000" w:themeColor="text1"/>
                <w:szCs w:val="32"/>
                <w:cs/>
              </w:rPr>
              <w:t>แบบฟอร์มการประเมิน</w:t>
            </w:r>
          </w:p>
          <w:p w:rsidR="001D40B7" w:rsidRPr="007E1804" w:rsidRDefault="001D40B7" w:rsidP="00683CFA">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5"/>
          </w:tcPr>
          <w:p w:rsidR="001D40B7" w:rsidRPr="007E1804" w:rsidRDefault="001D40B7"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1D40B7" w:rsidRPr="007E1804" w:rsidRDefault="001D40B7"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color w:val="000000" w:themeColor="text1"/>
                <w:cs/>
              </w:rPr>
              <w:t>-</w:t>
            </w:r>
          </w:p>
          <w:p w:rsidR="001D40B7" w:rsidRPr="007E1804" w:rsidRDefault="001D40B7" w:rsidP="00683CFA">
            <w:pPr>
              <w:ind w:left="720"/>
              <w:rPr>
                <w:color w:val="000000" w:themeColor="text1"/>
                <w:cs/>
              </w:rPr>
            </w:pPr>
            <w:r w:rsidRPr="007E1804">
              <w:rPr>
                <w:color w:val="000000" w:themeColor="text1"/>
                <w:cs/>
              </w:rPr>
              <w:lastRenderedPageBreak/>
              <w:t>การรวม</w:t>
            </w:r>
            <w:r w:rsidRPr="007E1804">
              <w:rPr>
                <w:color w:val="000000" w:themeColor="text1"/>
              </w:rPr>
              <w:t xml:space="preserve"> : </w:t>
            </w:r>
            <w:r w:rsidRPr="007E1804">
              <w:rPr>
                <w:color w:val="000000" w:themeColor="text1"/>
                <w:cs/>
              </w:rPr>
              <w:t>-</w:t>
            </w:r>
          </w:p>
          <w:p w:rsidR="001D40B7" w:rsidRPr="007E1804" w:rsidRDefault="001D40B7"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rPr>
              <w:t>KPIS0</w:t>
            </w:r>
            <w:r w:rsidRPr="007E1804">
              <w:rPr>
                <w:rFonts w:eastAsia="Times New Roman"/>
                <w:color w:val="000000" w:themeColor="text1"/>
                <w:cs/>
              </w:rPr>
              <w:t>2-1</w:t>
            </w:r>
            <w:r w:rsidRPr="007E1804">
              <w:rPr>
                <w:rFonts w:eastAsia="Times New Roman"/>
                <w:color w:val="000000" w:themeColor="text1"/>
              </w:rPr>
              <w:t>, KPIS0</w:t>
            </w:r>
            <w:r w:rsidRPr="007E1804">
              <w:rPr>
                <w:rFonts w:eastAsia="Times New Roman"/>
                <w:color w:val="000000" w:themeColor="text1"/>
                <w:cs/>
              </w:rPr>
              <w:t>2</w:t>
            </w:r>
            <w:r w:rsidRPr="007E1804">
              <w:rPr>
                <w:rFonts w:eastAsia="Times New Roman"/>
                <w:color w:val="000000" w:themeColor="text1"/>
              </w:rPr>
              <w:t>-2,  KPIS0</w:t>
            </w:r>
            <w:r w:rsidRPr="007E1804">
              <w:rPr>
                <w:rFonts w:eastAsia="Times New Roman"/>
                <w:color w:val="000000" w:themeColor="text1"/>
                <w:cs/>
              </w:rPr>
              <w:t>2</w:t>
            </w:r>
            <w:r w:rsidRPr="007E1804">
              <w:rPr>
                <w:rFonts w:eastAsia="Times New Roman"/>
                <w:color w:val="000000" w:themeColor="text1"/>
              </w:rPr>
              <w:t>-3,  KPIS0</w:t>
            </w:r>
            <w:r w:rsidRPr="007E1804">
              <w:rPr>
                <w:rFonts w:eastAsia="Times New Roman"/>
                <w:color w:val="000000" w:themeColor="text1"/>
                <w:cs/>
              </w:rPr>
              <w:t>2</w:t>
            </w:r>
            <w:r w:rsidRPr="007E1804">
              <w:rPr>
                <w:rFonts w:eastAsia="Times New Roman"/>
                <w:color w:val="000000" w:themeColor="text1"/>
              </w:rPr>
              <w:t>-4</w:t>
            </w:r>
          </w:p>
          <w:p w:rsidR="001D40B7" w:rsidRPr="007E1804" w:rsidRDefault="001D40B7"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1D40B7" w:rsidRPr="007E1804" w:rsidRDefault="001D40B7" w:rsidP="001D40B7">
            <w:pPr>
              <w:rPr>
                <w:color w:val="000000" w:themeColor="text1"/>
              </w:rPr>
            </w:pPr>
            <w:r w:rsidRPr="007E1804">
              <w:rPr>
                <w:color w:val="000000" w:themeColor="text1"/>
                <w:cs/>
              </w:rPr>
              <w:lastRenderedPageBreak/>
              <w:t xml:space="preserve">เงื่อนไขก่อนการทำงาน </w:t>
            </w:r>
            <w:r w:rsidRPr="007E1804">
              <w:rPr>
                <w:color w:val="000000" w:themeColor="text1"/>
              </w:rPr>
              <w:t>:</w:t>
            </w:r>
          </w:p>
        </w:tc>
        <w:tc>
          <w:tcPr>
            <w:tcW w:w="3599" w:type="pct"/>
            <w:gridSpan w:val="4"/>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w:t>
            </w:r>
            <w:r w:rsidRPr="007E1804">
              <w:rPr>
                <w:rFonts w:eastAsia="Times New Roman" w:cs="TH SarabunPSK"/>
                <w:color w:val="000000" w:themeColor="text1"/>
                <w:szCs w:val="32"/>
                <w:cs/>
              </w:rPr>
              <w:t>จัดการแบบฟอร์มการประเมิน</w:t>
            </w:r>
          </w:p>
        </w:tc>
      </w:tr>
      <w:tr w:rsidR="00A90E4F" w:rsidRPr="007E1804" w:rsidTr="00683CFA">
        <w:tc>
          <w:tcPr>
            <w:tcW w:w="1401" w:type="pct"/>
          </w:tcPr>
          <w:p w:rsidR="001D40B7" w:rsidRPr="007E1804" w:rsidRDefault="001D40B7" w:rsidP="001D40B7">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r w:rsidR="00A90E4F" w:rsidRPr="007E1804" w:rsidTr="001D40B7">
        <w:trPr>
          <w:trHeight w:val="332"/>
        </w:trPr>
        <w:tc>
          <w:tcPr>
            <w:tcW w:w="1401" w:type="pct"/>
            <w:tcBorders>
              <w:bottom w:val="single" w:sz="4" w:space="0" w:color="auto"/>
            </w:tcBorders>
          </w:tcPr>
          <w:p w:rsidR="001D40B7" w:rsidRPr="007E1804" w:rsidRDefault="001D40B7"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1D40B7" w:rsidRPr="007E1804" w:rsidRDefault="001D40B7"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1D40B7" w:rsidRPr="007E1804" w:rsidRDefault="001D40B7" w:rsidP="00683CFA">
            <w:pPr>
              <w:jc w:val="center"/>
              <w:rPr>
                <w:color w:val="000000" w:themeColor="text1"/>
                <w:cs/>
              </w:rPr>
            </w:pPr>
            <w:r w:rsidRPr="007E1804">
              <w:rPr>
                <w:color w:val="000000" w:themeColor="text1"/>
                <w:cs/>
              </w:rPr>
              <w:t>ระบบ</w:t>
            </w:r>
          </w:p>
        </w:tc>
      </w:tr>
      <w:tr w:rsidR="00A90E4F" w:rsidRPr="007E1804" w:rsidTr="00F127B4">
        <w:trPr>
          <w:trHeight w:val="1008"/>
        </w:trPr>
        <w:tc>
          <w:tcPr>
            <w:tcW w:w="1401" w:type="pct"/>
            <w:vMerge w:val="restart"/>
          </w:tcPr>
          <w:p w:rsidR="001D40B7" w:rsidRPr="007E1804" w:rsidRDefault="001D40B7" w:rsidP="001D40B7">
            <w:pPr>
              <w:rPr>
                <w:color w:val="000000" w:themeColor="text1"/>
                <w:cs/>
              </w:rPr>
            </w:pPr>
          </w:p>
        </w:tc>
        <w:tc>
          <w:tcPr>
            <w:tcW w:w="1799" w:type="pct"/>
            <w:gridSpan w:val="2"/>
            <w:tcBorders>
              <w:bottom w:val="nil"/>
            </w:tcBorders>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ผู้ใช้งานต้องเข้าสู่ระบบ</w:t>
            </w:r>
          </w:p>
        </w:tc>
        <w:tc>
          <w:tcPr>
            <w:tcW w:w="1800" w:type="pct"/>
            <w:gridSpan w:val="2"/>
            <w:tcBorders>
              <w:bottom w:val="nil"/>
            </w:tcBorders>
          </w:tcPr>
          <w:p w:rsidR="001D40B7" w:rsidRPr="007E1804" w:rsidRDefault="001D40B7" w:rsidP="001D40B7">
            <w:pPr>
              <w:pStyle w:val="a7"/>
              <w:ind w:left="0"/>
              <w:rPr>
                <w:rFonts w:cs="TH SarabunPSK"/>
                <w:color w:val="000000" w:themeColor="text1"/>
                <w:szCs w:val="32"/>
              </w:rPr>
            </w:pPr>
          </w:p>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ระบบแสดงหน้าจอให้ผู้ใช้งานลงชื่อเข้าสู่ระบบ</w:t>
            </w:r>
          </w:p>
        </w:tc>
      </w:tr>
      <w:tr w:rsidR="00A90E4F" w:rsidRPr="007E1804" w:rsidTr="00F127B4">
        <w:trPr>
          <w:trHeight w:val="1457"/>
        </w:trPr>
        <w:tc>
          <w:tcPr>
            <w:tcW w:w="1401" w:type="pct"/>
            <w:vMerge/>
          </w:tcPr>
          <w:p w:rsidR="001D40B7" w:rsidRPr="007E1804" w:rsidRDefault="001D40B7" w:rsidP="001D40B7">
            <w:pPr>
              <w:rPr>
                <w:color w:val="000000" w:themeColor="text1"/>
                <w:cs/>
              </w:rPr>
            </w:pPr>
          </w:p>
        </w:tc>
        <w:tc>
          <w:tcPr>
            <w:tcW w:w="1799" w:type="pct"/>
            <w:gridSpan w:val="2"/>
            <w:tcBorders>
              <w:top w:val="nil"/>
              <w:bottom w:val="single" w:sz="4" w:space="0" w:color="auto"/>
            </w:tcBorders>
          </w:tcPr>
          <w:p w:rsidR="001D40B7" w:rsidRPr="007E1804" w:rsidRDefault="001D40B7" w:rsidP="00F127B4">
            <w:pPr>
              <w:pStyle w:val="a7"/>
              <w:ind w:left="0"/>
              <w:rPr>
                <w:rFonts w:cs="TH SarabunPSK"/>
                <w:color w:val="000000" w:themeColor="text1"/>
                <w:szCs w:val="32"/>
                <w:cs/>
              </w:rPr>
            </w:pPr>
            <w:r w:rsidRPr="007E1804">
              <w:rPr>
                <w:rFonts w:cs="TH SarabunPSK"/>
                <w:color w:val="000000" w:themeColor="text1"/>
                <w:szCs w:val="32"/>
                <w:cs/>
              </w:rPr>
              <w:t>3. ผู้ใช้งาน</w:t>
            </w:r>
            <w:r w:rsidR="00F127B4">
              <w:rPr>
                <w:rFonts w:cs="TH SarabunPSK" w:hint="cs"/>
                <w:color w:val="000000" w:themeColor="text1"/>
                <w:szCs w:val="32"/>
                <w:cs/>
              </w:rPr>
              <w:t>ทำการ</w:t>
            </w:r>
            <w:r w:rsidRPr="007E1804">
              <w:rPr>
                <w:rFonts w:cs="TH SarabunPSK"/>
                <w:color w:val="000000" w:themeColor="text1"/>
                <w:szCs w:val="32"/>
                <w:cs/>
              </w:rPr>
              <w:t xml:space="preserve">กรอกข้อมูล </w:t>
            </w:r>
            <w:r w:rsidRPr="007E1804">
              <w:rPr>
                <w:rFonts w:cs="TH SarabunPSK"/>
                <w:color w:val="000000" w:themeColor="text1"/>
                <w:szCs w:val="32"/>
              </w:rPr>
              <w:t>Username</w:t>
            </w:r>
            <w:r w:rsidRPr="007E1804">
              <w:rPr>
                <w:rFonts w:cs="TH SarabunPSK"/>
                <w:color w:val="000000" w:themeColor="text1"/>
                <w:szCs w:val="32"/>
                <w:cs/>
              </w:rPr>
              <w:t xml:space="preserve"> และ</w:t>
            </w:r>
            <w:r w:rsidR="00FA2681">
              <w:rPr>
                <w:rFonts w:cs="TH SarabunPSK" w:hint="cs"/>
                <w:color w:val="000000" w:themeColor="text1"/>
                <w:szCs w:val="32"/>
                <w:cs/>
              </w:rPr>
              <w:t xml:space="preserve"> </w:t>
            </w:r>
            <w:r w:rsidRPr="007E1804">
              <w:rPr>
                <w:rFonts w:cs="TH SarabunPSK"/>
                <w:color w:val="000000" w:themeColor="text1"/>
                <w:szCs w:val="32"/>
              </w:rPr>
              <w:t xml:space="preserve">Password </w:t>
            </w:r>
            <w:r w:rsidRPr="007E1804">
              <w:rPr>
                <w:rFonts w:cs="TH SarabunPSK"/>
                <w:color w:val="000000" w:themeColor="text1"/>
                <w:szCs w:val="32"/>
                <w:cs/>
              </w:rPr>
              <w:t>เพื่อลงชื่อเข้าใช้งานระบบ</w:t>
            </w:r>
          </w:p>
        </w:tc>
        <w:tc>
          <w:tcPr>
            <w:tcW w:w="1800" w:type="pct"/>
            <w:gridSpan w:val="2"/>
            <w:tcBorders>
              <w:top w:val="nil"/>
              <w:bottom w:val="single" w:sz="4" w:space="0" w:color="auto"/>
            </w:tcBorders>
          </w:tcPr>
          <w:p w:rsidR="001D40B7" w:rsidRPr="00F127B4" w:rsidRDefault="001D40B7" w:rsidP="001D40B7">
            <w:pPr>
              <w:pStyle w:val="a7"/>
              <w:ind w:left="0"/>
              <w:rPr>
                <w:rFonts w:cs="TH SarabunPSK"/>
                <w:color w:val="000000" w:themeColor="text1"/>
                <w:sz w:val="10"/>
                <w:szCs w:val="10"/>
              </w:rPr>
            </w:pPr>
          </w:p>
        </w:tc>
      </w:tr>
    </w:tbl>
    <w:p w:rsidR="00F127B4" w:rsidRDefault="00F127B4" w:rsidP="0049213D">
      <w:pPr>
        <w:pStyle w:val="af0"/>
        <w:spacing w:before="160"/>
        <w:rPr>
          <w:color w:val="000000" w:themeColor="text1"/>
        </w:rPr>
      </w:pPr>
    </w:p>
    <w:p w:rsidR="00F127B4" w:rsidRDefault="00F127B4" w:rsidP="0049213D">
      <w:pPr>
        <w:pStyle w:val="af0"/>
        <w:spacing w:before="160"/>
        <w:rPr>
          <w:color w:val="000000" w:themeColor="text1"/>
        </w:rPr>
      </w:pPr>
    </w:p>
    <w:p w:rsidR="001D40B7" w:rsidRPr="007E1804" w:rsidRDefault="0049213D" w:rsidP="0049213D">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5 คำอธิบายยูสเคส </w:t>
      </w:r>
      <w:r w:rsidRPr="007E1804">
        <w:rPr>
          <w:rFonts w:eastAsia="Times New Roman"/>
          <w:color w:val="000000" w:themeColor="text1"/>
        </w:rPr>
        <w:t>KPIS0</w:t>
      </w:r>
      <w:r w:rsidRPr="007E1804">
        <w:rPr>
          <w:rFonts w:eastAsia="Times New Roman"/>
          <w:color w:val="000000" w:themeColor="text1"/>
          <w:cs/>
        </w:rPr>
        <w:t>2</w:t>
      </w:r>
      <w:r w:rsidRPr="007E1804">
        <w:rPr>
          <w:rFonts w:eastAsia="Times New Roman"/>
          <w:color w:val="000000" w:themeColor="text1"/>
        </w:rPr>
        <w:t xml:space="preserve"> </w:t>
      </w:r>
      <w:r w:rsidRPr="007E1804">
        <w:rPr>
          <w:rFonts w:eastAsia="Times New Roman"/>
          <w:color w:val="000000" w:themeColor="text1"/>
          <w:cs/>
        </w:rPr>
        <w:t>จัดการแบบฟอร์มการประเมิน (3)</w:t>
      </w:r>
    </w:p>
    <w:tbl>
      <w:tblPr>
        <w:tblStyle w:val="af"/>
        <w:tblW w:w="5000" w:type="pct"/>
        <w:tblLayout w:type="fixed"/>
        <w:tblLook w:val="04A0" w:firstRow="1" w:lastRow="0" w:firstColumn="1" w:lastColumn="0" w:noHBand="0" w:noVBand="1"/>
      </w:tblPr>
      <w:tblGrid>
        <w:gridCol w:w="2388"/>
        <w:gridCol w:w="1767"/>
        <w:gridCol w:w="1299"/>
        <w:gridCol w:w="736"/>
        <w:gridCol w:w="2332"/>
      </w:tblGrid>
      <w:tr w:rsidR="00A90E4F" w:rsidRPr="007E1804" w:rsidTr="0049213D">
        <w:trPr>
          <w:trHeight w:val="332"/>
        </w:trPr>
        <w:tc>
          <w:tcPr>
            <w:tcW w:w="2438" w:type="pct"/>
            <w:gridSpan w:val="2"/>
            <w:vAlign w:val="center"/>
          </w:tcPr>
          <w:p w:rsidR="0049213D" w:rsidRPr="007E1804" w:rsidRDefault="0049213D" w:rsidP="0049213D">
            <w:pPr>
              <w:pStyle w:val="a7"/>
              <w:ind w:left="0"/>
              <w:jc w:val="left"/>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จัดการแบบฟอร์มการประเมิน</w:t>
            </w:r>
          </w:p>
        </w:tc>
        <w:tc>
          <w:tcPr>
            <w:tcW w:w="1194" w:type="pct"/>
            <w:gridSpan w:val="2"/>
            <w:vAlign w:val="center"/>
          </w:tcPr>
          <w:p w:rsidR="0049213D" w:rsidRPr="007E1804" w:rsidRDefault="0049213D" w:rsidP="0049213D">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w:t>
            </w:r>
          </w:p>
        </w:tc>
        <w:tc>
          <w:tcPr>
            <w:tcW w:w="1368" w:type="pct"/>
            <w:vAlign w:val="center"/>
          </w:tcPr>
          <w:p w:rsidR="0049213D" w:rsidRPr="007E1804" w:rsidRDefault="0049213D" w:rsidP="0049213D">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rPr>
          <w:trHeight w:val="332"/>
        </w:trPr>
        <w:tc>
          <w:tcPr>
            <w:tcW w:w="1401" w:type="pct"/>
          </w:tcPr>
          <w:p w:rsidR="001D40B7" w:rsidRPr="007E1804" w:rsidRDefault="001D40B7"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1D40B7" w:rsidRPr="007E1804" w:rsidRDefault="001D40B7"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1D40B7" w:rsidRPr="007E1804" w:rsidRDefault="001D40B7" w:rsidP="00683CFA">
            <w:pPr>
              <w:jc w:val="center"/>
              <w:rPr>
                <w:color w:val="000000" w:themeColor="text1"/>
                <w:cs/>
              </w:rPr>
            </w:pPr>
            <w:r w:rsidRPr="007E1804">
              <w:rPr>
                <w:color w:val="000000" w:themeColor="text1"/>
                <w:cs/>
              </w:rPr>
              <w:t>ระบบ</w:t>
            </w:r>
          </w:p>
        </w:tc>
      </w:tr>
      <w:tr w:rsidR="00A90E4F" w:rsidRPr="007E1804" w:rsidTr="00683CFA">
        <w:trPr>
          <w:trHeight w:val="935"/>
        </w:trPr>
        <w:tc>
          <w:tcPr>
            <w:tcW w:w="1401" w:type="pct"/>
            <w:vMerge w:val="restart"/>
            <w:shd w:val="clear" w:color="auto" w:fill="FFFFFF" w:themeFill="background1"/>
          </w:tcPr>
          <w:p w:rsidR="001D40B7" w:rsidRPr="007E1804" w:rsidRDefault="001D40B7" w:rsidP="001D40B7">
            <w:pPr>
              <w:rPr>
                <w:color w:val="000000" w:themeColor="text1"/>
                <w:cs/>
              </w:rPr>
            </w:pPr>
          </w:p>
        </w:tc>
        <w:tc>
          <w:tcPr>
            <w:tcW w:w="1799" w:type="pct"/>
            <w:gridSpan w:val="2"/>
            <w:tcBorders>
              <w:bottom w:val="nil"/>
            </w:tcBorders>
            <w:shd w:val="clear" w:color="auto" w:fill="FFFFFF" w:themeFill="background1"/>
          </w:tcPr>
          <w:p w:rsidR="00F127B4" w:rsidRDefault="00F127B4" w:rsidP="001D40B7">
            <w:pPr>
              <w:pStyle w:val="a7"/>
              <w:ind w:left="0"/>
              <w:rPr>
                <w:rFonts w:cs="TH SarabunPSK"/>
                <w:color w:val="000000" w:themeColor="text1"/>
                <w:szCs w:val="32"/>
              </w:rPr>
            </w:pPr>
          </w:p>
          <w:p w:rsidR="00F127B4" w:rsidRPr="00F127B4" w:rsidRDefault="00F127B4" w:rsidP="001D40B7">
            <w:pPr>
              <w:pStyle w:val="a7"/>
              <w:ind w:left="0"/>
              <w:rPr>
                <w:rFonts w:cs="TH SarabunPSK"/>
                <w:color w:val="000000" w:themeColor="text1"/>
                <w:sz w:val="8"/>
                <w:szCs w:val="8"/>
              </w:rPr>
            </w:pPr>
          </w:p>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5. ผู้ใช้งานกดเลือกเมนู</w:t>
            </w:r>
            <w:r w:rsidRPr="007E1804">
              <w:rPr>
                <w:rFonts w:eastAsia="Times New Roman" w:cs="TH SarabunPSK"/>
                <w:color w:val="000000" w:themeColor="text1"/>
                <w:szCs w:val="32"/>
                <w:cs/>
              </w:rPr>
              <w:t>จัดการ</w:t>
            </w:r>
            <w:r w:rsidRPr="007E1804">
              <w:rPr>
                <w:rFonts w:eastAsia="Times New Roman" w:cs="TH SarabunPSK"/>
                <w:color w:val="000000" w:themeColor="text1"/>
                <w:szCs w:val="32"/>
                <w:cs/>
              </w:rPr>
              <w:lastRenderedPageBreak/>
              <w:t>แบบฟอร์มการประเมิน</w:t>
            </w:r>
          </w:p>
        </w:tc>
        <w:tc>
          <w:tcPr>
            <w:tcW w:w="1800" w:type="pct"/>
            <w:gridSpan w:val="2"/>
            <w:tcBorders>
              <w:bottom w:val="nil"/>
            </w:tcBorders>
            <w:shd w:val="clear" w:color="auto" w:fill="FFFFFF" w:themeFill="background1"/>
          </w:tcPr>
          <w:p w:rsidR="001D40B7" w:rsidRPr="007E1804" w:rsidRDefault="00F127B4" w:rsidP="001D40B7">
            <w:pPr>
              <w:pStyle w:val="a7"/>
              <w:ind w:left="0"/>
              <w:rPr>
                <w:rFonts w:cs="TH SarabunPSK"/>
                <w:color w:val="000000" w:themeColor="text1"/>
                <w:szCs w:val="32"/>
                <w:cs/>
              </w:rPr>
            </w:pPr>
            <w:r w:rsidRPr="007E1804">
              <w:rPr>
                <w:rFonts w:cs="TH SarabunPSK"/>
                <w:color w:val="000000" w:themeColor="text1"/>
                <w:szCs w:val="32"/>
                <w:cs/>
              </w:rPr>
              <w:lastRenderedPageBreak/>
              <w:t>4. ระบบแสดงเมนูที่ผู้ใช้งานสามารถเข้าใช้งานได้</w:t>
            </w:r>
          </w:p>
        </w:tc>
      </w:tr>
      <w:tr w:rsidR="00A90E4F" w:rsidRPr="007E1804" w:rsidTr="00683CFA">
        <w:trPr>
          <w:trHeight w:val="872"/>
        </w:trPr>
        <w:tc>
          <w:tcPr>
            <w:tcW w:w="1401" w:type="pct"/>
            <w:vMerge/>
            <w:shd w:val="clear" w:color="auto" w:fill="FFFFFF" w:themeFill="background1"/>
          </w:tcPr>
          <w:p w:rsidR="001D40B7" w:rsidRPr="007E1804" w:rsidRDefault="001D40B7" w:rsidP="001D40B7">
            <w:pPr>
              <w:rPr>
                <w:color w:val="000000" w:themeColor="text1"/>
                <w:cs/>
              </w:rPr>
            </w:pPr>
          </w:p>
        </w:tc>
        <w:tc>
          <w:tcPr>
            <w:tcW w:w="1799" w:type="pct"/>
            <w:gridSpan w:val="2"/>
            <w:tcBorders>
              <w:top w:val="nil"/>
              <w:bottom w:val="nil"/>
            </w:tcBorders>
            <w:shd w:val="clear" w:color="auto" w:fill="FFFFFF" w:themeFill="background1"/>
          </w:tcPr>
          <w:p w:rsidR="001D40B7" w:rsidRPr="007E1804" w:rsidRDefault="001D40B7" w:rsidP="001D40B7">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1D40B7" w:rsidRPr="007E1804" w:rsidRDefault="001D40B7" w:rsidP="001D40B7">
            <w:pPr>
              <w:pStyle w:val="a7"/>
              <w:ind w:left="0"/>
              <w:rPr>
                <w:rFonts w:cs="TH SarabunPSK"/>
                <w:color w:val="000000" w:themeColor="text1"/>
                <w:szCs w:val="32"/>
                <w:cs/>
              </w:rPr>
            </w:pPr>
            <w:r w:rsidRPr="007E1804">
              <w:rPr>
                <w:rFonts w:cs="TH SarabunPSK"/>
                <w:color w:val="000000" w:themeColor="text1"/>
                <w:szCs w:val="32"/>
                <w:cs/>
              </w:rPr>
              <w:t>6.ระบบแสดงตารางข้อมูล</w:t>
            </w:r>
            <w:r w:rsidRPr="007E1804">
              <w:rPr>
                <w:rFonts w:eastAsia="Times New Roman" w:cs="TH SarabunPSK"/>
                <w:color w:val="000000" w:themeColor="text1"/>
                <w:szCs w:val="32"/>
                <w:cs/>
              </w:rPr>
              <w:t>แบบฟอร์มการประเมิน</w:t>
            </w:r>
          </w:p>
        </w:tc>
      </w:tr>
      <w:tr w:rsidR="00A90E4F" w:rsidRPr="007E1804" w:rsidTr="00683CFA">
        <w:trPr>
          <w:trHeight w:val="431"/>
        </w:trPr>
        <w:tc>
          <w:tcPr>
            <w:tcW w:w="1401" w:type="pct"/>
          </w:tcPr>
          <w:p w:rsidR="001D40B7" w:rsidRPr="007E1804" w:rsidRDefault="001D40B7" w:rsidP="00683CF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1D40B7" w:rsidRPr="007E1804" w:rsidRDefault="001D40B7" w:rsidP="00683CFA">
            <w:pPr>
              <w:rPr>
                <w:color w:val="000000" w:themeColor="text1"/>
                <w:cs/>
              </w:rPr>
            </w:pPr>
            <w:r w:rsidRPr="007E1804">
              <w:rPr>
                <w:color w:val="000000" w:themeColor="text1"/>
                <w:cs/>
              </w:rPr>
              <w:t>-</w:t>
            </w:r>
          </w:p>
        </w:tc>
      </w:tr>
    </w:tbl>
    <w:p w:rsidR="00E267DF" w:rsidRPr="007E1804" w:rsidRDefault="00E267DF" w:rsidP="0049213D">
      <w:pPr>
        <w:pStyle w:val="af0"/>
        <w:spacing w:before="160"/>
        <w:ind w:firstLine="720"/>
        <w:rPr>
          <w:color w:val="000000" w:themeColor="text1"/>
        </w:rPr>
      </w:pPr>
      <w:r w:rsidRPr="007E1804">
        <w:rPr>
          <w:color w:val="000000" w:themeColor="text1"/>
          <w:cs/>
        </w:rPr>
        <w:t>และส่วนการ</w:t>
      </w:r>
      <w:r w:rsidRPr="007E1804">
        <w:rPr>
          <w:rFonts w:eastAsia="Times New Roman"/>
          <w:color w:val="000000" w:themeColor="text1"/>
          <w:cs/>
        </w:rPr>
        <w:t>จัดการแบบฟอร์มการประเมินจะสามารถดูรายละเอียดแบบฟอร์มใน</w:t>
      </w:r>
      <w:r w:rsidR="00FA2681">
        <w:rPr>
          <w:rFonts w:eastAsia="Times New Roman" w:hint="cs"/>
          <w:color w:val="000000" w:themeColor="text1"/>
          <w:cs/>
        </w:rPr>
        <w:t xml:space="preserve">                         </w:t>
      </w:r>
      <w:r w:rsidRPr="007E1804">
        <w:rPr>
          <w:rFonts w:eastAsia="Times New Roman"/>
          <w:color w:val="000000" w:themeColor="text1"/>
          <w:cs/>
        </w:rPr>
        <w:t>การประเมินได้ โดยจะมีข้อมูลประกอบไปด้วยชื่อแบบฟอร์มการประเมิน</w:t>
      </w:r>
      <w:r w:rsidR="001071F9" w:rsidRPr="007E1804">
        <w:rPr>
          <w:rFonts w:eastAsia="Times New Roman"/>
          <w:color w:val="000000" w:themeColor="text1"/>
          <w:cs/>
        </w:rPr>
        <w:t xml:space="preserve"> </w:t>
      </w:r>
      <w:r w:rsidRPr="007E1804">
        <w:rPr>
          <w:rFonts w:eastAsia="Times New Roman"/>
          <w:color w:val="000000" w:themeColor="text1"/>
          <w:cs/>
        </w:rPr>
        <w:t>และคำอธิบายแบบฟอร์มการประเมิน โดย</w:t>
      </w:r>
      <w:r w:rsidR="001071F9" w:rsidRPr="007E1804">
        <w:rPr>
          <w:rFonts w:eastAsia="Times New Roman"/>
          <w:color w:val="000000" w:themeColor="text1"/>
          <w:cs/>
        </w:rPr>
        <w:t>มี</w:t>
      </w:r>
      <w:r w:rsidRPr="007E1804">
        <w:rPr>
          <w:rFonts w:eastAsia="Times New Roman"/>
          <w:color w:val="000000" w:themeColor="text1"/>
          <w:cs/>
        </w:rPr>
        <w:t>ขั้นตอนรายละเอียดการทำงานแสดงดังตารางที่ 3-6</w:t>
      </w:r>
    </w:p>
    <w:p w:rsidR="00924BCE" w:rsidRPr="007E1804" w:rsidRDefault="00924BCE" w:rsidP="00924BCE">
      <w:pPr>
        <w:pStyle w:val="af0"/>
        <w:spacing w:before="160"/>
        <w:rPr>
          <w:rFonts w:eastAsia="Times New Roman"/>
          <w:color w:val="000000" w:themeColor="text1"/>
        </w:rPr>
      </w:pPr>
      <w:bookmarkStart w:id="109" w:name="_Toc515231935"/>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64315">
        <w:rPr>
          <w:noProof/>
          <w:color w:val="000000" w:themeColor="text1"/>
        </w:rPr>
        <w:t>6</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00864E66" w:rsidRPr="007E1804">
        <w:rPr>
          <w:rFonts w:eastAsia="Times New Roman"/>
          <w:color w:val="000000" w:themeColor="text1"/>
          <w:cs/>
        </w:rPr>
        <w:t>2</w:t>
      </w:r>
      <w:r w:rsidRPr="007E1804">
        <w:rPr>
          <w:rFonts w:eastAsia="Times New Roman"/>
          <w:color w:val="000000" w:themeColor="text1"/>
          <w:cs/>
        </w:rPr>
        <w:t>-1</w:t>
      </w:r>
      <w:r w:rsidRPr="007E1804">
        <w:rPr>
          <w:rFonts w:eastAsia="Times New Roman"/>
          <w:color w:val="000000" w:themeColor="text1"/>
        </w:rPr>
        <w:t xml:space="preserve"> </w:t>
      </w:r>
      <w:r w:rsidRPr="007E1804">
        <w:rPr>
          <w:rFonts w:eastAsia="Times New Roman"/>
          <w:color w:val="000000" w:themeColor="text1"/>
          <w:cs/>
        </w:rPr>
        <w:t>ดูแบบฟอร์มการประเมิน</w:t>
      </w:r>
      <w:bookmarkEnd w:id="109"/>
    </w:p>
    <w:tbl>
      <w:tblPr>
        <w:tblStyle w:val="af"/>
        <w:tblW w:w="5000" w:type="pct"/>
        <w:tblLayout w:type="fixed"/>
        <w:tblLook w:val="04A0" w:firstRow="1" w:lastRow="0" w:firstColumn="1" w:lastColumn="0" w:noHBand="0" w:noVBand="1"/>
      </w:tblPr>
      <w:tblGrid>
        <w:gridCol w:w="4063"/>
        <w:gridCol w:w="1802"/>
        <w:gridCol w:w="2657"/>
      </w:tblGrid>
      <w:tr w:rsidR="00A90E4F" w:rsidRPr="007E1804" w:rsidTr="003F3065">
        <w:tc>
          <w:tcPr>
            <w:tcW w:w="2384" w:type="pct"/>
          </w:tcPr>
          <w:p w:rsidR="0049213D" w:rsidRPr="007E1804" w:rsidRDefault="0049213D" w:rsidP="0049213D">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ดูแบบฟอร์มการประเมิน</w:t>
            </w:r>
          </w:p>
        </w:tc>
        <w:tc>
          <w:tcPr>
            <w:tcW w:w="1057" w:type="pct"/>
            <w:vAlign w:val="center"/>
          </w:tcPr>
          <w:p w:rsidR="0049213D" w:rsidRPr="007E1804" w:rsidRDefault="0049213D"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KPIS02</w:t>
            </w:r>
            <w:r w:rsidRPr="007E1804">
              <w:rPr>
                <w:rFonts w:eastAsia="Times New Roman" w:cs="TH SarabunPSK"/>
                <w:color w:val="000000" w:themeColor="text1"/>
                <w:szCs w:val="32"/>
                <w:cs/>
              </w:rPr>
              <w:t>-1</w:t>
            </w:r>
          </w:p>
        </w:tc>
        <w:tc>
          <w:tcPr>
            <w:tcW w:w="1559" w:type="pct"/>
            <w:vAlign w:val="center"/>
          </w:tcPr>
          <w:p w:rsidR="0049213D" w:rsidRPr="007E1804" w:rsidRDefault="0049213D"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384" w:type="pct"/>
          </w:tcPr>
          <w:p w:rsidR="0049213D" w:rsidRPr="007E1804" w:rsidRDefault="0049213D" w:rsidP="0049213D">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FA2681">
              <w:rPr>
                <w:rFonts w:cs="TH SarabunPSK" w:hint="cs"/>
                <w:color w:val="000000" w:themeColor="text1"/>
                <w:szCs w:val="32"/>
                <w:cs/>
              </w:rPr>
              <w:t>ดูแลระบบ</w:t>
            </w:r>
          </w:p>
        </w:tc>
        <w:tc>
          <w:tcPr>
            <w:tcW w:w="2616" w:type="pct"/>
            <w:gridSpan w:val="2"/>
            <w:vAlign w:val="center"/>
          </w:tcPr>
          <w:p w:rsidR="0049213D" w:rsidRPr="007E1804" w:rsidRDefault="0049213D"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49213D" w:rsidRPr="007E1804" w:rsidRDefault="0049213D" w:rsidP="0049213D">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FA2681">
              <w:rPr>
                <w:rFonts w:cs="TH SarabunPSK" w:hint="cs"/>
                <w:color w:val="000000" w:themeColor="text1"/>
                <w:szCs w:val="32"/>
                <w:cs/>
              </w:rPr>
              <w:t>ดูแลระบบ</w:t>
            </w:r>
          </w:p>
        </w:tc>
      </w:tr>
      <w:tr w:rsidR="00A90E4F" w:rsidRPr="007E1804" w:rsidTr="00683CFA">
        <w:tc>
          <w:tcPr>
            <w:tcW w:w="5000" w:type="pct"/>
            <w:gridSpan w:val="3"/>
          </w:tcPr>
          <w:p w:rsidR="0049213D" w:rsidRPr="007E1804" w:rsidRDefault="0049213D" w:rsidP="0049213D">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FA2681">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ที่จะไปใช้ในการประเมินผลในด้านสมรรถนะการปฏิบัติงาน โดยเป็นการดูข้อมูล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ประกอบไปด้วย</w:t>
            </w:r>
            <w:r w:rsidRPr="007E1804">
              <w:rPr>
                <w:rFonts w:cs="TH SarabunPSK"/>
                <w:color w:val="000000" w:themeColor="text1"/>
                <w:szCs w:val="32"/>
              </w:rPr>
              <w:t xml:space="preserve"> </w:t>
            </w:r>
            <w:r w:rsidRPr="007E1804">
              <w:rPr>
                <w:rFonts w:cs="TH SarabunPSK"/>
                <w:color w:val="000000" w:themeColor="text1"/>
                <w:szCs w:val="32"/>
                <w:cs/>
              </w:rPr>
              <w:t xml:space="preserve">ชื่อแบบฟอร์มการประเมิน และคำอธิบายแบบฟอร์มการประเมิน </w:t>
            </w:r>
          </w:p>
        </w:tc>
      </w:tr>
      <w:tr w:rsidR="0049213D" w:rsidRPr="007E1804" w:rsidTr="00683CFA">
        <w:tc>
          <w:tcPr>
            <w:tcW w:w="5000" w:type="pct"/>
            <w:gridSpan w:val="3"/>
          </w:tcPr>
          <w:p w:rsidR="0049213D" w:rsidRPr="007E1804" w:rsidRDefault="0049213D" w:rsidP="0049213D">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FA2681">
              <w:rPr>
                <w:rFonts w:cs="TH SarabunPSK" w:hint="cs"/>
                <w:color w:val="000000" w:themeColor="text1"/>
                <w:szCs w:val="32"/>
                <w:cs/>
              </w:rPr>
              <w:t>ดูแลระบบ</w:t>
            </w:r>
            <w:r w:rsidRPr="007E1804">
              <w:rPr>
                <w:rFonts w:cs="TH SarabunPSK"/>
                <w:color w:val="000000" w:themeColor="text1"/>
                <w:szCs w:val="32"/>
                <w:cs/>
              </w:rPr>
              <w:t>ต้องการจัดการ</w:t>
            </w:r>
            <w:r w:rsidRPr="007E1804">
              <w:rPr>
                <w:rFonts w:eastAsia="Times New Roman" w:cs="TH SarabunPSK"/>
                <w:color w:val="000000" w:themeColor="text1"/>
                <w:szCs w:val="32"/>
                <w:cs/>
              </w:rPr>
              <w:t>แบบฟอร์มการประเมิน</w:t>
            </w:r>
          </w:p>
          <w:p w:rsidR="0049213D" w:rsidRPr="007E1804" w:rsidRDefault="0049213D" w:rsidP="0049213D">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bl>
    <w:p w:rsidR="00F127B4" w:rsidRDefault="00F127B4" w:rsidP="009331DE">
      <w:pPr>
        <w:pStyle w:val="af0"/>
        <w:spacing w:before="160"/>
        <w:rPr>
          <w:color w:val="000000" w:themeColor="text1"/>
        </w:rPr>
      </w:pPr>
      <w:bookmarkStart w:id="110" w:name="_Toc515231936"/>
    </w:p>
    <w:p w:rsidR="009331DE" w:rsidRPr="007E1804" w:rsidRDefault="009331DE" w:rsidP="009331DE">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00F127B4">
        <w:rPr>
          <w:rFonts w:hint="cs"/>
          <w:color w:val="000000" w:themeColor="text1"/>
          <w:cs/>
        </w:rPr>
        <w:t>6</w:t>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2-1</w:t>
      </w:r>
      <w:r w:rsidRPr="007E1804">
        <w:rPr>
          <w:rFonts w:eastAsia="Times New Roman"/>
          <w:color w:val="000000" w:themeColor="text1"/>
        </w:rPr>
        <w:t xml:space="preserve"> </w:t>
      </w:r>
      <w:r w:rsidRPr="007E1804">
        <w:rPr>
          <w:rFonts w:eastAsia="Times New Roman"/>
          <w:color w:val="000000" w:themeColor="text1"/>
          <w:cs/>
        </w:rPr>
        <w:t>ดูแบบฟอร์มการประเมิน</w:t>
      </w:r>
      <w:r w:rsidRPr="007E1804">
        <w:rPr>
          <w:rFonts w:eastAsia="Times New Roman"/>
          <w:color w:val="000000" w:themeColor="text1"/>
        </w:rPr>
        <w:t xml:space="preserve"> (</w:t>
      </w:r>
      <w:r w:rsidRPr="007E1804">
        <w:rPr>
          <w:rFonts w:eastAsia="Times New Roman"/>
          <w:color w:val="000000" w:themeColor="text1"/>
          <w:cs/>
        </w:rPr>
        <w:t>ต่อ</w:t>
      </w:r>
      <w:r w:rsidRPr="007E1804">
        <w:rPr>
          <w:rFonts w:eastAsia="Times New Roman"/>
          <w:color w:val="000000" w:themeColor="text1"/>
        </w:rPr>
        <w:t>)</w:t>
      </w:r>
      <w:bookmarkEnd w:id="110"/>
    </w:p>
    <w:tbl>
      <w:tblPr>
        <w:tblStyle w:val="af"/>
        <w:tblW w:w="5000" w:type="pct"/>
        <w:tblLayout w:type="fixed"/>
        <w:tblLook w:val="04A0" w:firstRow="1" w:lastRow="0" w:firstColumn="1" w:lastColumn="0" w:noHBand="0" w:noVBand="1"/>
      </w:tblPr>
      <w:tblGrid>
        <w:gridCol w:w="2388"/>
        <w:gridCol w:w="1767"/>
        <w:gridCol w:w="1299"/>
        <w:gridCol w:w="736"/>
        <w:gridCol w:w="2332"/>
      </w:tblGrid>
      <w:tr w:rsidR="00A90E4F" w:rsidRPr="007E1804" w:rsidTr="009331DE">
        <w:trPr>
          <w:trHeight w:val="332"/>
        </w:trPr>
        <w:tc>
          <w:tcPr>
            <w:tcW w:w="2438" w:type="pct"/>
            <w:gridSpan w:val="2"/>
            <w:vAlign w:val="center"/>
          </w:tcPr>
          <w:p w:rsidR="009331DE" w:rsidRPr="007E1804" w:rsidRDefault="009331DE" w:rsidP="009331DE">
            <w:pPr>
              <w:pStyle w:val="a7"/>
              <w:ind w:left="0"/>
              <w:jc w:val="left"/>
              <w:rPr>
                <w:rFonts w:cs="TH SarabunPSK"/>
                <w:color w:val="000000" w:themeColor="text1"/>
                <w:szCs w:val="32"/>
                <w:cs/>
              </w:rPr>
            </w:pPr>
            <w:r w:rsidRPr="007E1804">
              <w:rPr>
                <w:rFonts w:cs="TH SarabunPSK"/>
                <w:color w:val="000000" w:themeColor="text1"/>
                <w:szCs w:val="32"/>
                <w:cs/>
              </w:rPr>
              <w:t xml:space="preserve">ชื่อยูสเคส : </w:t>
            </w:r>
            <w:r w:rsidR="00AE6674">
              <w:rPr>
                <w:rFonts w:cs="TH SarabunPSK" w:hint="cs"/>
                <w:color w:val="000000" w:themeColor="text1"/>
                <w:szCs w:val="32"/>
                <w:cs/>
              </w:rPr>
              <w:t>ดูแบบ</w:t>
            </w:r>
            <w:r w:rsidRPr="007E1804">
              <w:rPr>
                <w:rFonts w:eastAsia="Times New Roman" w:cs="TH SarabunPSK"/>
                <w:color w:val="000000" w:themeColor="text1"/>
                <w:szCs w:val="32"/>
                <w:cs/>
              </w:rPr>
              <w:t>ฟอร์มการประเมิน</w:t>
            </w:r>
          </w:p>
        </w:tc>
        <w:tc>
          <w:tcPr>
            <w:tcW w:w="1194" w:type="pct"/>
            <w:gridSpan w:val="2"/>
            <w:vAlign w:val="center"/>
          </w:tcPr>
          <w:p w:rsidR="009331DE" w:rsidRPr="007E1804" w:rsidRDefault="009331DE" w:rsidP="009331DE">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w:t>
            </w:r>
            <w:r w:rsidR="00AE6674">
              <w:rPr>
                <w:rFonts w:eastAsia="Times New Roman" w:cs="TH SarabunPSK"/>
                <w:color w:val="000000" w:themeColor="text1"/>
                <w:szCs w:val="32"/>
              </w:rPr>
              <w:t>1</w:t>
            </w:r>
          </w:p>
        </w:tc>
        <w:tc>
          <w:tcPr>
            <w:tcW w:w="1368" w:type="pct"/>
            <w:vAlign w:val="center"/>
          </w:tcPr>
          <w:p w:rsidR="009331DE" w:rsidRPr="007E1804" w:rsidRDefault="009331DE" w:rsidP="009331DE">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c>
          <w:tcPr>
            <w:tcW w:w="5000" w:type="pct"/>
            <w:gridSpan w:val="5"/>
          </w:tcPr>
          <w:p w:rsidR="0049213D" w:rsidRPr="007E1804" w:rsidRDefault="0049213D" w:rsidP="00683CFA">
            <w:pPr>
              <w:rPr>
                <w:color w:val="000000" w:themeColor="text1"/>
              </w:rPr>
            </w:pPr>
            <w:r w:rsidRPr="007E1804">
              <w:rPr>
                <w:color w:val="000000" w:themeColor="text1"/>
                <w:cs/>
              </w:rPr>
              <w:lastRenderedPageBreak/>
              <w:t xml:space="preserve">ความสัมพันธ์ </w:t>
            </w:r>
            <w:r w:rsidRPr="007E1804">
              <w:rPr>
                <w:color w:val="000000" w:themeColor="text1"/>
              </w:rPr>
              <w:t>:</w:t>
            </w:r>
          </w:p>
          <w:p w:rsidR="0049213D" w:rsidRPr="007E1804" w:rsidRDefault="0049213D"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009331DE" w:rsidRPr="007E1804">
              <w:rPr>
                <w:rFonts w:eastAsia="Times New Roman"/>
                <w:color w:val="000000" w:themeColor="text1"/>
                <w:cs/>
              </w:rPr>
              <w:t>2</w:t>
            </w:r>
          </w:p>
          <w:p w:rsidR="0049213D" w:rsidRPr="007E1804" w:rsidRDefault="0049213D"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49213D" w:rsidRPr="007E1804" w:rsidRDefault="0049213D"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49213D" w:rsidRPr="007E1804" w:rsidRDefault="0049213D"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9331DE" w:rsidRPr="007E1804" w:rsidRDefault="00DB716B" w:rsidP="009331DE">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w:t>
            </w:r>
            <w:r w:rsidRPr="007E1804">
              <w:rPr>
                <w:rFonts w:eastAsia="Times New Roman" w:cs="TH SarabunPSK"/>
                <w:color w:val="000000" w:themeColor="text1"/>
                <w:szCs w:val="32"/>
                <w:cs/>
              </w:rPr>
              <w:t>จัดการแบบฟอร์มการประเมิน</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สามารถดูรายละเอียดข้อมูล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r w:rsidR="00A90E4F" w:rsidRPr="007E1804" w:rsidTr="00683CFA">
        <w:trPr>
          <w:trHeight w:val="332"/>
        </w:trPr>
        <w:tc>
          <w:tcPr>
            <w:tcW w:w="1401" w:type="pct"/>
            <w:tcBorders>
              <w:bottom w:val="single" w:sz="4" w:space="0" w:color="auto"/>
            </w:tcBorders>
          </w:tcPr>
          <w:p w:rsidR="0049213D" w:rsidRPr="007E1804" w:rsidRDefault="0049213D"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49213D" w:rsidRPr="007E1804" w:rsidRDefault="0049213D"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49213D" w:rsidRPr="007E1804" w:rsidRDefault="0049213D" w:rsidP="00683CFA">
            <w:pPr>
              <w:jc w:val="center"/>
              <w:rPr>
                <w:color w:val="000000" w:themeColor="text1"/>
                <w:cs/>
              </w:rPr>
            </w:pPr>
            <w:r w:rsidRPr="007E1804">
              <w:rPr>
                <w:color w:val="000000" w:themeColor="text1"/>
                <w:cs/>
              </w:rPr>
              <w:t>ระบบ</w:t>
            </w:r>
          </w:p>
        </w:tc>
      </w:tr>
      <w:tr w:rsidR="00A90E4F" w:rsidRPr="007E1804" w:rsidTr="009331DE">
        <w:trPr>
          <w:trHeight w:val="1457"/>
        </w:trPr>
        <w:tc>
          <w:tcPr>
            <w:tcW w:w="1401" w:type="pct"/>
          </w:tcPr>
          <w:p w:rsidR="009331DE" w:rsidRPr="007E1804" w:rsidRDefault="009331DE" w:rsidP="009331DE">
            <w:pPr>
              <w:rPr>
                <w:color w:val="000000" w:themeColor="text1"/>
                <w:cs/>
              </w:rPr>
            </w:pPr>
          </w:p>
        </w:tc>
        <w:tc>
          <w:tcPr>
            <w:tcW w:w="1799" w:type="pct"/>
            <w:gridSpan w:val="2"/>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w:t>
            </w:r>
            <w:r w:rsidRPr="007E1804">
              <w:rPr>
                <w:rFonts w:eastAsia="Times New Roman" w:cs="TH SarabunPSK"/>
                <w:color w:val="000000" w:themeColor="text1"/>
                <w:szCs w:val="32"/>
                <w:cs/>
              </w:rPr>
              <w:t>แบบฟอร์มการประเมิน</w:t>
            </w:r>
          </w:p>
        </w:tc>
        <w:tc>
          <w:tcPr>
            <w:tcW w:w="1800" w:type="pct"/>
            <w:gridSpan w:val="2"/>
          </w:tcPr>
          <w:p w:rsidR="009331DE" w:rsidRDefault="009331DE" w:rsidP="009331DE">
            <w:pPr>
              <w:pStyle w:val="a7"/>
              <w:ind w:left="0"/>
              <w:rPr>
                <w:rFonts w:cs="TH SarabunPSK"/>
                <w:color w:val="000000" w:themeColor="text1"/>
                <w:szCs w:val="32"/>
              </w:rPr>
            </w:pPr>
          </w:p>
          <w:p w:rsidR="00DB716B" w:rsidRPr="007E1804" w:rsidRDefault="00DB716B" w:rsidP="009331DE">
            <w:pPr>
              <w:pStyle w:val="a7"/>
              <w:ind w:left="0"/>
              <w:rPr>
                <w:rFonts w:cs="TH SarabunPSK"/>
                <w:color w:val="000000" w:themeColor="text1"/>
                <w:szCs w:val="32"/>
              </w:rPr>
            </w:pPr>
          </w:p>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w:t>
            </w:r>
            <w:r w:rsidRPr="007E1804">
              <w:rPr>
                <w:rFonts w:eastAsia="Times New Roman" w:cs="TH SarabunPSK"/>
                <w:color w:val="000000" w:themeColor="text1"/>
                <w:szCs w:val="32"/>
                <w:cs/>
              </w:rPr>
              <w:t>แบบฟอร์มการประเมิน</w:t>
            </w:r>
          </w:p>
        </w:tc>
      </w:tr>
      <w:tr w:rsidR="009331DE" w:rsidRPr="007E1804" w:rsidTr="00683CFA">
        <w:trPr>
          <w:trHeight w:val="431"/>
        </w:trPr>
        <w:tc>
          <w:tcPr>
            <w:tcW w:w="1401" w:type="pct"/>
          </w:tcPr>
          <w:p w:rsidR="009331DE" w:rsidRPr="007E1804" w:rsidRDefault="009331DE" w:rsidP="00683CF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9331DE" w:rsidRPr="007E1804" w:rsidRDefault="009331DE" w:rsidP="00683CFA">
            <w:pPr>
              <w:rPr>
                <w:color w:val="000000" w:themeColor="text1"/>
                <w:cs/>
              </w:rPr>
            </w:pPr>
            <w:r w:rsidRPr="007E1804">
              <w:rPr>
                <w:color w:val="000000" w:themeColor="text1"/>
                <w:cs/>
              </w:rPr>
              <w:t>-</w:t>
            </w:r>
          </w:p>
        </w:tc>
      </w:tr>
    </w:tbl>
    <w:p w:rsidR="00B84BBA" w:rsidRPr="007E1804" w:rsidRDefault="00E267DF" w:rsidP="009331DE">
      <w:pPr>
        <w:pStyle w:val="af0"/>
        <w:spacing w:before="160"/>
        <w:ind w:firstLine="720"/>
        <w:rPr>
          <w:color w:val="000000" w:themeColor="text1"/>
        </w:rPr>
      </w:pPr>
      <w:r w:rsidRPr="007E1804">
        <w:rPr>
          <w:color w:val="000000" w:themeColor="text1"/>
          <w:cs/>
        </w:rPr>
        <w:t>และส่วนการ</w:t>
      </w:r>
      <w:r w:rsidRPr="007E1804">
        <w:rPr>
          <w:rFonts w:eastAsia="Times New Roman"/>
          <w:color w:val="000000" w:themeColor="text1"/>
          <w:cs/>
        </w:rPr>
        <w:t>จัดการแบบฟอร์มการประเมินจะสามารถเพิ่ม แก้ไข</w:t>
      </w:r>
      <w:r w:rsidR="009A1622" w:rsidRPr="007E1804">
        <w:rPr>
          <w:rFonts w:eastAsia="Times New Roman"/>
          <w:color w:val="000000" w:themeColor="text1"/>
          <w:cs/>
        </w:rPr>
        <w:t xml:space="preserve"> </w:t>
      </w:r>
      <w:r w:rsidRPr="007E1804">
        <w:rPr>
          <w:rFonts w:eastAsia="Times New Roman"/>
          <w:color w:val="000000" w:themeColor="text1"/>
          <w:cs/>
        </w:rPr>
        <w:t>และลบรายละเอียดแบบฟอร์มในการประเมินได้ โดยจะมีข้อมูลประกอบไปด้วยชื่อแบบฟอร์มการประเมิน</w:t>
      </w:r>
      <w:r w:rsidR="00DB716B">
        <w:rPr>
          <w:rFonts w:eastAsia="Times New Roman" w:hint="cs"/>
          <w:color w:val="000000" w:themeColor="text1"/>
          <w:cs/>
        </w:rPr>
        <w:t xml:space="preserve"> </w:t>
      </w:r>
      <w:r w:rsidRPr="007E1804">
        <w:rPr>
          <w:rFonts w:eastAsia="Times New Roman"/>
          <w:color w:val="000000" w:themeColor="text1"/>
          <w:cs/>
        </w:rPr>
        <w:t>และคำอธิบายแบบฟอร์มการประเมิน โดยมีขั้นตอนรายละเอียดการทำงานแสดงดังตารางที่ 3-7 ถึงตารางที่ 3-9</w:t>
      </w:r>
    </w:p>
    <w:p w:rsidR="00924BCE" w:rsidRPr="007E1804" w:rsidRDefault="00924BCE" w:rsidP="00924BCE">
      <w:pPr>
        <w:pStyle w:val="af0"/>
        <w:spacing w:before="160"/>
        <w:rPr>
          <w:rFonts w:eastAsia="Times New Roman"/>
          <w:color w:val="000000" w:themeColor="text1"/>
        </w:rPr>
      </w:pPr>
      <w:bookmarkStart w:id="111" w:name="_Toc515231937"/>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127B4">
        <w:rPr>
          <w:noProof/>
          <w:color w:val="000000" w:themeColor="text1"/>
        </w:rPr>
        <w:t>7</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00864E66" w:rsidRPr="007E1804">
        <w:rPr>
          <w:rFonts w:eastAsia="Times New Roman"/>
          <w:color w:val="000000" w:themeColor="text1"/>
          <w:cs/>
        </w:rPr>
        <w:t>2</w:t>
      </w:r>
      <w:r w:rsidRPr="007E1804">
        <w:rPr>
          <w:rFonts w:eastAsia="Times New Roman"/>
          <w:color w:val="000000" w:themeColor="text1"/>
          <w:cs/>
        </w:rPr>
        <w:t>-2</w:t>
      </w:r>
      <w:r w:rsidRPr="007E1804">
        <w:rPr>
          <w:rFonts w:eastAsia="Times New Roman"/>
          <w:color w:val="000000" w:themeColor="text1"/>
        </w:rPr>
        <w:t xml:space="preserve"> </w:t>
      </w:r>
      <w:r w:rsidRPr="007E1804">
        <w:rPr>
          <w:rFonts w:eastAsia="Times New Roman"/>
          <w:color w:val="000000" w:themeColor="text1"/>
          <w:cs/>
        </w:rPr>
        <w:t>เพิ่มแบบฟอร์มการประเมิน</w:t>
      </w:r>
      <w:bookmarkEnd w:id="111"/>
    </w:p>
    <w:tbl>
      <w:tblPr>
        <w:tblStyle w:val="af"/>
        <w:tblW w:w="5000" w:type="pct"/>
        <w:tblLayout w:type="fixed"/>
        <w:tblLook w:val="04A0" w:firstRow="1" w:lastRow="0" w:firstColumn="1" w:lastColumn="0" w:noHBand="0" w:noVBand="1"/>
      </w:tblPr>
      <w:tblGrid>
        <w:gridCol w:w="4063"/>
        <w:gridCol w:w="1802"/>
        <w:gridCol w:w="2657"/>
      </w:tblGrid>
      <w:tr w:rsidR="00A90E4F" w:rsidRPr="007E1804" w:rsidTr="003F3065">
        <w:tc>
          <w:tcPr>
            <w:tcW w:w="2384" w:type="pct"/>
            <w:vAlign w:val="center"/>
          </w:tcPr>
          <w:p w:rsidR="009331DE" w:rsidRPr="007E1804" w:rsidRDefault="009331DE" w:rsidP="009331DE">
            <w:pPr>
              <w:pStyle w:val="a7"/>
              <w:ind w:left="0"/>
              <w:jc w:val="left"/>
              <w:rPr>
                <w:rFonts w:cs="TH SarabunPSK"/>
                <w:color w:val="000000" w:themeColor="text1"/>
                <w:szCs w:val="32"/>
                <w:cs/>
              </w:rPr>
            </w:pPr>
            <w:r w:rsidRPr="007E1804">
              <w:rPr>
                <w:rFonts w:cs="TH SarabunPSK"/>
                <w:color w:val="000000" w:themeColor="text1"/>
                <w:szCs w:val="32"/>
                <w:cs/>
              </w:rPr>
              <w:t>ชื่อยูสเคส : เพิ่ม</w:t>
            </w:r>
            <w:r w:rsidRPr="007E1804">
              <w:rPr>
                <w:rFonts w:eastAsia="Times New Roman" w:cs="TH SarabunPSK"/>
                <w:color w:val="000000" w:themeColor="text1"/>
                <w:szCs w:val="32"/>
                <w:cs/>
              </w:rPr>
              <w:t>แบบฟอร์มการประเมิน</w:t>
            </w:r>
          </w:p>
        </w:tc>
        <w:tc>
          <w:tcPr>
            <w:tcW w:w="1057" w:type="pct"/>
            <w:vAlign w:val="center"/>
          </w:tcPr>
          <w:p w:rsidR="009331DE" w:rsidRPr="007E1804" w:rsidRDefault="009331DE"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2-2</w:t>
            </w:r>
          </w:p>
        </w:tc>
        <w:tc>
          <w:tcPr>
            <w:tcW w:w="1559" w:type="pct"/>
            <w:vAlign w:val="center"/>
          </w:tcPr>
          <w:p w:rsidR="009331DE" w:rsidRPr="007E1804" w:rsidRDefault="009331DE"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384" w:type="pct"/>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DB716B">
              <w:rPr>
                <w:rFonts w:cs="TH SarabunPSK" w:hint="cs"/>
                <w:color w:val="000000" w:themeColor="text1"/>
                <w:szCs w:val="32"/>
                <w:cs/>
              </w:rPr>
              <w:t>ดูแลระบบ</w:t>
            </w:r>
          </w:p>
        </w:tc>
        <w:tc>
          <w:tcPr>
            <w:tcW w:w="2616" w:type="pct"/>
            <w:gridSpan w:val="2"/>
            <w:vAlign w:val="center"/>
          </w:tcPr>
          <w:p w:rsidR="009331DE" w:rsidRPr="007E1804" w:rsidRDefault="009331DE"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9331DE" w:rsidRPr="007E1804" w:rsidRDefault="009331DE" w:rsidP="009331DE">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DB716B">
              <w:rPr>
                <w:rFonts w:cs="TH SarabunPSK" w:hint="cs"/>
                <w:color w:val="000000" w:themeColor="text1"/>
                <w:szCs w:val="32"/>
                <w:cs/>
              </w:rPr>
              <w:t>ดูแลระบบ</w:t>
            </w:r>
          </w:p>
        </w:tc>
      </w:tr>
    </w:tbl>
    <w:p w:rsidR="00F127B4" w:rsidRPr="007E1804" w:rsidRDefault="00F127B4" w:rsidP="00F127B4">
      <w:pPr>
        <w:pStyle w:val="af0"/>
        <w:spacing w:before="160"/>
        <w:rPr>
          <w:color w:val="000000" w:themeColor="text1"/>
        </w:rPr>
      </w:pPr>
      <w:r w:rsidRPr="007E1804">
        <w:rPr>
          <w:color w:val="000000" w:themeColor="text1"/>
          <w:cs/>
        </w:rPr>
        <w:lastRenderedPageBreak/>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7 คำอธิบายยูสเคส </w:t>
      </w:r>
      <w:r w:rsidRPr="007E1804">
        <w:rPr>
          <w:rFonts w:eastAsia="Times New Roman"/>
          <w:color w:val="000000" w:themeColor="text1"/>
        </w:rPr>
        <w:t>KPIS0</w:t>
      </w:r>
      <w:r w:rsidRPr="007E1804">
        <w:rPr>
          <w:rFonts w:eastAsia="Times New Roman"/>
          <w:color w:val="000000" w:themeColor="text1"/>
          <w:cs/>
        </w:rPr>
        <w:t>2-2</w:t>
      </w:r>
      <w:r w:rsidRPr="007E1804">
        <w:rPr>
          <w:rFonts w:eastAsia="Times New Roman"/>
          <w:color w:val="000000" w:themeColor="text1"/>
        </w:rPr>
        <w:t xml:space="preserve"> </w:t>
      </w:r>
      <w:r w:rsidRPr="007E1804">
        <w:rPr>
          <w:rFonts w:eastAsia="Times New Roman"/>
          <w:color w:val="000000" w:themeColor="text1"/>
          <w:cs/>
        </w:rPr>
        <w:t>เพิ่มแบบฟอร์มการประเมิน (</w:t>
      </w:r>
      <w:r>
        <w:rPr>
          <w:rFonts w:eastAsia="Times New Roman" w:hint="cs"/>
          <w:color w:val="000000" w:themeColor="text1"/>
          <w:cs/>
        </w:rPr>
        <w:t>2</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767"/>
        <w:gridCol w:w="1299"/>
        <w:gridCol w:w="736"/>
        <w:gridCol w:w="2332"/>
      </w:tblGrid>
      <w:tr w:rsidR="00F127B4" w:rsidRPr="007E1804" w:rsidTr="004E36B1">
        <w:trPr>
          <w:trHeight w:val="332"/>
        </w:trPr>
        <w:tc>
          <w:tcPr>
            <w:tcW w:w="2438" w:type="pct"/>
            <w:gridSpan w:val="2"/>
            <w:vAlign w:val="center"/>
          </w:tcPr>
          <w:p w:rsidR="00F127B4" w:rsidRPr="007E1804" w:rsidRDefault="00F127B4" w:rsidP="004E36B1">
            <w:pPr>
              <w:pStyle w:val="a7"/>
              <w:ind w:left="0"/>
              <w:jc w:val="left"/>
              <w:rPr>
                <w:rFonts w:cs="TH SarabunPSK"/>
                <w:color w:val="000000" w:themeColor="text1"/>
                <w:szCs w:val="32"/>
                <w:cs/>
              </w:rPr>
            </w:pPr>
            <w:r w:rsidRPr="007E1804">
              <w:rPr>
                <w:rFonts w:cs="TH SarabunPSK"/>
                <w:color w:val="000000" w:themeColor="text1"/>
                <w:szCs w:val="32"/>
                <w:cs/>
              </w:rPr>
              <w:t>ชื่อยูสเคส : เพิ่ม</w:t>
            </w:r>
            <w:r w:rsidRPr="007E1804">
              <w:rPr>
                <w:rFonts w:eastAsia="Times New Roman" w:cs="TH SarabunPSK"/>
                <w:color w:val="000000" w:themeColor="text1"/>
                <w:szCs w:val="32"/>
                <w:cs/>
              </w:rPr>
              <w:t>แบบฟอร์มการประเมิน</w:t>
            </w:r>
          </w:p>
        </w:tc>
        <w:tc>
          <w:tcPr>
            <w:tcW w:w="1194" w:type="pct"/>
            <w:gridSpan w:val="2"/>
            <w:vAlign w:val="center"/>
          </w:tcPr>
          <w:p w:rsidR="00F127B4" w:rsidRPr="007E1804" w:rsidRDefault="00F127B4" w:rsidP="004E36B1">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2-2</w:t>
            </w:r>
          </w:p>
        </w:tc>
        <w:tc>
          <w:tcPr>
            <w:tcW w:w="1368" w:type="pct"/>
            <w:vAlign w:val="center"/>
          </w:tcPr>
          <w:p w:rsidR="00F127B4" w:rsidRPr="007E1804" w:rsidRDefault="00F127B4" w:rsidP="004E36B1">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c>
          <w:tcPr>
            <w:tcW w:w="5000" w:type="pct"/>
            <w:gridSpan w:val="5"/>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DB716B">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ที่จะไปใช้ในการประเมินผลในด้านสมรรถนะการปฏิบัติงาน โดยเป็นการเพิ่มข้อมูล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ประกอบไปด้วย</w:t>
            </w:r>
            <w:r w:rsidRPr="007E1804">
              <w:rPr>
                <w:rFonts w:cs="TH SarabunPSK"/>
                <w:color w:val="000000" w:themeColor="text1"/>
                <w:szCs w:val="32"/>
              </w:rPr>
              <w:t xml:space="preserve"> </w:t>
            </w:r>
            <w:r w:rsidRPr="007E1804">
              <w:rPr>
                <w:rFonts w:cs="TH SarabunPSK"/>
                <w:color w:val="000000" w:themeColor="text1"/>
                <w:szCs w:val="32"/>
                <w:cs/>
              </w:rPr>
              <w:t>ชื่อแบบฟอร์มการประเมิน และคำอธิบายแบบฟอร์</w:t>
            </w:r>
            <w:r w:rsidR="00AE6674">
              <w:rPr>
                <w:rFonts w:cs="TH SarabunPSK" w:hint="cs"/>
                <w:color w:val="000000" w:themeColor="text1"/>
                <w:szCs w:val="32"/>
                <w:cs/>
              </w:rPr>
              <w:t>ม</w:t>
            </w:r>
            <w:r w:rsidRPr="007E1804">
              <w:rPr>
                <w:rFonts w:cs="TH SarabunPSK"/>
                <w:color w:val="000000" w:themeColor="text1"/>
                <w:szCs w:val="32"/>
                <w:cs/>
              </w:rPr>
              <w:t xml:space="preserve">การประเมิน </w:t>
            </w:r>
          </w:p>
        </w:tc>
      </w:tr>
      <w:tr w:rsidR="00A90E4F" w:rsidRPr="007E1804" w:rsidTr="00683CFA">
        <w:tc>
          <w:tcPr>
            <w:tcW w:w="5000" w:type="pct"/>
            <w:gridSpan w:val="5"/>
          </w:tcPr>
          <w:p w:rsidR="009331DE" w:rsidRPr="007E1804" w:rsidRDefault="009331DE" w:rsidP="009331DE">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DB716B">
              <w:rPr>
                <w:rFonts w:cs="TH SarabunPSK" w:hint="cs"/>
                <w:color w:val="000000" w:themeColor="text1"/>
                <w:szCs w:val="32"/>
                <w:cs/>
              </w:rPr>
              <w:t>ดูแลระบบ</w:t>
            </w:r>
            <w:r w:rsidRPr="007E1804">
              <w:rPr>
                <w:rFonts w:cs="TH SarabunPSK"/>
                <w:color w:val="000000" w:themeColor="text1"/>
                <w:szCs w:val="32"/>
                <w:cs/>
              </w:rPr>
              <w:t>ต้องการจัดการ</w:t>
            </w:r>
            <w:r w:rsidRPr="007E1804">
              <w:rPr>
                <w:rFonts w:eastAsia="Times New Roman" w:cs="TH SarabunPSK"/>
                <w:color w:val="000000" w:themeColor="text1"/>
                <w:szCs w:val="32"/>
                <w:cs/>
              </w:rPr>
              <w:t>แบบฟอร์มการประเมิน</w:t>
            </w:r>
          </w:p>
          <w:p w:rsidR="009331DE" w:rsidRPr="007E1804" w:rsidRDefault="009331DE" w:rsidP="009331DE">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5"/>
          </w:tcPr>
          <w:p w:rsidR="009331DE" w:rsidRPr="007E1804" w:rsidRDefault="009331DE"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9331DE" w:rsidRPr="007E1804" w:rsidRDefault="009331DE"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2</w:t>
            </w:r>
          </w:p>
          <w:p w:rsidR="009331DE" w:rsidRPr="007E1804" w:rsidRDefault="009331DE"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9331DE" w:rsidRPr="007E1804" w:rsidRDefault="009331DE"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9331DE" w:rsidRPr="007E1804" w:rsidRDefault="009331DE"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w:t>
            </w:r>
            <w:r w:rsidRPr="007E1804">
              <w:rPr>
                <w:rFonts w:eastAsia="Times New Roman" w:cs="TH SarabunPSK"/>
                <w:color w:val="000000" w:themeColor="text1"/>
                <w:szCs w:val="32"/>
                <w:cs/>
              </w:rPr>
              <w:t>แบบฟอร์มการประเมิน</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r w:rsidR="00A90E4F" w:rsidRPr="007E1804" w:rsidTr="00F127B4">
        <w:trPr>
          <w:trHeight w:val="332"/>
        </w:trPr>
        <w:tc>
          <w:tcPr>
            <w:tcW w:w="1401" w:type="pct"/>
            <w:tcBorders>
              <w:bottom w:val="single" w:sz="4" w:space="0" w:color="auto"/>
            </w:tcBorders>
          </w:tcPr>
          <w:p w:rsidR="009331DE" w:rsidRPr="007E1804" w:rsidRDefault="009331DE"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ระบบ</w:t>
            </w:r>
          </w:p>
        </w:tc>
      </w:tr>
      <w:tr w:rsidR="009331DE" w:rsidRPr="007E1804" w:rsidTr="00F127B4">
        <w:trPr>
          <w:trHeight w:val="1457"/>
        </w:trPr>
        <w:tc>
          <w:tcPr>
            <w:tcW w:w="1401" w:type="pct"/>
            <w:tcBorders>
              <w:bottom w:val="nil"/>
            </w:tcBorders>
          </w:tcPr>
          <w:p w:rsidR="009331DE" w:rsidRPr="007E1804" w:rsidRDefault="009331DE" w:rsidP="009331DE">
            <w:pPr>
              <w:rPr>
                <w:color w:val="000000" w:themeColor="text1"/>
                <w:cs/>
              </w:rPr>
            </w:pPr>
          </w:p>
        </w:tc>
        <w:tc>
          <w:tcPr>
            <w:tcW w:w="1799" w:type="pct"/>
            <w:gridSpan w:val="2"/>
            <w:tcBorders>
              <w:bottom w:val="nil"/>
            </w:tcBorders>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w:t>
            </w:r>
            <w:r w:rsidRPr="007E1804">
              <w:rPr>
                <w:rFonts w:eastAsia="Times New Roman" w:cs="TH SarabunPSK"/>
                <w:color w:val="000000" w:themeColor="text1"/>
                <w:szCs w:val="32"/>
                <w:cs/>
              </w:rPr>
              <w:t>แบบฟอร์มการประเมิน</w:t>
            </w:r>
          </w:p>
        </w:tc>
        <w:tc>
          <w:tcPr>
            <w:tcW w:w="1800" w:type="pct"/>
            <w:gridSpan w:val="2"/>
            <w:tcBorders>
              <w:bottom w:val="nil"/>
            </w:tcBorders>
          </w:tcPr>
          <w:p w:rsidR="009331DE" w:rsidRDefault="00DB716B" w:rsidP="009331DE">
            <w:pPr>
              <w:pStyle w:val="a7"/>
              <w:ind w:left="0"/>
              <w:rPr>
                <w:rFonts w:cs="TH SarabunPSK"/>
                <w:color w:val="000000" w:themeColor="text1"/>
                <w:szCs w:val="32"/>
              </w:rPr>
            </w:pPr>
            <w:r>
              <w:rPr>
                <w:rFonts w:cs="TH SarabunPSK" w:hint="cs"/>
                <w:color w:val="000000" w:themeColor="text1"/>
                <w:szCs w:val="32"/>
                <w:cs/>
              </w:rPr>
              <w:t xml:space="preserve"> </w:t>
            </w:r>
          </w:p>
          <w:p w:rsidR="00DB716B" w:rsidRPr="00AE6674" w:rsidRDefault="00DB716B" w:rsidP="009331DE">
            <w:pPr>
              <w:pStyle w:val="a7"/>
              <w:ind w:left="0"/>
              <w:rPr>
                <w:rFonts w:cs="TH SarabunPSK"/>
                <w:color w:val="000000" w:themeColor="text1"/>
                <w:sz w:val="14"/>
                <w:szCs w:val="14"/>
              </w:rPr>
            </w:pPr>
          </w:p>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w:t>
            </w:r>
            <w:r w:rsidRPr="007E1804">
              <w:rPr>
                <w:rFonts w:eastAsia="Times New Roman" w:cs="TH SarabunPSK"/>
                <w:color w:val="000000" w:themeColor="text1"/>
                <w:szCs w:val="32"/>
                <w:cs/>
              </w:rPr>
              <w:t>แบบฟอร์มการประเมิน</w:t>
            </w:r>
          </w:p>
        </w:tc>
      </w:tr>
      <w:tr w:rsidR="00F127B4" w:rsidRPr="007E1804" w:rsidTr="00F127B4">
        <w:trPr>
          <w:trHeight w:val="917"/>
        </w:trPr>
        <w:tc>
          <w:tcPr>
            <w:tcW w:w="1401" w:type="pct"/>
            <w:tcBorders>
              <w:top w:val="nil"/>
              <w:bottom w:val="nil"/>
            </w:tcBorders>
          </w:tcPr>
          <w:p w:rsidR="00F127B4" w:rsidRPr="007E1804" w:rsidRDefault="00F127B4" w:rsidP="00F127B4">
            <w:pPr>
              <w:rPr>
                <w:color w:val="000000" w:themeColor="text1"/>
                <w:cs/>
              </w:rPr>
            </w:pPr>
          </w:p>
        </w:tc>
        <w:tc>
          <w:tcPr>
            <w:tcW w:w="1799" w:type="pct"/>
            <w:gridSpan w:val="2"/>
            <w:tcBorders>
              <w:top w:val="nil"/>
              <w:bottom w:val="nil"/>
            </w:tcBorders>
          </w:tcPr>
          <w:p w:rsidR="00F127B4" w:rsidRPr="007E1804" w:rsidRDefault="00F127B4" w:rsidP="00F127B4">
            <w:pPr>
              <w:pStyle w:val="a7"/>
              <w:ind w:left="0"/>
              <w:jc w:val="left"/>
              <w:rPr>
                <w:rFonts w:cs="TH SarabunPSK"/>
                <w:color w:val="000000" w:themeColor="text1"/>
                <w:szCs w:val="32"/>
                <w:cs/>
              </w:rPr>
            </w:pPr>
            <w:r w:rsidRPr="007E1804">
              <w:rPr>
                <w:rFonts w:cs="TH SarabunPSK"/>
                <w:color w:val="000000" w:themeColor="text1"/>
                <w:szCs w:val="32"/>
                <w:cs/>
              </w:rPr>
              <w:t>3. ผู้ใช้งานกดเพิ่มข้อมูล</w:t>
            </w:r>
            <w:r>
              <w:rPr>
                <w:rFonts w:cs="TH SarabunPSK" w:hint="cs"/>
                <w:color w:val="000000" w:themeColor="text1"/>
                <w:szCs w:val="32"/>
                <w:cs/>
              </w:rPr>
              <w:t>ของ</w:t>
            </w:r>
            <w:r w:rsidRPr="007E1804">
              <w:rPr>
                <w:rFonts w:eastAsia="Times New Roman" w:cs="TH SarabunPSK"/>
                <w:color w:val="000000" w:themeColor="text1"/>
                <w:szCs w:val="32"/>
                <w:cs/>
              </w:rPr>
              <w:t>แบบฟอร์มการประเมิน</w:t>
            </w:r>
          </w:p>
        </w:tc>
        <w:tc>
          <w:tcPr>
            <w:tcW w:w="1800" w:type="pct"/>
            <w:gridSpan w:val="2"/>
            <w:tcBorders>
              <w:top w:val="nil"/>
              <w:bottom w:val="nil"/>
            </w:tcBorders>
          </w:tcPr>
          <w:p w:rsidR="00F127B4" w:rsidRPr="007E1804" w:rsidRDefault="00F127B4" w:rsidP="00F127B4">
            <w:pPr>
              <w:pStyle w:val="a7"/>
              <w:ind w:left="0"/>
              <w:rPr>
                <w:rFonts w:cs="TH SarabunPSK"/>
                <w:color w:val="000000" w:themeColor="text1"/>
                <w:szCs w:val="32"/>
              </w:rPr>
            </w:pPr>
          </w:p>
        </w:tc>
      </w:tr>
      <w:tr w:rsidR="00F127B4" w:rsidRPr="007E1804" w:rsidTr="00F127B4">
        <w:trPr>
          <w:trHeight w:val="917"/>
        </w:trPr>
        <w:tc>
          <w:tcPr>
            <w:tcW w:w="1401" w:type="pct"/>
            <w:tcBorders>
              <w:top w:val="nil"/>
              <w:bottom w:val="single" w:sz="4" w:space="0" w:color="auto"/>
            </w:tcBorders>
          </w:tcPr>
          <w:p w:rsidR="00F127B4" w:rsidRPr="007E1804" w:rsidRDefault="00F127B4" w:rsidP="00F127B4">
            <w:pPr>
              <w:rPr>
                <w:color w:val="000000" w:themeColor="text1"/>
                <w:cs/>
              </w:rPr>
            </w:pPr>
          </w:p>
        </w:tc>
        <w:tc>
          <w:tcPr>
            <w:tcW w:w="1799" w:type="pct"/>
            <w:gridSpan w:val="2"/>
            <w:tcBorders>
              <w:top w:val="nil"/>
              <w:bottom w:val="single" w:sz="4" w:space="0" w:color="auto"/>
            </w:tcBorders>
          </w:tcPr>
          <w:p w:rsidR="00F127B4" w:rsidRPr="007E1804" w:rsidRDefault="00F127B4" w:rsidP="00F127B4">
            <w:pPr>
              <w:pStyle w:val="a7"/>
              <w:ind w:left="0"/>
              <w:jc w:val="left"/>
              <w:rPr>
                <w:rFonts w:cs="TH SarabunPSK"/>
                <w:color w:val="000000" w:themeColor="text1"/>
                <w:szCs w:val="32"/>
                <w:cs/>
              </w:rPr>
            </w:pPr>
          </w:p>
        </w:tc>
        <w:tc>
          <w:tcPr>
            <w:tcW w:w="1800" w:type="pct"/>
            <w:gridSpan w:val="2"/>
            <w:tcBorders>
              <w:top w:val="nil"/>
              <w:bottom w:val="single" w:sz="4" w:space="0" w:color="auto"/>
            </w:tcBorders>
          </w:tcPr>
          <w:p w:rsidR="00F127B4" w:rsidRPr="007E1804" w:rsidRDefault="00F127B4" w:rsidP="00F127B4">
            <w:pPr>
              <w:pStyle w:val="a7"/>
              <w:ind w:left="0"/>
              <w:rPr>
                <w:rFonts w:cs="TH SarabunPSK"/>
                <w:color w:val="000000" w:themeColor="text1"/>
                <w:szCs w:val="32"/>
              </w:rPr>
            </w:pPr>
            <w:r w:rsidRPr="007E1804">
              <w:rPr>
                <w:rFonts w:cs="TH SarabunPSK"/>
                <w:color w:val="000000" w:themeColor="text1"/>
                <w:szCs w:val="32"/>
                <w:cs/>
              </w:rPr>
              <w:t>4. ระบบแสดงแบบฟอร์มเพิ่มข้อมูล</w:t>
            </w:r>
            <w:r w:rsidRPr="007E1804">
              <w:rPr>
                <w:rFonts w:eastAsia="Times New Roman" w:cs="TH SarabunPSK"/>
                <w:color w:val="000000" w:themeColor="text1"/>
                <w:szCs w:val="32"/>
                <w:cs/>
              </w:rPr>
              <w:t>แบบฟอร์มการประเมิน</w:t>
            </w:r>
          </w:p>
        </w:tc>
      </w:tr>
    </w:tbl>
    <w:p w:rsidR="00F127B4" w:rsidRDefault="00F127B4" w:rsidP="00E267DF">
      <w:pPr>
        <w:pStyle w:val="af0"/>
        <w:spacing w:before="160"/>
        <w:rPr>
          <w:color w:val="000000" w:themeColor="text1"/>
        </w:rPr>
      </w:pPr>
    </w:p>
    <w:p w:rsidR="00E267DF" w:rsidRPr="007E1804" w:rsidRDefault="00E267DF" w:rsidP="00E267DF">
      <w:pPr>
        <w:pStyle w:val="af0"/>
        <w:spacing w:before="160"/>
        <w:rPr>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7 คำอธิบายยูสเคส </w:t>
      </w:r>
      <w:r w:rsidRPr="007E1804">
        <w:rPr>
          <w:rFonts w:eastAsia="Times New Roman"/>
          <w:color w:val="000000" w:themeColor="text1"/>
        </w:rPr>
        <w:t>KPIS0</w:t>
      </w:r>
      <w:r w:rsidRPr="007E1804">
        <w:rPr>
          <w:rFonts w:eastAsia="Times New Roman"/>
          <w:color w:val="000000" w:themeColor="text1"/>
          <w:cs/>
        </w:rPr>
        <w:t>2-2</w:t>
      </w:r>
      <w:r w:rsidRPr="007E1804">
        <w:rPr>
          <w:rFonts w:eastAsia="Times New Roman"/>
          <w:color w:val="000000" w:themeColor="text1"/>
        </w:rPr>
        <w:t xml:space="preserve"> </w:t>
      </w:r>
      <w:r w:rsidRPr="007E1804">
        <w:rPr>
          <w:rFonts w:eastAsia="Times New Roman"/>
          <w:color w:val="000000" w:themeColor="text1"/>
          <w:cs/>
        </w:rPr>
        <w:t>เพิ่มแบบฟอร์มการประเมิน (</w:t>
      </w:r>
      <w:r w:rsidR="00F127B4">
        <w:rPr>
          <w:rFonts w:eastAsia="Times New Roman" w:hint="cs"/>
          <w:color w:val="000000" w:themeColor="text1"/>
          <w:cs/>
        </w:rPr>
        <w:t>3</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767"/>
        <w:gridCol w:w="1299"/>
        <w:gridCol w:w="736"/>
        <w:gridCol w:w="2332"/>
      </w:tblGrid>
      <w:tr w:rsidR="00A90E4F" w:rsidRPr="007E1804" w:rsidTr="00683CFA">
        <w:trPr>
          <w:trHeight w:val="332"/>
        </w:trPr>
        <w:tc>
          <w:tcPr>
            <w:tcW w:w="2438" w:type="pct"/>
            <w:gridSpan w:val="2"/>
            <w:vAlign w:val="center"/>
          </w:tcPr>
          <w:p w:rsidR="009331DE" w:rsidRPr="007E1804" w:rsidRDefault="009331DE" w:rsidP="009331DE">
            <w:pPr>
              <w:pStyle w:val="a7"/>
              <w:ind w:left="0"/>
              <w:jc w:val="left"/>
              <w:rPr>
                <w:rFonts w:cs="TH SarabunPSK"/>
                <w:color w:val="000000" w:themeColor="text1"/>
                <w:szCs w:val="32"/>
                <w:cs/>
              </w:rPr>
            </w:pPr>
            <w:r w:rsidRPr="007E1804">
              <w:rPr>
                <w:rFonts w:cs="TH SarabunPSK"/>
                <w:color w:val="000000" w:themeColor="text1"/>
                <w:szCs w:val="32"/>
                <w:cs/>
              </w:rPr>
              <w:t>ชื่อยูสเคส : เพิ่ม</w:t>
            </w:r>
            <w:r w:rsidRPr="007E1804">
              <w:rPr>
                <w:rFonts w:eastAsia="Times New Roman" w:cs="TH SarabunPSK"/>
                <w:color w:val="000000" w:themeColor="text1"/>
                <w:szCs w:val="32"/>
                <w:cs/>
              </w:rPr>
              <w:t>แบบฟอร์มการประเมิน</w:t>
            </w:r>
          </w:p>
        </w:tc>
        <w:tc>
          <w:tcPr>
            <w:tcW w:w="1194" w:type="pct"/>
            <w:gridSpan w:val="2"/>
            <w:vAlign w:val="center"/>
          </w:tcPr>
          <w:p w:rsidR="009331DE" w:rsidRPr="007E1804" w:rsidRDefault="009331DE" w:rsidP="009331DE">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2-2</w:t>
            </w:r>
          </w:p>
        </w:tc>
        <w:tc>
          <w:tcPr>
            <w:tcW w:w="1368" w:type="pct"/>
            <w:vAlign w:val="center"/>
          </w:tcPr>
          <w:p w:rsidR="009331DE" w:rsidRPr="007E1804" w:rsidRDefault="009331DE" w:rsidP="009331DE">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rPr>
          <w:trHeight w:val="332"/>
        </w:trPr>
        <w:tc>
          <w:tcPr>
            <w:tcW w:w="1401" w:type="pct"/>
          </w:tcPr>
          <w:p w:rsidR="009331DE" w:rsidRPr="007E1804" w:rsidRDefault="009331DE"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ระบบ</w:t>
            </w:r>
          </w:p>
        </w:tc>
      </w:tr>
      <w:tr w:rsidR="00A90E4F" w:rsidRPr="007E1804" w:rsidTr="00683CFA">
        <w:trPr>
          <w:trHeight w:val="872"/>
        </w:trPr>
        <w:tc>
          <w:tcPr>
            <w:tcW w:w="1401" w:type="pct"/>
            <w:vMerge w:val="restart"/>
            <w:shd w:val="clear" w:color="auto" w:fill="FFFFFF" w:themeFill="background1"/>
          </w:tcPr>
          <w:p w:rsidR="009331DE" w:rsidRPr="007E1804" w:rsidRDefault="009331DE" w:rsidP="009331DE">
            <w:pPr>
              <w:rPr>
                <w:color w:val="000000" w:themeColor="text1"/>
                <w:cs/>
              </w:rPr>
            </w:pPr>
          </w:p>
        </w:tc>
        <w:tc>
          <w:tcPr>
            <w:tcW w:w="1799" w:type="pct"/>
            <w:gridSpan w:val="2"/>
            <w:tcBorders>
              <w:top w:val="nil"/>
              <w:bottom w:val="nil"/>
            </w:tcBorders>
            <w:shd w:val="clear" w:color="auto" w:fill="FFFFFF" w:themeFill="background1"/>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5. ผู้ใช้งานเพิ่มข้อมูล</w:t>
            </w:r>
            <w:r w:rsidRPr="007E1804">
              <w:rPr>
                <w:rFonts w:eastAsia="Times New Roman" w:cs="TH SarabunPSK"/>
                <w:color w:val="000000" w:themeColor="text1"/>
                <w:szCs w:val="32"/>
                <w:cs/>
              </w:rPr>
              <w:t>แบบฟอร์มการประเมิน</w:t>
            </w:r>
            <w:r w:rsidR="00DB716B">
              <w:rPr>
                <w:rFonts w:eastAsia="Times New Roman"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top w:val="nil"/>
              <w:bottom w:val="nil"/>
            </w:tcBorders>
            <w:shd w:val="clear" w:color="auto" w:fill="FFFFFF" w:themeFill="background1"/>
          </w:tcPr>
          <w:p w:rsidR="009331DE" w:rsidRPr="007E1804" w:rsidRDefault="009331DE" w:rsidP="009331DE">
            <w:pPr>
              <w:pStyle w:val="a7"/>
              <w:ind w:left="0"/>
              <w:rPr>
                <w:rFonts w:cs="TH SarabunPSK"/>
                <w:color w:val="000000" w:themeColor="text1"/>
                <w:szCs w:val="32"/>
                <w:cs/>
              </w:rPr>
            </w:pPr>
          </w:p>
        </w:tc>
      </w:tr>
      <w:tr w:rsidR="00A90E4F" w:rsidRPr="007E1804" w:rsidTr="009331DE">
        <w:trPr>
          <w:trHeight w:val="548"/>
        </w:trPr>
        <w:tc>
          <w:tcPr>
            <w:tcW w:w="1401" w:type="pct"/>
            <w:vMerge/>
            <w:shd w:val="clear" w:color="auto" w:fill="FFFFFF" w:themeFill="background1"/>
          </w:tcPr>
          <w:p w:rsidR="009331DE" w:rsidRPr="007E1804" w:rsidRDefault="009331DE" w:rsidP="009331DE">
            <w:pPr>
              <w:rPr>
                <w:color w:val="000000" w:themeColor="text1"/>
                <w:cs/>
              </w:rPr>
            </w:pPr>
          </w:p>
        </w:tc>
        <w:tc>
          <w:tcPr>
            <w:tcW w:w="1799" w:type="pct"/>
            <w:gridSpan w:val="2"/>
            <w:tcBorders>
              <w:top w:val="nil"/>
              <w:bottom w:val="nil"/>
            </w:tcBorders>
            <w:shd w:val="clear" w:color="auto" w:fill="FFFFFF" w:themeFill="background1"/>
          </w:tcPr>
          <w:p w:rsidR="009331DE" w:rsidRPr="007E1804" w:rsidRDefault="009331DE" w:rsidP="009331DE">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6.ระบบบันทึกข้อมูลลงฐานข้อมูล</w:t>
            </w:r>
          </w:p>
        </w:tc>
      </w:tr>
      <w:tr w:rsidR="00A90E4F" w:rsidRPr="007E1804" w:rsidTr="00683CFA">
        <w:trPr>
          <w:trHeight w:val="431"/>
        </w:trPr>
        <w:tc>
          <w:tcPr>
            <w:tcW w:w="1401" w:type="pct"/>
          </w:tcPr>
          <w:p w:rsidR="009331DE" w:rsidRPr="007E1804" w:rsidRDefault="009331DE" w:rsidP="00683CF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9331DE" w:rsidRPr="007E1804" w:rsidRDefault="009331DE" w:rsidP="00683CFA">
            <w:pPr>
              <w:rPr>
                <w:color w:val="000000" w:themeColor="text1"/>
                <w:cs/>
              </w:rPr>
            </w:pPr>
            <w:r w:rsidRPr="007E1804">
              <w:rPr>
                <w:color w:val="000000" w:themeColor="text1"/>
                <w:cs/>
              </w:rPr>
              <w:t>-</w:t>
            </w:r>
          </w:p>
        </w:tc>
      </w:tr>
    </w:tbl>
    <w:p w:rsidR="00924BCE" w:rsidRPr="007E1804" w:rsidRDefault="00924BCE" w:rsidP="009331DE">
      <w:pPr>
        <w:pStyle w:val="af0"/>
        <w:spacing w:before="200"/>
        <w:rPr>
          <w:rFonts w:eastAsia="Times New Roman"/>
          <w:color w:val="000000" w:themeColor="text1"/>
        </w:rPr>
      </w:pPr>
      <w:bookmarkStart w:id="112" w:name="_Toc515231938"/>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127B4">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F127B4">
        <w:rPr>
          <w:noProof/>
          <w:color w:val="000000" w:themeColor="text1"/>
        </w:rPr>
        <w:t>8</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00864E66" w:rsidRPr="007E1804">
        <w:rPr>
          <w:rFonts w:eastAsia="Times New Roman"/>
          <w:color w:val="000000" w:themeColor="text1"/>
          <w:cs/>
        </w:rPr>
        <w:t>2</w:t>
      </w:r>
      <w:r w:rsidRPr="007E1804">
        <w:rPr>
          <w:rFonts w:eastAsia="Times New Roman"/>
          <w:color w:val="000000" w:themeColor="text1"/>
          <w:cs/>
        </w:rPr>
        <w:t>-3 แก้ไขแบบฟอร์มการประเมิน</w:t>
      </w:r>
      <w:bookmarkEnd w:id="112"/>
    </w:p>
    <w:tbl>
      <w:tblPr>
        <w:tblStyle w:val="af"/>
        <w:tblW w:w="5000" w:type="pct"/>
        <w:tblLayout w:type="fixed"/>
        <w:tblLook w:val="04A0" w:firstRow="1" w:lastRow="0" w:firstColumn="1" w:lastColumn="0" w:noHBand="0" w:noVBand="1"/>
      </w:tblPr>
      <w:tblGrid>
        <w:gridCol w:w="4063"/>
        <w:gridCol w:w="1802"/>
        <w:gridCol w:w="2657"/>
      </w:tblGrid>
      <w:tr w:rsidR="00A90E4F" w:rsidRPr="007E1804" w:rsidTr="003F3065">
        <w:tc>
          <w:tcPr>
            <w:tcW w:w="2384" w:type="pct"/>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ชื่อยูสเคส : แก้ไข</w:t>
            </w:r>
            <w:r w:rsidRPr="007E1804">
              <w:rPr>
                <w:rFonts w:eastAsia="Times New Roman" w:cs="TH SarabunPSK"/>
                <w:color w:val="000000" w:themeColor="text1"/>
                <w:szCs w:val="32"/>
                <w:cs/>
              </w:rPr>
              <w:t>แบบฟอร์มการประเมิน</w:t>
            </w:r>
          </w:p>
        </w:tc>
        <w:tc>
          <w:tcPr>
            <w:tcW w:w="1057" w:type="pct"/>
            <w:vAlign w:val="center"/>
          </w:tcPr>
          <w:p w:rsidR="009331DE" w:rsidRPr="007E1804" w:rsidRDefault="009331DE"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2-3</w:t>
            </w:r>
          </w:p>
        </w:tc>
        <w:tc>
          <w:tcPr>
            <w:tcW w:w="1559" w:type="pct"/>
            <w:vAlign w:val="center"/>
          </w:tcPr>
          <w:p w:rsidR="009331DE" w:rsidRPr="007E1804" w:rsidRDefault="009331DE"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384" w:type="pct"/>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DB716B">
              <w:rPr>
                <w:rFonts w:cs="TH SarabunPSK" w:hint="cs"/>
                <w:color w:val="000000" w:themeColor="text1"/>
                <w:szCs w:val="32"/>
                <w:cs/>
              </w:rPr>
              <w:t>ดูแลระบบ</w:t>
            </w:r>
          </w:p>
        </w:tc>
        <w:tc>
          <w:tcPr>
            <w:tcW w:w="2616" w:type="pct"/>
            <w:gridSpan w:val="2"/>
            <w:vAlign w:val="center"/>
          </w:tcPr>
          <w:p w:rsidR="009331DE" w:rsidRPr="007E1804" w:rsidRDefault="009331DE"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9331DE" w:rsidRPr="007E1804" w:rsidRDefault="009331DE" w:rsidP="009331DE">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DB716B">
              <w:rPr>
                <w:rFonts w:cs="TH SarabunPSK" w:hint="cs"/>
                <w:color w:val="000000" w:themeColor="text1"/>
                <w:szCs w:val="32"/>
                <w:cs/>
              </w:rPr>
              <w:t>ดูแลระบบ</w:t>
            </w:r>
          </w:p>
        </w:tc>
      </w:tr>
      <w:tr w:rsidR="00A90E4F" w:rsidRPr="007E1804" w:rsidTr="00683CFA">
        <w:tc>
          <w:tcPr>
            <w:tcW w:w="5000" w:type="pct"/>
            <w:gridSpan w:val="3"/>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DB716B">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ที่จะไปใช้ในการประเมินผลในด้านสมรรถนะการปฏิบัติงาน โดยเป็นการแก้ไขข้อมูล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ประกอบไปด้วย</w:t>
            </w:r>
            <w:r w:rsidRPr="007E1804">
              <w:rPr>
                <w:rFonts w:cs="TH SarabunPSK"/>
                <w:color w:val="000000" w:themeColor="text1"/>
                <w:szCs w:val="32"/>
              </w:rPr>
              <w:t xml:space="preserve"> </w:t>
            </w:r>
            <w:r w:rsidRPr="007E1804">
              <w:rPr>
                <w:rFonts w:cs="TH SarabunPSK"/>
                <w:color w:val="000000" w:themeColor="text1"/>
                <w:szCs w:val="32"/>
                <w:cs/>
              </w:rPr>
              <w:t xml:space="preserve">ชื่อแบบฟอร์มการประเมิน และคำอธิบายแบบฟอร์มการประเมิน </w:t>
            </w:r>
          </w:p>
        </w:tc>
      </w:tr>
      <w:tr w:rsidR="009331DE" w:rsidRPr="007E1804" w:rsidTr="00683CFA">
        <w:tc>
          <w:tcPr>
            <w:tcW w:w="5000" w:type="pct"/>
            <w:gridSpan w:val="3"/>
          </w:tcPr>
          <w:p w:rsidR="009331DE" w:rsidRDefault="009331DE" w:rsidP="009331DE">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DB716B">
              <w:rPr>
                <w:rFonts w:cs="TH SarabunPSK" w:hint="cs"/>
                <w:color w:val="000000" w:themeColor="text1"/>
                <w:szCs w:val="32"/>
                <w:cs/>
              </w:rPr>
              <w:t>ดูแลระบบ</w:t>
            </w:r>
            <w:r w:rsidRPr="007E1804">
              <w:rPr>
                <w:rFonts w:cs="TH SarabunPSK"/>
                <w:color w:val="000000" w:themeColor="text1"/>
                <w:szCs w:val="32"/>
                <w:cs/>
              </w:rPr>
              <w:t>ต้องการจัดการ</w:t>
            </w:r>
            <w:r w:rsidRPr="007E1804">
              <w:rPr>
                <w:rFonts w:eastAsia="Times New Roman" w:cs="TH SarabunPSK"/>
                <w:color w:val="000000" w:themeColor="text1"/>
                <w:szCs w:val="32"/>
                <w:cs/>
              </w:rPr>
              <w:t>แบบฟอร์มการประเมิน</w:t>
            </w:r>
          </w:p>
          <w:p w:rsidR="00533C4B" w:rsidRPr="007E1804" w:rsidRDefault="00533C4B" w:rsidP="009331DE">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533C4B" w:rsidRPr="007E1804" w:rsidTr="00533C4B">
        <w:tc>
          <w:tcPr>
            <w:tcW w:w="5000" w:type="pct"/>
            <w:gridSpan w:val="3"/>
          </w:tcPr>
          <w:p w:rsidR="00533C4B" w:rsidRPr="00AE6674" w:rsidRDefault="00533C4B" w:rsidP="004E36B1">
            <w:pPr>
              <w:rPr>
                <w:color w:val="000000" w:themeColor="text1"/>
                <w:sz w:val="28"/>
                <w:szCs w:val="28"/>
              </w:rPr>
            </w:pPr>
            <w:r w:rsidRPr="007E1804">
              <w:rPr>
                <w:color w:val="000000" w:themeColor="text1"/>
                <w:cs/>
              </w:rPr>
              <w:lastRenderedPageBreak/>
              <w:t xml:space="preserve">ความสัมพันธ์ </w:t>
            </w:r>
            <w:r w:rsidRPr="007E1804">
              <w:rPr>
                <w:color w:val="000000" w:themeColor="text1"/>
              </w:rPr>
              <w:t>:</w:t>
            </w:r>
          </w:p>
          <w:p w:rsidR="00533C4B" w:rsidRPr="007E1804" w:rsidRDefault="00533C4B" w:rsidP="004E36B1">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2</w:t>
            </w:r>
          </w:p>
          <w:p w:rsidR="00533C4B" w:rsidRPr="007E1804" w:rsidRDefault="00533C4B" w:rsidP="004E36B1">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533C4B" w:rsidRPr="007E1804" w:rsidRDefault="00533C4B" w:rsidP="004E36B1">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533C4B" w:rsidRPr="007E1804" w:rsidRDefault="00533C4B" w:rsidP="004E36B1">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bl>
    <w:p w:rsidR="00533C4B" w:rsidRDefault="00533C4B" w:rsidP="009331DE">
      <w:pPr>
        <w:pStyle w:val="af0"/>
        <w:spacing w:before="160"/>
        <w:rPr>
          <w:color w:val="000000" w:themeColor="text1"/>
        </w:rPr>
      </w:pPr>
    </w:p>
    <w:p w:rsidR="009331DE" w:rsidRPr="007E1804" w:rsidRDefault="009331DE" w:rsidP="009331DE">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8 คำอธิบายยูสเคส </w:t>
      </w:r>
      <w:r w:rsidRPr="007E1804">
        <w:rPr>
          <w:rFonts w:eastAsia="Times New Roman"/>
          <w:color w:val="000000" w:themeColor="text1"/>
        </w:rPr>
        <w:t>KPIS0</w:t>
      </w:r>
      <w:r w:rsidRPr="007E1804">
        <w:rPr>
          <w:rFonts w:eastAsia="Times New Roman"/>
          <w:color w:val="000000" w:themeColor="text1"/>
          <w:cs/>
        </w:rPr>
        <w:t>2-3 แก้ไขแบบฟอร์มการประเมิน (ต่อ)</w:t>
      </w:r>
    </w:p>
    <w:tbl>
      <w:tblPr>
        <w:tblStyle w:val="af"/>
        <w:tblW w:w="5000" w:type="pct"/>
        <w:tblLayout w:type="fixed"/>
        <w:tblLook w:val="04A0" w:firstRow="1" w:lastRow="0" w:firstColumn="1" w:lastColumn="0" w:noHBand="0" w:noVBand="1"/>
      </w:tblPr>
      <w:tblGrid>
        <w:gridCol w:w="2388"/>
        <w:gridCol w:w="1675"/>
        <w:gridCol w:w="1391"/>
        <w:gridCol w:w="411"/>
        <w:gridCol w:w="2657"/>
      </w:tblGrid>
      <w:tr w:rsidR="00533C4B" w:rsidRPr="007E1804" w:rsidTr="00533C4B">
        <w:tc>
          <w:tcPr>
            <w:tcW w:w="2384" w:type="pct"/>
            <w:gridSpan w:val="2"/>
            <w:vAlign w:val="center"/>
          </w:tcPr>
          <w:p w:rsidR="00533C4B" w:rsidRPr="007E1804" w:rsidRDefault="00533C4B" w:rsidP="00533C4B">
            <w:pPr>
              <w:pStyle w:val="a7"/>
              <w:ind w:left="0"/>
              <w:jc w:val="left"/>
              <w:rPr>
                <w:rFonts w:cs="TH SarabunPSK"/>
                <w:color w:val="000000" w:themeColor="text1"/>
                <w:szCs w:val="32"/>
                <w:cs/>
              </w:rPr>
            </w:pPr>
            <w:r w:rsidRPr="007E1804">
              <w:rPr>
                <w:rFonts w:cs="TH SarabunPSK"/>
                <w:color w:val="000000" w:themeColor="text1"/>
                <w:szCs w:val="32"/>
                <w:cs/>
              </w:rPr>
              <w:t>ชื่อยูสเคส : แก้ไข</w:t>
            </w:r>
            <w:r w:rsidRPr="007E1804">
              <w:rPr>
                <w:rFonts w:eastAsia="Times New Roman" w:cs="TH SarabunPSK"/>
                <w:color w:val="000000" w:themeColor="text1"/>
                <w:szCs w:val="32"/>
                <w:cs/>
              </w:rPr>
              <w:t>แบบฟอร์มการประเมิน</w:t>
            </w:r>
          </w:p>
        </w:tc>
        <w:tc>
          <w:tcPr>
            <w:tcW w:w="1057" w:type="pct"/>
            <w:gridSpan w:val="2"/>
            <w:vAlign w:val="center"/>
          </w:tcPr>
          <w:p w:rsidR="00533C4B" w:rsidRPr="007E1804" w:rsidRDefault="00533C4B" w:rsidP="00533C4B">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2-3</w:t>
            </w:r>
          </w:p>
        </w:tc>
        <w:tc>
          <w:tcPr>
            <w:tcW w:w="1559" w:type="pct"/>
            <w:vAlign w:val="center"/>
          </w:tcPr>
          <w:p w:rsidR="00533C4B" w:rsidRPr="007E1804" w:rsidRDefault="00533C4B" w:rsidP="00533C4B">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w:t>
            </w:r>
            <w:r w:rsidRPr="007E1804">
              <w:rPr>
                <w:rFonts w:eastAsia="Times New Roman" w:cs="TH SarabunPSK"/>
                <w:color w:val="000000" w:themeColor="text1"/>
                <w:szCs w:val="32"/>
                <w:cs/>
              </w:rPr>
              <w:t>แบบฟอร์มการประเมิน</w:t>
            </w:r>
          </w:p>
        </w:tc>
      </w:tr>
      <w:tr w:rsidR="00A90E4F" w:rsidRPr="007E1804" w:rsidTr="00683CFA">
        <w:tc>
          <w:tcPr>
            <w:tcW w:w="1401" w:type="pct"/>
          </w:tcPr>
          <w:p w:rsidR="009331DE" w:rsidRPr="007E1804" w:rsidRDefault="009331DE" w:rsidP="009331DE">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9331DE" w:rsidRPr="007E1804" w:rsidRDefault="009331DE" w:rsidP="009331DE">
            <w:pPr>
              <w:pStyle w:val="a7"/>
              <w:ind w:left="0"/>
              <w:rPr>
                <w:rFonts w:cs="TH SarabunPSK"/>
                <w:color w:val="000000" w:themeColor="text1"/>
                <w:szCs w:val="32"/>
                <w:cs/>
              </w:rPr>
            </w:pPr>
            <w:r w:rsidRPr="007E1804">
              <w:rPr>
                <w:rFonts w:cs="TH SarabunPSK"/>
                <w:color w:val="000000" w:themeColor="text1"/>
                <w:szCs w:val="32"/>
                <w:cs/>
              </w:rPr>
              <w:t>สามารถแก้ไขรายละเอียดข้อมูล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r w:rsidR="00A90E4F" w:rsidRPr="007E1804" w:rsidTr="009331DE">
        <w:trPr>
          <w:trHeight w:val="332"/>
        </w:trPr>
        <w:tc>
          <w:tcPr>
            <w:tcW w:w="1401" w:type="pct"/>
            <w:tcBorders>
              <w:bottom w:val="single" w:sz="4" w:space="0" w:color="auto"/>
            </w:tcBorders>
          </w:tcPr>
          <w:p w:rsidR="009331DE" w:rsidRPr="007E1804" w:rsidRDefault="009331DE"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9331DE" w:rsidRPr="007E1804" w:rsidRDefault="009331DE" w:rsidP="00683CFA">
            <w:pPr>
              <w:jc w:val="center"/>
              <w:rPr>
                <w:color w:val="000000" w:themeColor="text1"/>
                <w:cs/>
              </w:rPr>
            </w:pPr>
            <w:r w:rsidRPr="007E1804">
              <w:rPr>
                <w:color w:val="000000" w:themeColor="text1"/>
                <w:cs/>
              </w:rPr>
              <w:t>ระบบ</w:t>
            </w:r>
          </w:p>
        </w:tc>
      </w:tr>
      <w:tr w:rsidR="00A90E4F" w:rsidRPr="007E1804" w:rsidTr="00683CFA">
        <w:trPr>
          <w:trHeight w:val="1457"/>
        </w:trPr>
        <w:tc>
          <w:tcPr>
            <w:tcW w:w="1401" w:type="pct"/>
          </w:tcPr>
          <w:p w:rsidR="009331DE" w:rsidRPr="007E1804" w:rsidRDefault="009331DE" w:rsidP="009331DE">
            <w:pPr>
              <w:rPr>
                <w:color w:val="000000" w:themeColor="text1"/>
                <w:cs/>
              </w:rPr>
            </w:pPr>
          </w:p>
        </w:tc>
        <w:tc>
          <w:tcPr>
            <w:tcW w:w="1799" w:type="pct"/>
            <w:gridSpan w:val="2"/>
            <w:tcBorders>
              <w:bottom w:val="nil"/>
            </w:tcBorders>
          </w:tcPr>
          <w:p w:rsidR="009331DE" w:rsidRDefault="009331DE" w:rsidP="009331DE">
            <w:pPr>
              <w:pStyle w:val="a7"/>
              <w:ind w:left="0"/>
              <w:rPr>
                <w:rFonts w:eastAsia="Times New Roman" w:cs="TH SarabunPSK"/>
                <w:color w:val="000000" w:themeColor="text1"/>
                <w:sz w:val="10"/>
                <w:szCs w:val="10"/>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w:t>
            </w:r>
            <w:r w:rsidRPr="007E1804">
              <w:rPr>
                <w:rFonts w:eastAsia="Times New Roman" w:cs="TH SarabunPSK"/>
                <w:color w:val="000000" w:themeColor="text1"/>
                <w:szCs w:val="32"/>
                <w:cs/>
              </w:rPr>
              <w:t>แบบฟอร์มการประเมิน</w:t>
            </w:r>
          </w:p>
          <w:p w:rsidR="00DB716B" w:rsidRPr="00AE6674" w:rsidRDefault="00DB716B" w:rsidP="009331DE">
            <w:pPr>
              <w:pStyle w:val="a7"/>
              <w:ind w:left="0"/>
              <w:rPr>
                <w:rFonts w:eastAsia="Times New Roman" w:cs="TH SarabunPSK"/>
                <w:color w:val="000000" w:themeColor="text1"/>
                <w:sz w:val="2"/>
                <w:szCs w:val="2"/>
              </w:rPr>
            </w:pPr>
          </w:p>
          <w:p w:rsidR="00DB716B" w:rsidRDefault="00DB716B" w:rsidP="009331DE">
            <w:pPr>
              <w:pStyle w:val="a7"/>
              <w:ind w:left="0"/>
              <w:rPr>
                <w:rFonts w:eastAsia="Times New Roman" w:cs="TH SarabunPSK"/>
                <w:color w:val="000000" w:themeColor="text1"/>
                <w:sz w:val="10"/>
                <w:szCs w:val="10"/>
              </w:rPr>
            </w:pPr>
          </w:p>
          <w:p w:rsidR="00DB716B" w:rsidRDefault="00DB716B" w:rsidP="009331DE">
            <w:pPr>
              <w:pStyle w:val="a7"/>
              <w:ind w:left="0"/>
              <w:rPr>
                <w:rFonts w:eastAsia="Times New Roman" w:cs="TH SarabunPSK"/>
                <w:color w:val="000000" w:themeColor="text1"/>
                <w:sz w:val="10"/>
                <w:szCs w:val="10"/>
              </w:rPr>
            </w:pPr>
          </w:p>
          <w:p w:rsidR="00DB716B" w:rsidRPr="00DB716B" w:rsidRDefault="00DB716B" w:rsidP="009331DE">
            <w:pPr>
              <w:pStyle w:val="a7"/>
              <w:ind w:left="0"/>
              <w:rPr>
                <w:rFonts w:eastAsia="Times New Roman" w:cs="TH SarabunPSK"/>
                <w:color w:val="000000" w:themeColor="text1"/>
                <w:sz w:val="10"/>
                <w:szCs w:val="10"/>
              </w:rPr>
            </w:pPr>
          </w:p>
          <w:p w:rsidR="00DB716B" w:rsidRDefault="00DB716B" w:rsidP="009331DE">
            <w:pPr>
              <w:pStyle w:val="a7"/>
              <w:ind w:left="0"/>
              <w:rPr>
                <w:rFonts w:eastAsia="Times New Roman" w:cs="TH SarabunPSK"/>
                <w:color w:val="000000" w:themeColor="text1"/>
                <w:szCs w:val="32"/>
              </w:rPr>
            </w:pPr>
            <w:r w:rsidRPr="007E1804">
              <w:rPr>
                <w:rFonts w:cs="TH SarabunPSK"/>
                <w:color w:val="000000" w:themeColor="text1"/>
                <w:szCs w:val="32"/>
                <w:cs/>
              </w:rPr>
              <w:t>3. ผู้ใช้งานกดแก้ไขข้อมูล</w:t>
            </w:r>
            <w:r w:rsidRPr="007E1804">
              <w:rPr>
                <w:rFonts w:eastAsia="Times New Roman" w:cs="TH SarabunPSK"/>
                <w:color w:val="000000" w:themeColor="text1"/>
                <w:szCs w:val="32"/>
                <w:cs/>
              </w:rPr>
              <w:t>แบบฟอร์มการประเมิน</w:t>
            </w:r>
          </w:p>
          <w:p w:rsidR="00DB716B" w:rsidRDefault="00DB716B" w:rsidP="009331DE">
            <w:pPr>
              <w:pStyle w:val="a7"/>
              <w:ind w:left="0"/>
              <w:rPr>
                <w:rFonts w:cs="TH SarabunPSK"/>
                <w:color w:val="000000" w:themeColor="text1"/>
                <w:sz w:val="10"/>
                <w:szCs w:val="10"/>
              </w:rPr>
            </w:pPr>
          </w:p>
          <w:p w:rsidR="00DB716B" w:rsidRPr="00AE6674" w:rsidRDefault="00DB716B" w:rsidP="009331DE">
            <w:pPr>
              <w:pStyle w:val="a7"/>
              <w:ind w:left="0"/>
              <w:rPr>
                <w:rFonts w:cs="TH SarabunPSK"/>
                <w:color w:val="000000" w:themeColor="text1"/>
                <w:sz w:val="2"/>
                <w:szCs w:val="2"/>
              </w:rPr>
            </w:pP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r w:rsidRPr="007E1804">
              <w:rPr>
                <w:rFonts w:cs="TH SarabunPSK"/>
                <w:color w:val="000000" w:themeColor="text1"/>
                <w:szCs w:val="32"/>
                <w:cs/>
              </w:rPr>
              <w:t>5. ผู้ใช้งานแก้ไขข้อมูล</w:t>
            </w:r>
            <w:r w:rsidRPr="007E1804">
              <w:rPr>
                <w:rFonts w:eastAsia="Times New Roman" w:cs="TH SarabunPSK"/>
                <w:color w:val="000000" w:themeColor="text1"/>
                <w:szCs w:val="32"/>
                <w:cs/>
              </w:rPr>
              <w:t>แบบฟอร์มการประเมิน</w:t>
            </w:r>
            <w:r>
              <w:rPr>
                <w:rFonts w:eastAsia="Times New Roman" w:cs="TH SarabunPSK" w:hint="cs"/>
                <w:color w:val="000000" w:themeColor="text1"/>
                <w:szCs w:val="32"/>
                <w:cs/>
              </w:rPr>
              <w:t xml:space="preserve"> </w:t>
            </w:r>
            <w:r w:rsidRPr="007E1804">
              <w:rPr>
                <w:rFonts w:cs="TH SarabunPSK"/>
                <w:color w:val="000000" w:themeColor="text1"/>
                <w:szCs w:val="32"/>
                <w:cs/>
              </w:rPr>
              <w:t>และกดบันทึก</w:t>
            </w:r>
          </w:p>
          <w:p w:rsidR="00DB716B" w:rsidRPr="00DB716B" w:rsidRDefault="00DB716B" w:rsidP="009331DE">
            <w:pPr>
              <w:pStyle w:val="a7"/>
              <w:ind w:left="0"/>
              <w:rPr>
                <w:rFonts w:cs="TH SarabunPSK"/>
                <w:color w:val="000000" w:themeColor="text1"/>
                <w:sz w:val="10"/>
                <w:szCs w:val="10"/>
                <w:cs/>
              </w:rPr>
            </w:pPr>
          </w:p>
        </w:tc>
        <w:tc>
          <w:tcPr>
            <w:tcW w:w="1800" w:type="pct"/>
            <w:gridSpan w:val="2"/>
            <w:tcBorders>
              <w:bottom w:val="nil"/>
            </w:tcBorders>
          </w:tcPr>
          <w:p w:rsidR="009331DE" w:rsidRDefault="009331DE" w:rsidP="009331DE">
            <w:pPr>
              <w:pStyle w:val="a7"/>
              <w:ind w:left="0"/>
              <w:rPr>
                <w:rFonts w:cs="TH SarabunPSK"/>
                <w:color w:val="000000" w:themeColor="text1"/>
                <w:szCs w:val="32"/>
              </w:rPr>
            </w:pPr>
          </w:p>
          <w:p w:rsidR="00DB716B" w:rsidRPr="00AE6674" w:rsidRDefault="00DB716B" w:rsidP="009331DE">
            <w:pPr>
              <w:pStyle w:val="a7"/>
              <w:ind w:left="0"/>
              <w:rPr>
                <w:rFonts w:cs="TH SarabunPSK"/>
                <w:color w:val="000000" w:themeColor="text1"/>
                <w:sz w:val="2"/>
                <w:szCs w:val="2"/>
              </w:rPr>
            </w:pPr>
          </w:p>
          <w:p w:rsidR="00DB716B" w:rsidRDefault="00DB716B" w:rsidP="009331DE">
            <w:pPr>
              <w:pStyle w:val="a7"/>
              <w:ind w:left="0"/>
              <w:rPr>
                <w:rFonts w:cs="TH SarabunPSK"/>
                <w:color w:val="000000" w:themeColor="text1"/>
                <w:sz w:val="10"/>
                <w:szCs w:val="10"/>
              </w:rPr>
            </w:pPr>
          </w:p>
          <w:p w:rsidR="00DB716B" w:rsidRPr="00DB716B" w:rsidRDefault="00DB716B" w:rsidP="009331DE">
            <w:pPr>
              <w:pStyle w:val="a7"/>
              <w:ind w:left="0"/>
              <w:rPr>
                <w:rFonts w:cs="TH SarabunPSK"/>
                <w:color w:val="000000" w:themeColor="text1"/>
                <w:sz w:val="10"/>
                <w:szCs w:val="10"/>
              </w:rPr>
            </w:pPr>
          </w:p>
          <w:p w:rsidR="009331DE" w:rsidRDefault="009331DE" w:rsidP="009331DE">
            <w:pPr>
              <w:pStyle w:val="a7"/>
              <w:ind w:left="0"/>
              <w:rPr>
                <w:rFonts w:eastAsia="Times New Roman" w:cs="TH SarabunPSK"/>
                <w:color w:val="000000" w:themeColor="text1"/>
                <w:szCs w:val="32"/>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w:t>
            </w:r>
            <w:r w:rsidRPr="007E1804">
              <w:rPr>
                <w:rFonts w:eastAsia="Times New Roman" w:cs="TH SarabunPSK"/>
                <w:color w:val="000000" w:themeColor="text1"/>
                <w:szCs w:val="32"/>
                <w:cs/>
              </w:rPr>
              <w:t>แบบฟอร์มการประเมิน</w:t>
            </w: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p>
          <w:p w:rsidR="00DB716B" w:rsidRPr="00AE6674" w:rsidRDefault="00DB716B" w:rsidP="009331DE">
            <w:pPr>
              <w:pStyle w:val="a7"/>
              <w:ind w:left="0"/>
              <w:rPr>
                <w:rFonts w:cs="TH SarabunPSK"/>
                <w:color w:val="000000" w:themeColor="text1"/>
                <w:sz w:val="2"/>
                <w:szCs w:val="2"/>
              </w:rPr>
            </w:pP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eastAsia="Times New Roman" w:cs="TH SarabunPSK"/>
                <w:color w:val="000000" w:themeColor="text1"/>
                <w:szCs w:val="32"/>
              </w:rPr>
            </w:pPr>
            <w:r w:rsidRPr="007E1804">
              <w:rPr>
                <w:rFonts w:cs="TH SarabunPSK"/>
                <w:color w:val="000000" w:themeColor="text1"/>
                <w:szCs w:val="32"/>
                <w:cs/>
              </w:rPr>
              <w:t>4. ระบบแสดงแบบฟอร์มแก้ไขข้อมูล</w:t>
            </w:r>
            <w:r w:rsidRPr="007E1804">
              <w:rPr>
                <w:rFonts w:eastAsia="Times New Roman" w:cs="TH SarabunPSK"/>
                <w:color w:val="000000" w:themeColor="text1"/>
                <w:szCs w:val="32"/>
                <w:cs/>
              </w:rPr>
              <w:t>แบบฟอร์มการประเมิน</w:t>
            </w: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p>
          <w:p w:rsidR="00DB716B" w:rsidRDefault="00DB716B" w:rsidP="009331DE">
            <w:pPr>
              <w:pStyle w:val="a7"/>
              <w:ind w:left="0"/>
              <w:rPr>
                <w:rFonts w:cs="TH SarabunPSK"/>
                <w:color w:val="000000" w:themeColor="text1"/>
                <w:sz w:val="10"/>
                <w:szCs w:val="10"/>
              </w:rPr>
            </w:pPr>
          </w:p>
          <w:p w:rsidR="00DB716B" w:rsidRPr="00DB716B" w:rsidRDefault="00DB716B" w:rsidP="009331DE">
            <w:pPr>
              <w:pStyle w:val="a7"/>
              <w:ind w:left="0"/>
              <w:rPr>
                <w:rFonts w:cs="TH SarabunPSK"/>
                <w:color w:val="000000" w:themeColor="text1"/>
                <w:sz w:val="10"/>
                <w:szCs w:val="10"/>
                <w:cs/>
              </w:rPr>
            </w:pPr>
            <w:r w:rsidRPr="007E1804">
              <w:rPr>
                <w:rFonts w:cs="TH SarabunPSK"/>
                <w:color w:val="000000" w:themeColor="text1"/>
                <w:szCs w:val="32"/>
                <w:cs/>
              </w:rPr>
              <w:t>6.ระบบบันทึกข้อมูลลงฐานข้อมูล</w:t>
            </w:r>
          </w:p>
        </w:tc>
      </w:tr>
      <w:tr w:rsidR="00DB716B" w:rsidRPr="007E1804" w:rsidTr="00683CFA">
        <w:trPr>
          <w:trHeight w:val="431"/>
        </w:trPr>
        <w:tc>
          <w:tcPr>
            <w:tcW w:w="1401" w:type="pct"/>
          </w:tcPr>
          <w:p w:rsidR="00DB716B" w:rsidRPr="007E1804" w:rsidRDefault="00DB716B" w:rsidP="00DB716B">
            <w:pPr>
              <w:rPr>
                <w:color w:val="000000" w:themeColor="text1"/>
              </w:rPr>
            </w:pPr>
            <w:r w:rsidRPr="007E1804">
              <w:rPr>
                <w:color w:val="000000" w:themeColor="text1"/>
                <w:cs/>
              </w:rPr>
              <w:lastRenderedPageBreak/>
              <w:t>เงื่อนไขการทำงานพิเศษ</w:t>
            </w:r>
            <w:r w:rsidRPr="007E1804">
              <w:rPr>
                <w:color w:val="000000" w:themeColor="text1"/>
              </w:rPr>
              <w:t xml:space="preserve"> :</w:t>
            </w:r>
          </w:p>
        </w:tc>
        <w:tc>
          <w:tcPr>
            <w:tcW w:w="3599" w:type="pct"/>
            <w:gridSpan w:val="4"/>
          </w:tcPr>
          <w:p w:rsidR="00DB716B" w:rsidRPr="007E1804" w:rsidRDefault="00DB716B" w:rsidP="00DB716B">
            <w:pPr>
              <w:rPr>
                <w:color w:val="000000" w:themeColor="text1"/>
                <w:cs/>
              </w:rPr>
            </w:pPr>
            <w:r w:rsidRPr="007E1804">
              <w:rPr>
                <w:color w:val="000000" w:themeColor="text1"/>
                <w:cs/>
              </w:rPr>
              <w:t>-</w:t>
            </w:r>
          </w:p>
        </w:tc>
      </w:tr>
    </w:tbl>
    <w:p w:rsidR="00924BCE" w:rsidRPr="007E1804" w:rsidRDefault="00924BCE" w:rsidP="00924BCE">
      <w:pPr>
        <w:pStyle w:val="af0"/>
        <w:spacing w:before="160"/>
        <w:rPr>
          <w:rFonts w:eastAsia="Times New Roman"/>
          <w:color w:val="000000" w:themeColor="text1"/>
        </w:rPr>
      </w:pPr>
      <w:bookmarkStart w:id="113" w:name="_Toc515231939"/>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533C4B">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533C4B">
        <w:rPr>
          <w:noProof/>
          <w:color w:val="000000" w:themeColor="text1"/>
        </w:rPr>
        <w:t>9</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00864E66" w:rsidRPr="007E1804">
        <w:rPr>
          <w:rFonts w:eastAsia="Times New Roman"/>
          <w:color w:val="000000" w:themeColor="text1"/>
          <w:cs/>
        </w:rPr>
        <w:t>2</w:t>
      </w:r>
      <w:r w:rsidRPr="007E1804">
        <w:rPr>
          <w:rFonts w:eastAsia="Times New Roman"/>
          <w:color w:val="000000" w:themeColor="text1"/>
          <w:cs/>
        </w:rPr>
        <w:t>-4</w:t>
      </w:r>
      <w:r w:rsidRPr="007E1804">
        <w:rPr>
          <w:rFonts w:eastAsia="Times New Roman"/>
          <w:color w:val="000000" w:themeColor="text1"/>
        </w:rPr>
        <w:t xml:space="preserve"> </w:t>
      </w:r>
      <w:r w:rsidRPr="007E1804">
        <w:rPr>
          <w:rFonts w:eastAsia="Times New Roman"/>
          <w:color w:val="000000" w:themeColor="text1"/>
          <w:cs/>
        </w:rPr>
        <w:t>ลบแบบฟอร์มการประเมิน</w:t>
      </w:r>
      <w:bookmarkEnd w:id="113"/>
    </w:p>
    <w:tbl>
      <w:tblPr>
        <w:tblStyle w:val="af"/>
        <w:tblW w:w="5000" w:type="pct"/>
        <w:tblLayout w:type="fixed"/>
        <w:tblLook w:val="04A0" w:firstRow="1" w:lastRow="0" w:firstColumn="1" w:lastColumn="0" w:noHBand="0" w:noVBand="1"/>
      </w:tblPr>
      <w:tblGrid>
        <w:gridCol w:w="4063"/>
        <w:gridCol w:w="1802"/>
        <w:gridCol w:w="2657"/>
      </w:tblGrid>
      <w:tr w:rsidR="00A90E4F" w:rsidRPr="007E1804" w:rsidTr="003F3065">
        <w:tc>
          <w:tcPr>
            <w:tcW w:w="2384" w:type="pct"/>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ชื่อยูสเคส : ลบ</w:t>
            </w:r>
            <w:r w:rsidRPr="007E1804">
              <w:rPr>
                <w:rFonts w:eastAsia="Times New Roman" w:cs="TH SarabunPSK"/>
                <w:color w:val="000000" w:themeColor="text1"/>
                <w:szCs w:val="32"/>
                <w:cs/>
              </w:rPr>
              <w:t>แบบฟอร์มการประเมิน</w:t>
            </w:r>
          </w:p>
        </w:tc>
        <w:tc>
          <w:tcPr>
            <w:tcW w:w="1057" w:type="pct"/>
            <w:vAlign w:val="center"/>
          </w:tcPr>
          <w:p w:rsidR="00D97B59" w:rsidRPr="007E1804" w:rsidRDefault="00D97B59"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2-4</w:t>
            </w:r>
          </w:p>
        </w:tc>
        <w:tc>
          <w:tcPr>
            <w:tcW w:w="1559" w:type="pct"/>
            <w:vAlign w:val="center"/>
          </w:tcPr>
          <w:p w:rsidR="00D97B59" w:rsidRPr="007E1804" w:rsidRDefault="00D97B59"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384" w:type="pct"/>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DB716B">
              <w:rPr>
                <w:rFonts w:cs="TH SarabunPSK" w:hint="cs"/>
                <w:color w:val="000000" w:themeColor="text1"/>
                <w:szCs w:val="32"/>
                <w:cs/>
              </w:rPr>
              <w:t>ดูแลระบบ</w:t>
            </w:r>
          </w:p>
        </w:tc>
        <w:tc>
          <w:tcPr>
            <w:tcW w:w="2616" w:type="pct"/>
            <w:gridSpan w:val="2"/>
            <w:vAlign w:val="center"/>
          </w:tcPr>
          <w:p w:rsidR="00D97B59" w:rsidRPr="007E1804" w:rsidRDefault="00D97B59"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D97B59" w:rsidRPr="007E1804" w:rsidRDefault="00D97B59" w:rsidP="00D97B59">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DB716B">
              <w:rPr>
                <w:rFonts w:cs="TH SarabunPSK" w:hint="cs"/>
                <w:color w:val="000000" w:themeColor="text1"/>
                <w:szCs w:val="32"/>
                <w:cs/>
              </w:rPr>
              <w:t>ดูแลระบบ</w:t>
            </w:r>
          </w:p>
        </w:tc>
      </w:tr>
      <w:tr w:rsidR="00A90E4F" w:rsidRPr="007E1804" w:rsidTr="00683CFA">
        <w:tc>
          <w:tcPr>
            <w:tcW w:w="5000" w:type="pct"/>
            <w:gridSpan w:val="3"/>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DB716B">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ที่จะไปใช้ในการประเมินผลในด้านสมรรถนะการปฏิบัติงาน โดยเป็นการลบข้อมูล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ประกอบไปด้วย</w:t>
            </w:r>
            <w:r w:rsidRPr="007E1804">
              <w:rPr>
                <w:rFonts w:cs="TH SarabunPSK"/>
                <w:color w:val="000000" w:themeColor="text1"/>
                <w:szCs w:val="32"/>
              </w:rPr>
              <w:t xml:space="preserve"> </w:t>
            </w:r>
            <w:r w:rsidRPr="007E1804">
              <w:rPr>
                <w:rFonts w:cs="TH SarabunPSK"/>
                <w:color w:val="000000" w:themeColor="text1"/>
                <w:szCs w:val="32"/>
                <w:cs/>
              </w:rPr>
              <w:t xml:space="preserve">ชื่อแบบฟอร์มการประเมิน และคำอธิบายแบบฟอร์มการประเมิน </w:t>
            </w:r>
          </w:p>
        </w:tc>
      </w:tr>
    </w:tbl>
    <w:p w:rsidR="00533C4B" w:rsidRDefault="00533C4B" w:rsidP="00533C4B">
      <w:pPr>
        <w:pStyle w:val="af0"/>
        <w:spacing w:before="160"/>
        <w:rPr>
          <w:color w:val="000000" w:themeColor="text1"/>
        </w:rPr>
      </w:pPr>
    </w:p>
    <w:p w:rsidR="00533C4B" w:rsidRPr="00533C4B" w:rsidRDefault="00533C4B" w:rsidP="00533C4B">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9 คำอธิบายยูสเคส </w:t>
      </w:r>
      <w:r w:rsidRPr="007E1804">
        <w:rPr>
          <w:rFonts w:eastAsia="Times New Roman"/>
          <w:color w:val="000000" w:themeColor="text1"/>
        </w:rPr>
        <w:t>KPIS0</w:t>
      </w:r>
      <w:r w:rsidRPr="007E1804">
        <w:rPr>
          <w:rFonts w:eastAsia="Times New Roman"/>
          <w:color w:val="000000" w:themeColor="text1"/>
          <w:cs/>
        </w:rPr>
        <w:t>2-4</w:t>
      </w:r>
      <w:r w:rsidRPr="007E1804">
        <w:rPr>
          <w:rFonts w:eastAsia="Times New Roman"/>
          <w:color w:val="000000" w:themeColor="text1"/>
        </w:rPr>
        <w:t xml:space="preserve"> </w:t>
      </w:r>
      <w:r w:rsidRPr="007E1804">
        <w:rPr>
          <w:rFonts w:eastAsia="Times New Roman"/>
          <w:color w:val="000000" w:themeColor="text1"/>
          <w:cs/>
        </w:rPr>
        <w:t>ลบแบบฟอร์มการประเมิน (ต่อ)</w:t>
      </w:r>
    </w:p>
    <w:tbl>
      <w:tblPr>
        <w:tblStyle w:val="af"/>
        <w:tblW w:w="5000" w:type="pct"/>
        <w:tblLayout w:type="fixed"/>
        <w:tblLook w:val="04A0" w:firstRow="1" w:lastRow="0" w:firstColumn="1" w:lastColumn="0" w:noHBand="0" w:noVBand="1"/>
      </w:tblPr>
      <w:tblGrid>
        <w:gridCol w:w="2388"/>
        <w:gridCol w:w="1767"/>
        <w:gridCol w:w="1299"/>
        <w:gridCol w:w="736"/>
        <w:gridCol w:w="2332"/>
      </w:tblGrid>
      <w:tr w:rsidR="00533C4B" w:rsidRPr="007E1804" w:rsidTr="004E36B1">
        <w:trPr>
          <w:trHeight w:val="332"/>
        </w:trPr>
        <w:tc>
          <w:tcPr>
            <w:tcW w:w="2438" w:type="pct"/>
            <w:gridSpan w:val="2"/>
            <w:vAlign w:val="center"/>
          </w:tcPr>
          <w:p w:rsidR="00533C4B" w:rsidRPr="007E1804" w:rsidRDefault="00533C4B" w:rsidP="004E36B1">
            <w:pPr>
              <w:pStyle w:val="a7"/>
              <w:ind w:left="0"/>
              <w:jc w:val="left"/>
              <w:rPr>
                <w:rFonts w:cs="TH SarabunPSK"/>
                <w:color w:val="000000" w:themeColor="text1"/>
                <w:szCs w:val="32"/>
                <w:cs/>
              </w:rPr>
            </w:pPr>
            <w:r w:rsidRPr="007E1804">
              <w:rPr>
                <w:rFonts w:cs="TH SarabunPSK"/>
                <w:color w:val="000000" w:themeColor="text1"/>
                <w:szCs w:val="32"/>
                <w:cs/>
              </w:rPr>
              <w:t>ชื่อยูสเคส : ลบ</w:t>
            </w:r>
            <w:r w:rsidRPr="007E1804">
              <w:rPr>
                <w:rFonts w:eastAsia="Times New Roman" w:cs="TH SarabunPSK"/>
                <w:color w:val="000000" w:themeColor="text1"/>
                <w:szCs w:val="32"/>
                <w:cs/>
              </w:rPr>
              <w:t>แบบฟอร์มการประเมิน</w:t>
            </w:r>
          </w:p>
        </w:tc>
        <w:tc>
          <w:tcPr>
            <w:tcW w:w="1194" w:type="pct"/>
            <w:gridSpan w:val="2"/>
            <w:vAlign w:val="center"/>
          </w:tcPr>
          <w:p w:rsidR="00533C4B" w:rsidRPr="007E1804" w:rsidRDefault="00533C4B" w:rsidP="004E36B1">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2-4</w:t>
            </w:r>
          </w:p>
        </w:tc>
        <w:tc>
          <w:tcPr>
            <w:tcW w:w="1368" w:type="pct"/>
            <w:vAlign w:val="center"/>
          </w:tcPr>
          <w:p w:rsidR="00533C4B" w:rsidRPr="007E1804" w:rsidRDefault="00533C4B" w:rsidP="004E36B1">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c>
          <w:tcPr>
            <w:tcW w:w="5000" w:type="pct"/>
            <w:gridSpan w:val="5"/>
          </w:tcPr>
          <w:p w:rsidR="00D97B59" w:rsidRPr="007E1804" w:rsidRDefault="00D97B59" w:rsidP="00D97B59">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DB716B">
              <w:rPr>
                <w:rFonts w:cs="TH SarabunPSK" w:hint="cs"/>
                <w:color w:val="000000" w:themeColor="text1"/>
                <w:szCs w:val="32"/>
                <w:cs/>
              </w:rPr>
              <w:t>ดูแลระบบ</w:t>
            </w:r>
            <w:r w:rsidRPr="007E1804">
              <w:rPr>
                <w:rFonts w:cs="TH SarabunPSK"/>
                <w:color w:val="000000" w:themeColor="text1"/>
                <w:szCs w:val="32"/>
                <w:cs/>
              </w:rPr>
              <w:t>ต้องการจัดการ</w:t>
            </w:r>
            <w:r w:rsidRPr="007E1804">
              <w:rPr>
                <w:rFonts w:eastAsia="Times New Roman" w:cs="TH SarabunPSK"/>
                <w:color w:val="000000" w:themeColor="text1"/>
                <w:szCs w:val="32"/>
                <w:cs/>
              </w:rPr>
              <w:t>แบบฟอร์มการประเมิน</w:t>
            </w:r>
          </w:p>
          <w:p w:rsidR="00D97B59" w:rsidRPr="007E1804" w:rsidRDefault="00D97B59" w:rsidP="00D97B59">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5"/>
          </w:tcPr>
          <w:p w:rsidR="00D97B59" w:rsidRPr="007E1804" w:rsidRDefault="00D97B59"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D97B59" w:rsidRPr="007E1804" w:rsidRDefault="00D97B59"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2</w:t>
            </w:r>
          </w:p>
          <w:p w:rsidR="00D97B59" w:rsidRPr="007E1804" w:rsidRDefault="00D97B59"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D97B59" w:rsidRPr="007E1804" w:rsidRDefault="00D97B59"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D97B59" w:rsidRPr="007E1804" w:rsidRDefault="00D97B59"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D97B59" w:rsidRPr="007E1804" w:rsidRDefault="00D97B59" w:rsidP="00D97B59">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4"/>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w:t>
            </w:r>
            <w:r w:rsidRPr="007E1804">
              <w:rPr>
                <w:rFonts w:eastAsia="Times New Roman" w:cs="TH SarabunPSK"/>
                <w:color w:val="000000" w:themeColor="text1"/>
                <w:szCs w:val="32"/>
                <w:cs/>
              </w:rPr>
              <w:t>แบบฟอร์มการประเมิน</w:t>
            </w:r>
          </w:p>
        </w:tc>
      </w:tr>
      <w:tr w:rsidR="00A90E4F" w:rsidRPr="007E1804" w:rsidTr="00683CFA">
        <w:tc>
          <w:tcPr>
            <w:tcW w:w="1401" w:type="pct"/>
          </w:tcPr>
          <w:p w:rsidR="00D97B59" w:rsidRPr="007E1804" w:rsidRDefault="00D97B59" w:rsidP="00D97B59">
            <w:pPr>
              <w:rPr>
                <w:color w:val="000000" w:themeColor="text1"/>
              </w:rPr>
            </w:pPr>
            <w:r w:rsidRPr="007E1804">
              <w:rPr>
                <w:color w:val="000000" w:themeColor="text1"/>
                <w:cs/>
              </w:rPr>
              <w:lastRenderedPageBreak/>
              <w:t xml:space="preserve">เงื่อนไขหลังการทำงาน </w:t>
            </w:r>
            <w:r w:rsidRPr="007E1804">
              <w:rPr>
                <w:color w:val="000000" w:themeColor="text1"/>
              </w:rPr>
              <w:t>:</w:t>
            </w:r>
          </w:p>
        </w:tc>
        <w:tc>
          <w:tcPr>
            <w:tcW w:w="3599" w:type="pct"/>
            <w:gridSpan w:val="4"/>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สามารถลบรายละเอียดข้อมูล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r w:rsidR="00A90E4F" w:rsidRPr="007E1804" w:rsidTr="00533C4B">
        <w:trPr>
          <w:trHeight w:val="332"/>
        </w:trPr>
        <w:tc>
          <w:tcPr>
            <w:tcW w:w="1401" w:type="pct"/>
            <w:tcBorders>
              <w:bottom w:val="single" w:sz="4" w:space="0" w:color="auto"/>
            </w:tcBorders>
          </w:tcPr>
          <w:p w:rsidR="00D97B59" w:rsidRPr="007E1804" w:rsidRDefault="00D97B59"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D97B59" w:rsidRPr="007E1804" w:rsidRDefault="00D97B59"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D97B59" w:rsidRPr="007E1804" w:rsidRDefault="00D97B59" w:rsidP="00683CFA">
            <w:pPr>
              <w:jc w:val="center"/>
              <w:rPr>
                <w:color w:val="000000" w:themeColor="text1"/>
                <w:cs/>
              </w:rPr>
            </w:pPr>
            <w:r w:rsidRPr="007E1804">
              <w:rPr>
                <w:color w:val="000000" w:themeColor="text1"/>
                <w:cs/>
              </w:rPr>
              <w:t>ระบบ</w:t>
            </w:r>
          </w:p>
        </w:tc>
      </w:tr>
      <w:tr w:rsidR="00D97B59" w:rsidRPr="007E1804" w:rsidTr="00533C4B">
        <w:trPr>
          <w:trHeight w:val="1457"/>
        </w:trPr>
        <w:tc>
          <w:tcPr>
            <w:tcW w:w="1401" w:type="pct"/>
            <w:tcBorders>
              <w:bottom w:val="nil"/>
            </w:tcBorders>
          </w:tcPr>
          <w:p w:rsidR="00D97B59" w:rsidRPr="007E1804" w:rsidRDefault="00D97B59" w:rsidP="00D97B59">
            <w:pPr>
              <w:rPr>
                <w:color w:val="000000" w:themeColor="text1"/>
                <w:cs/>
              </w:rPr>
            </w:pPr>
          </w:p>
        </w:tc>
        <w:tc>
          <w:tcPr>
            <w:tcW w:w="1799" w:type="pct"/>
            <w:gridSpan w:val="2"/>
            <w:tcBorders>
              <w:bottom w:val="nil"/>
            </w:tcBorders>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w:t>
            </w:r>
            <w:r w:rsidRPr="007E1804">
              <w:rPr>
                <w:rFonts w:eastAsia="Times New Roman" w:cs="TH SarabunPSK"/>
                <w:color w:val="000000" w:themeColor="text1"/>
                <w:szCs w:val="32"/>
                <w:cs/>
              </w:rPr>
              <w:t>แบบฟอร์มการประเมิน</w:t>
            </w:r>
          </w:p>
        </w:tc>
        <w:tc>
          <w:tcPr>
            <w:tcW w:w="1800" w:type="pct"/>
            <w:gridSpan w:val="2"/>
            <w:tcBorders>
              <w:bottom w:val="nil"/>
            </w:tcBorders>
          </w:tcPr>
          <w:p w:rsidR="00D97B59" w:rsidRDefault="00D97B59" w:rsidP="00D97B59">
            <w:pPr>
              <w:pStyle w:val="a7"/>
              <w:ind w:left="0"/>
              <w:rPr>
                <w:rFonts w:cs="TH SarabunPSK"/>
                <w:color w:val="000000" w:themeColor="text1"/>
                <w:szCs w:val="32"/>
              </w:rPr>
            </w:pPr>
          </w:p>
          <w:p w:rsidR="00DB716B" w:rsidRDefault="00DB716B" w:rsidP="00D97B59">
            <w:pPr>
              <w:pStyle w:val="a7"/>
              <w:ind w:left="0"/>
              <w:rPr>
                <w:rFonts w:cs="TH SarabunPSK"/>
                <w:color w:val="000000" w:themeColor="text1"/>
                <w:sz w:val="18"/>
                <w:szCs w:val="18"/>
              </w:rPr>
            </w:pPr>
          </w:p>
          <w:p w:rsidR="00533C4B" w:rsidRPr="00AE6674" w:rsidRDefault="00533C4B" w:rsidP="00D97B59">
            <w:pPr>
              <w:pStyle w:val="a7"/>
              <w:ind w:left="0"/>
              <w:rPr>
                <w:rFonts w:cs="TH SarabunPSK"/>
                <w:color w:val="000000" w:themeColor="text1"/>
                <w:sz w:val="18"/>
                <w:szCs w:val="18"/>
              </w:rPr>
            </w:pPr>
          </w:p>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w:t>
            </w:r>
            <w:r w:rsidRPr="007E1804">
              <w:rPr>
                <w:rFonts w:eastAsia="Times New Roman" w:cs="TH SarabunPSK"/>
                <w:color w:val="000000" w:themeColor="text1"/>
                <w:szCs w:val="32"/>
                <w:cs/>
              </w:rPr>
              <w:t>แบบฟอร์มการประเมิน</w:t>
            </w:r>
          </w:p>
        </w:tc>
      </w:tr>
      <w:bookmarkEnd w:id="108"/>
      <w:tr w:rsidR="00533C4B" w:rsidRPr="007E1804" w:rsidTr="00533C4B">
        <w:trPr>
          <w:trHeight w:val="935"/>
        </w:trPr>
        <w:tc>
          <w:tcPr>
            <w:tcW w:w="1401" w:type="pct"/>
            <w:vMerge w:val="restart"/>
            <w:tcBorders>
              <w:top w:val="nil"/>
              <w:bottom w:val="nil"/>
            </w:tcBorders>
          </w:tcPr>
          <w:p w:rsidR="00533C4B" w:rsidRPr="007E1804" w:rsidRDefault="00533C4B" w:rsidP="004E36B1">
            <w:pPr>
              <w:rPr>
                <w:color w:val="000000" w:themeColor="text1"/>
                <w:cs/>
              </w:rPr>
            </w:pPr>
          </w:p>
        </w:tc>
        <w:tc>
          <w:tcPr>
            <w:tcW w:w="1799" w:type="pct"/>
            <w:gridSpan w:val="2"/>
            <w:tcBorders>
              <w:top w:val="nil"/>
              <w:bottom w:val="nil"/>
            </w:tcBorders>
          </w:tcPr>
          <w:p w:rsidR="00533C4B" w:rsidRPr="007E1804" w:rsidRDefault="00533C4B" w:rsidP="004E36B1">
            <w:pPr>
              <w:pStyle w:val="a7"/>
              <w:ind w:left="0"/>
              <w:rPr>
                <w:rFonts w:cs="TH SarabunPSK"/>
                <w:color w:val="000000" w:themeColor="text1"/>
                <w:szCs w:val="32"/>
                <w:cs/>
              </w:rPr>
            </w:pPr>
            <w:r w:rsidRPr="007E1804">
              <w:rPr>
                <w:rFonts w:cs="TH SarabunPSK"/>
                <w:color w:val="000000" w:themeColor="text1"/>
                <w:szCs w:val="32"/>
                <w:cs/>
              </w:rPr>
              <w:t>3. ผู้ใช้งานกดลบข้อมูล</w:t>
            </w:r>
            <w:r w:rsidRPr="007E1804">
              <w:rPr>
                <w:rFonts w:eastAsia="Times New Roman" w:cs="TH SarabunPSK"/>
                <w:color w:val="000000" w:themeColor="text1"/>
                <w:szCs w:val="32"/>
                <w:cs/>
              </w:rPr>
              <w:t>แบบฟอร์มการประเมิน</w:t>
            </w:r>
          </w:p>
        </w:tc>
        <w:tc>
          <w:tcPr>
            <w:tcW w:w="1800" w:type="pct"/>
            <w:gridSpan w:val="2"/>
            <w:tcBorders>
              <w:top w:val="nil"/>
              <w:bottom w:val="nil"/>
            </w:tcBorders>
          </w:tcPr>
          <w:p w:rsidR="00533C4B" w:rsidRPr="007E1804" w:rsidRDefault="00533C4B" w:rsidP="004E36B1">
            <w:pPr>
              <w:pStyle w:val="a7"/>
              <w:ind w:left="0"/>
              <w:rPr>
                <w:rFonts w:cs="TH SarabunPSK"/>
                <w:color w:val="000000" w:themeColor="text1"/>
                <w:szCs w:val="32"/>
              </w:rPr>
            </w:pPr>
          </w:p>
        </w:tc>
      </w:tr>
      <w:tr w:rsidR="00533C4B" w:rsidRPr="007E1804" w:rsidTr="00533C4B">
        <w:trPr>
          <w:trHeight w:val="872"/>
        </w:trPr>
        <w:tc>
          <w:tcPr>
            <w:tcW w:w="1401" w:type="pct"/>
            <w:vMerge/>
            <w:tcBorders>
              <w:top w:val="nil"/>
            </w:tcBorders>
          </w:tcPr>
          <w:p w:rsidR="00533C4B" w:rsidRPr="007E1804" w:rsidRDefault="00533C4B" w:rsidP="004E36B1">
            <w:pPr>
              <w:rPr>
                <w:color w:val="000000" w:themeColor="text1"/>
                <w:cs/>
              </w:rPr>
            </w:pPr>
          </w:p>
        </w:tc>
        <w:tc>
          <w:tcPr>
            <w:tcW w:w="1799" w:type="pct"/>
            <w:gridSpan w:val="2"/>
            <w:tcBorders>
              <w:top w:val="nil"/>
            </w:tcBorders>
          </w:tcPr>
          <w:p w:rsidR="00533C4B" w:rsidRPr="007E1804" w:rsidRDefault="00533C4B" w:rsidP="004E36B1">
            <w:pPr>
              <w:pStyle w:val="a7"/>
              <w:ind w:left="0"/>
              <w:rPr>
                <w:rFonts w:cs="TH SarabunPSK"/>
                <w:color w:val="000000" w:themeColor="text1"/>
                <w:szCs w:val="32"/>
                <w:cs/>
              </w:rPr>
            </w:pPr>
          </w:p>
        </w:tc>
        <w:tc>
          <w:tcPr>
            <w:tcW w:w="1800" w:type="pct"/>
            <w:gridSpan w:val="2"/>
            <w:tcBorders>
              <w:top w:val="nil"/>
            </w:tcBorders>
          </w:tcPr>
          <w:p w:rsidR="00533C4B" w:rsidRPr="007E1804" w:rsidRDefault="00533C4B" w:rsidP="004E36B1">
            <w:pPr>
              <w:pStyle w:val="a7"/>
              <w:ind w:left="0"/>
              <w:rPr>
                <w:rFonts w:cs="TH SarabunPSK"/>
                <w:color w:val="000000" w:themeColor="text1"/>
                <w:szCs w:val="32"/>
              </w:rPr>
            </w:pPr>
            <w:r w:rsidRPr="007E1804">
              <w:rPr>
                <w:rFonts w:cs="TH SarabunPSK"/>
                <w:color w:val="000000" w:themeColor="text1"/>
                <w:szCs w:val="32"/>
                <w:cs/>
              </w:rPr>
              <w:t>4. ระบบทำการลบข้อมูล</w:t>
            </w:r>
            <w:r w:rsidRPr="007E1804">
              <w:rPr>
                <w:rFonts w:eastAsia="Times New Roman" w:cs="TH SarabunPSK"/>
                <w:color w:val="000000" w:themeColor="text1"/>
                <w:szCs w:val="32"/>
                <w:cs/>
              </w:rPr>
              <w:t>แบบฟอร์มการประเมิน</w:t>
            </w:r>
            <w:r>
              <w:rPr>
                <w:rFonts w:eastAsia="Times New Roman" w:cs="TH SarabunPSK" w:hint="cs"/>
                <w:color w:val="000000" w:themeColor="text1"/>
                <w:szCs w:val="32"/>
                <w:cs/>
              </w:rPr>
              <w:t xml:space="preserve"> </w:t>
            </w:r>
            <w:r w:rsidRPr="007E1804">
              <w:rPr>
                <w:rFonts w:cs="TH SarabunPSK"/>
                <w:color w:val="000000" w:themeColor="text1"/>
                <w:szCs w:val="32"/>
                <w:cs/>
              </w:rPr>
              <w:t>และแสดงข้อมูล</w:t>
            </w:r>
            <w:r w:rsidRPr="007E1804">
              <w:rPr>
                <w:rFonts w:eastAsia="Times New Roman" w:cs="TH SarabunPSK"/>
                <w:color w:val="000000" w:themeColor="text1"/>
                <w:szCs w:val="32"/>
                <w:cs/>
              </w:rPr>
              <w:t>แบบฟอร์ม</w:t>
            </w:r>
            <w:r>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การประเมิน</w:t>
            </w:r>
          </w:p>
        </w:tc>
      </w:tr>
      <w:tr w:rsidR="00533C4B" w:rsidRPr="007E1804" w:rsidTr="004E36B1">
        <w:trPr>
          <w:trHeight w:val="431"/>
        </w:trPr>
        <w:tc>
          <w:tcPr>
            <w:tcW w:w="1401" w:type="pct"/>
          </w:tcPr>
          <w:p w:rsidR="00533C4B" w:rsidRPr="007E1804" w:rsidRDefault="00533C4B" w:rsidP="004E36B1">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533C4B" w:rsidRPr="007E1804" w:rsidRDefault="00533C4B" w:rsidP="004E36B1">
            <w:pPr>
              <w:rPr>
                <w:color w:val="000000" w:themeColor="text1"/>
                <w:cs/>
              </w:rPr>
            </w:pPr>
            <w:r w:rsidRPr="007E1804">
              <w:rPr>
                <w:color w:val="000000" w:themeColor="text1"/>
                <w:cs/>
              </w:rPr>
              <w:t>-</w:t>
            </w:r>
          </w:p>
        </w:tc>
      </w:tr>
    </w:tbl>
    <w:p w:rsidR="00533C4B" w:rsidRDefault="00533C4B" w:rsidP="00E267DF">
      <w:pPr>
        <w:pStyle w:val="af0"/>
        <w:spacing w:before="160"/>
        <w:rPr>
          <w:color w:val="000000" w:themeColor="text1"/>
        </w:rPr>
      </w:pPr>
    </w:p>
    <w:p w:rsidR="00924BCE" w:rsidRPr="007E1804" w:rsidRDefault="00987161" w:rsidP="00924BCE">
      <w:pPr>
        <w:pStyle w:val="af0"/>
        <w:numPr>
          <w:ilvl w:val="0"/>
          <w:numId w:val="390"/>
        </w:numPr>
        <w:tabs>
          <w:tab w:val="left" w:pos="1080"/>
        </w:tabs>
        <w:spacing w:before="160"/>
        <w:ind w:left="0" w:firstLine="720"/>
        <w:rPr>
          <w:color w:val="000000" w:themeColor="text1"/>
        </w:rPr>
      </w:pPr>
      <w:r w:rsidRPr="007E1804">
        <w:rPr>
          <w:rFonts w:eastAsia="Times New Roman"/>
          <w:color w:val="000000" w:themeColor="text1"/>
          <w:cs/>
        </w:rPr>
        <w:t>จัดการกำหนดการสำหรับแบบประเมิน</w:t>
      </w:r>
      <w:r w:rsidR="00262CE5">
        <w:rPr>
          <w:rFonts w:eastAsia="Times New Roman" w:hint="cs"/>
          <w:color w:val="000000" w:themeColor="text1"/>
          <w:cs/>
        </w:rPr>
        <w:t xml:space="preserve"> </w:t>
      </w:r>
      <w:r w:rsidRPr="007E1804">
        <w:rPr>
          <w:rFonts w:eastAsia="Times New Roman"/>
          <w:color w:val="000000" w:themeColor="text1"/>
          <w:cs/>
        </w:rPr>
        <w:t>เป็นส่วนที่เจ้าหน้าที่</w:t>
      </w:r>
      <w:r w:rsidR="00CA68CE" w:rsidRPr="007E1804">
        <w:rPr>
          <w:rFonts w:eastAsia="Times New Roman"/>
          <w:color w:val="000000" w:themeColor="text1"/>
          <w:cs/>
        </w:rPr>
        <w:t>ดูแล</w:t>
      </w:r>
      <w:r w:rsidRPr="007E1804">
        <w:rPr>
          <w:rFonts w:eastAsia="Times New Roman"/>
          <w:color w:val="000000" w:themeColor="text1"/>
          <w:cs/>
        </w:rPr>
        <w:t>ระบบ</w:t>
      </w:r>
      <w:r w:rsidR="00262CE5">
        <w:rPr>
          <w:rFonts w:eastAsia="Times New Roman" w:hint="cs"/>
          <w:color w:val="000000" w:themeColor="text1"/>
          <w:cs/>
        </w:rPr>
        <w:t xml:space="preserve"> </w:t>
      </w:r>
      <w:r w:rsidRPr="007E1804">
        <w:rPr>
          <w:rFonts w:eastAsia="Times New Roman"/>
          <w:color w:val="000000" w:themeColor="text1"/>
          <w:cs/>
        </w:rPr>
        <w:t>จะเป็นผู้จัดการในส่วนของกำหนดการสำหรับแบบประเมิน</w:t>
      </w:r>
      <w:r w:rsidRPr="007E1804">
        <w:rPr>
          <w:rFonts w:eastAsia="Times New Roman"/>
          <w:color w:val="000000" w:themeColor="text1"/>
        </w:rPr>
        <w:t xml:space="preserve"> </w:t>
      </w:r>
      <w:r w:rsidRPr="007E1804">
        <w:rPr>
          <w:rFonts w:eastAsia="Times New Roman"/>
          <w:color w:val="000000" w:themeColor="text1"/>
          <w:cs/>
        </w:rPr>
        <w:t>ซึ่งเจ้าหน้าที่ดูแลระบบจะสามารถจัดการกำหนดการสำหรับแบบประเมินได้ โดยทำการดู เพิ่ม แก้ไข</w:t>
      </w:r>
      <w:r w:rsidR="00CA68CE" w:rsidRPr="007E1804">
        <w:rPr>
          <w:rFonts w:eastAsia="Times New Roman"/>
          <w:color w:val="000000" w:themeColor="text1"/>
          <w:cs/>
        </w:rPr>
        <w:t xml:space="preserve"> </w:t>
      </w:r>
      <w:r w:rsidRPr="007E1804">
        <w:rPr>
          <w:rFonts w:eastAsia="Times New Roman"/>
          <w:color w:val="000000" w:themeColor="text1"/>
          <w:cs/>
        </w:rPr>
        <w:t>และลบกำหนดการสำหรับแบบประเมิน</w:t>
      </w:r>
      <w:r w:rsidRPr="007E1804">
        <w:rPr>
          <w:rFonts w:eastAsia="Times New Roman"/>
          <w:color w:val="000000" w:themeColor="text1"/>
        </w:rPr>
        <w:t xml:space="preserve"> </w:t>
      </w:r>
      <w:r w:rsidRPr="007E1804">
        <w:rPr>
          <w:rFonts w:eastAsia="Times New Roman"/>
          <w:color w:val="000000" w:themeColor="text1"/>
          <w:cs/>
        </w:rPr>
        <w:t xml:space="preserve">ซึ่งจะประกอบไปด้วย </w:t>
      </w:r>
      <w:r w:rsidRPr="007E1804">
        <w:rPr>
          <w:color w:val="000000" w:themeColor="text1"/>
          <w:cs/>
        </w:rPr>
        <w:t>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w:t>
      </w:r>
      <w:r w:rsidRPr="007E1804">
        <w:rPr>
          <w:rFonts w:eastAsia="Times New Roman"/>
          <w:color w:val="000000" w:themeColor="text1"/>
          <w:cs/>
        </w:rPr>
        <w:t xml:space="preserve"> โดยมีรายละเอียดการทำงานแสดงดังตารางที่ 3-</w:t>
      </w:r>
      <w:r w:rsidRPr="007E1804">
        <w:rPr>
          <w:rFonts w:eastAsia="Times New Roman"/>
          <w:color w:val="000000" w:themeColor="text1"/>
        </w:rPr>
        <w:t>10</w:t>
      </w:r>
    </w:p>
    <w:p w:rsidR="00924BCE" w:rsidRPr="007E1804" w:rsidRDefault="00924BCE" w:rsidP="00924BCE">
      <w:pPr>
        <w:pStyle w:val="af0"/>
        <w:spacing w:before="160"/>
        <w:rPr>
          <w:rFonts w:eastAsia="Times New Roman"/>
          <w:color w:val="000000" w:themeColor="text1"/>
        </w:rPr>
      </w:pPr>
      <w:bookmarkStart w:id="114" w:name="_Toc515231940"/>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533C4B">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533C4B">
        <w:rPr>
          <w:noProof/>
          <w:color w:val="000000" w:themeColor="text1"/>
        </w:rPr>
        <w:t>10</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w:t>
      </w:r>
      <w:r w:rsidRPr="007E1804">
        <w:rPr>
          <w:rFonts w:eastAsia="Times New Roman"/>
          <w:color w:val="000000" w:themeColor="text1"/>
        </w:rPr>
        <w:t xml:space="preserve"> </w:t>
      </w:r>
      <w:r w:rsidRPr="007E1804">
        <w:rPr>
          <w:rFonts w:eastAsia="Times New Roman"/>
          <w:color w:val="000000" w:themeColor="text1"/>
          <w:cs/>
        </w:rPr>
        <w:t>จัดการกำหนดการสำหรับแบบประเมิน</w:t>
      </w:r>
      <w:bookmarkEnd w:id="114"/>
    </w:p>
    <w:tbl>
      <w:tblPr>
        <w:tblStyle w:val="af"/>
        <w:tblW w:w="5000" w:type="pct"/>
        <w:tblLayout w:type="fixed"/>
        <w:tblLook w:val="04A0" w:firstRow="1" w:lastRow="0" w:firstColumn="1" w:lastColumn="0" w:noHBand="0" w:noVBand="1"/>
      </w:tblPr>
      <w:tblGrid>
        <w:gridCol w:w="2399"/>
        <w:gridCol w:w="2127"/>
        <w:gridCol w:w="1663"/>
        <w:gridCol w:w="2333"/>
      </w:tblGrid>
      <w:tr w:rsidR="00A90E4F" w:rsidRPr="007E1804" w:rsidTr="003F3065">
        <w:tc>
          <w:tcPr>
            <w:tcW w:w="2655" w:type="pct"/>
            <w:gridSpan w:val="2"/>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lastRenderedPageBreak/>
              <w:t xml:space="preserve">ชื่อยูสเคส : </w:t>
            </w:r>
            <w:r w:rsidRPr="007E1804">
              <w:rPr>
                <w:rFonts w:eastAsia="Times New Roman" w:cs="TH SarabunPSK"/>
                <w:color w:val="000000" w:themeColor="text1"/>
                <w:szCs w:val="32"/>
                <w:cs/>
              </w:rPr>
              <w:t>จัดการกำหนดการสำหรับแบบประเมิน</w:t>
            </w:r>
          </w:p>
        </w:tc>
        <w:tc>
          <w:tcPr>
            <w:tcW w:w="976" w:type="pct"/>
            <w:vAlign w:val="center"/>
          </w:tcPr>
          <w:p w:rsidR="00D97B59" w:rsidRPr="007E1804" w:rsidRDefault="00D97B59"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w:t>
            </w:r>
          </w:p>
        </w:tc>
        <w:tc>
          <w:tcPr>
            <w:tcW w:w="1369" w:type="pct"/>
            <w:vAlign w:val="center"/>
          </w:tcPr>
          <w:p w:rsidR="00D97B59" w:rsidRPr="007E1804" w:rsidRDefault="00D97B59"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655" w:type="pct"/>
            <w:gridSpan w:val="2"/>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262CE5">
              <w:rPr>
                <w:rFonts w:cs="TH SarabunPSK" w:hint="cs"/>
                <w:color w:val="000000" w:themeColor="text1"/>
                <w:szCs w:val="32"/>
                <w:cs/>
              </w:rPr>
              <w:t>ดูแลระบบ</w:t>
            </w:r>
          </w:p>
        </w:tc>
        <w:tc>
          <w:tcPr>
            <w:tcW w:w="2345" w:type="pct"/>
            <w:gridSpan w:val="2"/>
            <w:vAlign w:val="center"/>
          </w:tcPr>
          <w:p w:rsidR="00D97B59" w:rsidRPr="007E1804" w:rsidRDefault="00D97B59"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4"/>
          </w:tcPr>
          <w:p w:rsidR="00D97B59" w:rsidRPr="007E1804" w:rsidRDefault="00D97B59" w:rsidP="00D97B59">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262CE5">
              <w:rPr>
                <w:rFonts w:cs="TH SarabunPSK" w:hint="cs"/>
                <w:color w:val="000000" w:themeColor="text1"/>
                <w:szCs w:val="32"/>
                <w:cs/>
              </w:rPr>
              <w:t>ดูแลระบบ</w:t>
            </w:r>
          </w:p>
        </w:tc>
      </w:tr>
      <w:tr w:rsidR="00A90E4F" w:rsidRPr="007E1804" w:rsidTr="00683CFA">
        <w:tc>
          <w:tcPr>
            <w:tcW w:w="5000" w:type="pct"/>
            <w:gridSpan w:val="4"/>
          </w:tcPr>
          <w:p w:rsidR="00D97B59" w:rsidRPr="007E1804" w:rsidRDefault="00D97B59" w:rsidP="00D97B59">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w:t>
            </w:r>
            <w:r w:rsidR="00262CE5">
              <w:rPr>
                <w:rFonts w:cs="TH SarabunPSK" w:hint="cs"/>
                <w:color w:val="000000" w:themeColor="text1"/>
                <w:szCs w:val="32"/>
                <w:cs/>
              </w:rPr>
              <w:t>คส</w:t>
            </w:r>
            <w:r w:rsidRPr="007E1804">
              <w:rPr>
                <w:rFonts w:cs="TH SarabunPSK"/>
                <w:color w:val="000000" w:themeColor="text1"/>
                <w:szCs w:val="32"/>
                <w:cs/>
              </w:rPr>
              <w:t>ที่</w:t>
            </w:r>
            <w:r w:rsidR="00262CE5">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w:t>
            </w:r>
            <w:r w:rsidRPr="007E1804">
              <w:rPr>
                <w:rFonts w:eastAsia="Times New Roman" w:cs="TH SarabunPSK"/>
                <w:color w:val="000000" w:themeColor="text1"/>
                <w:szCs w:val="32"/>
                <w:cs/>
              </w:rPr>
              <w:t>จัดการกำหนดการสำหรับแบบประเมิน</w:t>
            </w:r>
            <w:r w:rsidRPr="007E1804">
              <w:rPr>
                <w:rFonts w:cs="TH SarabunPSK"/>
                <w:color w:val="000000" w:themeColor="text1"/>
                <w:szCs w:val="32"/>
                <w:cs/>
              </w:rPr>
              <w:t>ที่จะไปใช้ในการประเมินผลในด้านสมรรถนะการปฏิบัติงานของบุคลากร</w:t>
            </w:r>
            <w:r w:rsidR="00533C4B">
              <w:rPr>
                <w:rFonts w:cs="TH SarabunPSK" w:hint="cs"/>
                <w:color w:val="000000" w:themeColor="text1"/>
                <w:szCs w:val="32"/>
                <w:cs/>
              </w:rPr>
              <w:t xml:space="preserve"> </w:t>
            </w:r>
            <w:r w:rsidRPr="007E1804">
              <w:rPr>
                <w:rFonts w:cs="TH SarabunPSK"/>
                <w:color w:val="000000" w:themeColor="text1"/>
                <w:szCs w:val="32"/>
                <w:cs/>
              </w:rPr>
              <w:t xml:space="preserve">และคณบดี </w:t>
            </w:r>
            <w:r w:rsidR="00262CE5">
              <w:rPr>
                <w:rFonts w:cs="TH SarabunPSK" w:hint="cs"/>
                <w:color w:val="000000" w:themeColor="text1"/>
                <w:szCs w:val="32"/>
                <w:cs/>
              </w:rPr>
              <w:t>ซึ่ง</w:t>
            </w:r>
            <w:r w:rsidRPr="007E1804">
              <w:rPr>
                <w:rFonts w:cs="TH SarabunPSK"/>
                <w:color w:val="000000" w:themeColor="text1"/>
                <w:szCs w:val="32"/>
                <w:cs/>
              </w:rPr>
              <w:t>สามารถที่จะเพิ่ม แก้ไข และลบข้อมูล</w:t>
            </w:r>
            <w:r w:rsidRPr="007E1804">
              <w:rPr>
                <w:rFonts w:eastAsia="Times New Roman" w:cs="TH SarabunPSK"/>
                <w:color w:val="000000" w:themeColor="text1"/>
                <w:szCs w:val="32"/>
                <w:cs/>
              </w:rPr>
              <w:t>กำหนดการสำหรับแบบประเมิน</w:t>
            </w:r>
            <w:r w:rsidRPr="007E1804">
              <w:rPr>
                <w:rFonts w:cs="TH SarabunPSK"/>
                <w:color w:val="000000" w:themeColor="text1"/>
                <w:szCs w:val="32"/>
                <w:cs/>
              </w:rPr>
              <w:t>ได้</w:t>
            </w:r>
          </w:p>
        </w:tc>
      </w:tr>
      <w:tr w:rsidR="00A90E4F" w:rsidRPr="007E1804" w:rsidTr="00683CFA">
        <w:tc>
          <w:tcPr>
            <w:tcW w:w="5000" w:type="pct"/>
            <w:gridSpan w:val="4"/>
          </w:tcPr>
          <w:p w:rsidR="00D97B59" w:rsidRPr="007E1804" w:rsidRDefault="00D97B59" w:rsidP="00683CFA">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262CE5">
              <w:rPr>
                <w:rFonts w:cs="TH SarabunPSK" w:hint="cs"/>
                <w:color w:val="000000" w:themeColor="text1"/>
                <w:szCs w:val="32"/>
                <w:cs/>
              </w:rPr>
              <w:t>ดูแลระบบ</w:t>
            </w:r>
            <w:r w:rsidRPr="007E1804">
              <w:rPr>
                <w:rFonts w:cs="TH SarabunPSK"/>
                <w:color w:val="000000" w:themeColor="text1"/>
                <w:szCs w:val="32"/>
                <w:cs/>
              </w:rPr>
              <w:t>ต้องการ</w:t>
            </w:r>
            <w:r w:rsidRPr="007E1804">
              <w:rPr>
                <w:rFonts w:eastAsia="Times New Roman" w:cs="TH SarabunPSK"/>
                <w:color w:val="000000" w:themeColor="text1"/>
                <w:szCs w:val="32"/>
                <w:cs/>
              </w:rPr>
              <w:t>จัดการกำหนดการสำหรับแบบประเมิน</w:t>
            </w:r>
          </w:p>
          <w:p w:rsidR="00D97B59" w:rsidRPr="007E1804" w:rsidRDefault="00D97B59" w:rsidP="00683CFA">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4"/>
          </w:tcPr>
          <w:p w:rsidR="00D97B59" w:rsidRPr="007E1804" w:rsidRDefault="00D97B59"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D97B59" w:rsidRPr="007E1804" w:rsidRDefault="00D97B59"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color w:val="000000" w:themeColor="text1"/>
                <w:cs/>
              </w:rPr>
              <w:t>-</w:t>
            </w:r>
          </w:p>
          <w:p w:rsidR="00D97B59" w:rsidRPr="007E1804" w:rsidRDefault="00D97B59"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D97B59" w:rsidRPr="007E1804" w:rsidRDefault="00D97B59"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rPr>
              <w:t>KPIS0</w:t>
            </w:r>
            <w:r w:rsidRPr="007E1804">
              <w:rPr>
                <w:rFonts w:eastAsia="Times New Roman"/>
                <w:color w:val="000000" w:themeColor="text1"/>
                <w:cs/>
              </w:rPr>
              <w:t>3-1</w:t>
            </w:r>
            <w:r w:rsidRPr="007E1804">
              <w:rPr>
                <w:rFonts w:eastAsia="Times New Roman"/>
                <w:color w:val="000000" w:themeColor="text1"/>
              </w:rPr>
              <w:t>, KPIS0</w:t>
            </w:r>
            <w:r w:rsidRPr="007E1804">
              <w:rPr>
                <w:rFonts w:eastAsia="Times New Roman"/>
                <w:color w:val="000000" w:themeColor="text1"/>
                <w:cs/>
              </w:rPr>
              <w:t>3</w:t>
            </w:r>
            <w:r w:rsidRPr="007E1804">
              <w:rPr>
                <w:rFonts w:eastAsia="Times New Roman"/>
                <w:color w:val="000000" w:themeColor="text1"/>
              </w:rPr>
              <w:t>-2,  KPIS0</w:t>
            </w:r>
            <w:r w:rsidRPr="007E1804">
              <w:rPr>
                <w:rFonts w:eastAsia="Times New Roman"/>
                <w:color w:val="000000" w:themeColor="text1"/>
                <w:cs/>
              </w:rPr>
              <w:t>3</w:t>
            </w:r>
            <w:r w:rsidRPr="007E1804">
              <w:rPr>
                <w:rFonts w:eastAsia="Times New Roman"/>
                <w:color w:val="000000" w:themeColor="text1"/>
              </w:rPr>
              <w:t>-3,  KPIS0</w:t>
            </w:r>
            <w:r w:rsidRPr="007E1804">
              <w:rPr>
                <w:rFonts w:eastAsia="Times New Roman"/>
                <w:color w:val="000000" w:themeColor="text1"/>
                <w:cs/>
              </w:rPr>
              <w:t>3</w:t>
            </w:r>
            <w:r w:rsidRPr="007E1804">
              <w:rPr>
                <w:rFonts w:eastAsia="Times New Roman"/>
                <w:color w:val="000000" w:themeColor="text1"/>
              </w:rPr>
              <w:t>-4</w:t>
            </w:r>
          </w:p>
          <w:p w:rsidR="00D97B59" w:rsidRPr="007E1804" w:rsidRDefault="00D97B59"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D97B59">
        <w:tc>
          <w:tcPr>
            <w:tcW w:w="1407" w:type="pct"/>
          </w:tcPr>
          <w:p w:rsidR="00D97B59" w:rsidRPr="007E1804" w:rsidRDefault="00D97B59" w:rsidP="00683CFA">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3" w:type="pct"/>
            <w:gridSpan w:val="3"/>
          </w:tcPr>
          <w:p w:rsidR="00D97B59" w:rsidRPr="007E1804" w:rsidRDefault="00D97B59" w:rsidP="00683CFA">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w:t>
            </w:r>
            <w:r w:rsidRPr="007E1804">
              <w:rPr>
                <w:rFonts w:eastAsia="Times New Roman" w:cs="TH SarabunPSK"/>
                <w:color w:val="000000" w:themeColor="text1"/>
                <w:szCs w:val="32"/>
                <w:cs/>
              </w:rPr>
              <w:t>จัดการแบบฟอร์มการประเมิน</w:t>
            </w:r>
          </w:p>
        </w:tc>
      </w:tr>
      <w:tr w:rsidR="00A90E4F" w:rsidRPr="007E1804" w:rsidTr="00D97B59">
        <w:tc>
          <w:tcPr>
            <w:tcW w:w="1407" w:type="pct"/>
          </w:tcPr>
          <w:p w:rsidR="00D97B59" w:rsidRPr="007E1804" w:rsidRDefault="00D97B59" w:rsidP="00683CFA">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3" w:type="pct"/>
            <w:gridSpan w:val="3"/>
          </w:tcPr>
          <w:p w:rsidR="00D97B59" w:rsidRPr="007E1804" w:rsidRDefault="00D97B59" w:rsidP="00683CFA">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w:t>
            </w:r>
            <w:r w:rsidRPr="007E1804">
              <w:rPr>
                <w:rFonts w:eastAsia="Times New Roman" w:cs="TH SarabunPSK"/>
                <w:color w:val="000000" w:themeColor="text1"/>
                <w:szCs w:val="32"/>
                <w:cs/>
              </w:rPr>
              <w:t>แบบฟอร์มการประเมิน</w:t>
            </w:r>
            <w:r w:rsidRPr="007E1804">
              <w:rPr>
                <w:rFonts w:cs="TH SarabunPSK"/>
                <w:color w:val="000000" w:themeColor="text1"/>
                <w:szCs w:val="32"/>
                <w:cs/>
              </w:rPr>
              <w:t>ได้</w:t>
            </w:r>
          </w:p>
        </w:tc>
      </w:tr>
    </w:tbl>
    <w:p w:rsidR="00533C4B" w:rsidRDefault="00533C4B" w:rsidP="00D97B59">
      <w:pPr>
        <w:pStyle w:val="af0"/>
        <w:spacing w:before="160"/>
        <w:rPr>
          <w:color w:val="000000" w:themeColor="text1"/>
        </w:rPr>
      </w:pPr>
    </w:p>
    <w:p w:rsidR="00D97B59" w:rsidRPr="007E1804" w:rsidRDefault="00D97B59" w:rsidP="00D97B59">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10 คำอธิบายยูสเคส </w:t>
      </w:r>
      <w:r w:rsidRPr="007E1804">
        <w:rPr>
          <w:rFonts w:eastAsia="Times New Roman"/>
          <w:color w:val="000000" w:themeColor="text1"/>
        </w:rPr>
        <w:t>KPIS0</w:t>
      </w:r>
      <w:r w:rsidRPr="007E1804">
        <w:rPr>
          <w:rFonts w:eastAsia="Times New Roman"/>
          <w:color w:val="000000" w:themeColor="text1"/>
          <w:cs/>
        </w:rPr>
        <w:t>3</w:t>
      </w:r>
      <w:r w:rsidRPr="007E1804">
        <w:rPr>
          <w:rFonts w:eastAsia="Times New Roman"/>
          <w:color w:val="000000" w:themeColor="text1"/>
        </w:rPr>
        <w:t xml:space="preserve"> </w:t>
      </w:r>
      <w:r w:rsidRPr="007E1804">
        <w:rPr>
          <w:rFonts w:eastAsia="Times New Roman"/>
          <w:color w:val="000000" w:themeColor="text1"/>
          <w:cs/>
        </w:rPr>
        <w:t>จัดการกำหนดการสำหรับแบบประเมิน (</w:t>
      </w:r>
      <w:r w:rsidR="001B0133">
        <w:rPr>
          <w:rFonts w:eastAsia="Times New Roman" w:hint="cs"/>
          <w:color w:val="000000" w:themeColor="text1"/>
          <w:cs/>
        </w:rPr>
        <w:t>ต่อ</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0"/>
        <w:gridCol w:w="2127"/>
        <w:gridCol w:w="929"/>
        <w:gridCol w:w="735"/>
        <w:gridCol w:w="2333"/>
      </w:tblGrid>
      <w:tr w:rsidR="00A90E4F" w:rsidRPr="007E1804" w:rsidTr="00683CFA">
        <w:tc>
          <w:tcPr>
            <w:tcW w:w="2655" w:type="pct"/>
            <w:gridSpan w:val="3"/>
          </w:tcPr>
          <w:p w:rsidR="00D97B59" w:rsidRPr="007E1804" w:rsidRDefault="00D97B59" w:rsidP="00683CFA">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จัดการกำหนดการสำหรับแบบประเมิน</w:t>
            </w:r>
          </w:p>
        </w:tc>
        <w:tc>
          <w:tcPr>
            <w:tcW w:w="976" w:type="pct"/>
            <w:gridSpan w:val="2"/>
            <w:vAlign w:val="center"/>
          </w:tcPr>
          <w:p w:rsidR="00D97B59" w:rsidRPr="007E1804" w:rsidRDefault="00D97B59" w:rsidP="00683CFA">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w:t>
            </w:r>
          </w:p>
        </w:tc>
        <w:tc>
          <w:tcPr>
            <w:tcW w:w="1369" w:type="pct"/>
            <w:vAlign w:val="center"/>
          </w:tcPr>
          <w:p w:rsidR="00D97B59" w:rsidRPr="007E1804" w:rsidRDefault="00D97B59" w:rsidP="00683CFA">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533C4B">
        <w:trPr>
          <w:trHeight w:val="332"/>
        </w:trPr>
        <w:tc>
          <w:tcPr>
            <w:tcW w:w="1407" w:type="pct"/>
            <w:gridSpan w:val="2"/>
            <w:tcBorders>
              <w:bottom w:val="single" w:sz="4" w:space="0" w:color="auto"/>
            </w:tcBorders>
          </w:tcPr>
          <w:p w:rsidR="00D97B59" w:rsidRPr="007E1804" w:rsidRDefault="00D97B59"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D97B59" w:rsidRPr="007E1804" w:rsidRDefault="00D97B59"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D97B59" w:rsidRPr="007E1804" w:rsidRDefault="00D97B59" w:rsidP="00683CFA">
            <w:pPr>
              <w:jc w:val="center"/>
              <w:rPr>
                <w:color w:val="000000" w:themeColor="text1"/>
                <w:cs/>
              </w:rPr>
            </w:pPr>
            <w:r w:rsidRPr="007E1804">
              <w:rPr>
                <w:color w:val="000000" w:themeColor="text1"/>
                <w:cs/>
              </w:rPr>
              <w:t>ระบบ</w:t>
            </w:r>
          </w:p>
        </w:tc>
      </w:tr>
      <w:tr w:rsidR="00533C4B" w:rsidRPr="007E1804" w:rsidTr="00533C4B">
        <w:trPr>
          <w:trHeight w:val="1043"/>
        </w:trPr>
        <w:tc>
          <w:tcPr>
            <w:tcW w:w="1407" w:type="pct"/>
            <w:gridSpan w:val="2"/>
            <w:tcBorders>
              <w:bottom w:val="nil"/>
            </w:tcBorders>
          </w:tcPr>
          <w:p w:rsidR="00533C4B" w:rsidRPr="007E1804" w:rsidRDefault="00533C4B" w:rsidP="00533C4B">
            <w:pPr>
              <w:rPr>
                <w:color w:val="000000" w:themeColor="text1"/>
                <w:cs/>
              </w:rPr>
            </w:pPr>
          </w:p>
        </w:tc>
        <w:tc>
          <w:tcPr>
            <w:tcW w:w="1793" w:type="pct"/>
            <w:gridSpan w:val="2"/>
            <w:tcBorders>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ผู้ใช้งานต้องเข้าสู่ระบบ</w:t>
            </w:r>
          </w:p>
        </w:tc>
        <w:tc>
          <w:tcPr>
            <w:tcW w:w="1800" w:type="pct"/>
            <w:gridSpan w:val="2"/>
            <w:tcBorders>
              <w:bottom w:val="nil"/>
            </w:tcBorders>
          </w:tcPr>
          <w:p w:rsidR="00533C4B" w:rsidRPr="007E1804" w:rsidRDefault="00533C4B" w:rsidP="00533C4B">
            <w:pPr>
              <w:pStyle w:val="a7"/>
              <w:ind w:left="0"/>
              <w:rPr>
                <w:rFonts w:cs="TH SarabunPSK"/>
                <w:color w:val="000000" w:themeColor="text1"/>
                <w:szCs w:val="32"/>
              </w:rPr>
            </w:pPr>
          </w:p>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ระบบแสดงหน้าจอให้ผู้ใช้งานลงชื่อเข้าสู่ระบบ</w:t>
            </w:r>
          </w:p>
        </w:tc>
      </w:tr>
      <w:tr w:rsidR="00533C4B" w:rsidRPr="007E1804" w:rsidTr="00533C4B">
        <w:trPr>
          <w:trHeight w:val="1043"/>
        </w:trPr>
        <w:tc>
          <w:tcPr>
            <w:tcW w:w="1407" w:type="pct"/>
            <w:gridSpan w:val="2"/>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3. ผู้ใช้งาน</w:t>
            </w:r>
            <w:r>
              <w:rPr>
                <w:rFonts w:cs="TH SarabunPSK" w:hint="cs"/>
                <w:color w:val="000000" w:themeColor="text1"/>
                <w:szCs w:val="32"/>
                <w:cs/>
              </w:rPr>
              <w:t>ทำการ</w:t>
            </w:r>
            <w:r w:rsidRPr="007E1804">
              <w:rPr>
                <w:rFonts w:cs="TH SarabunPSK"/>
                <w:color w:val="000000" w:themeColor="text1"/>
                <w:szCs w:val="32"/>
                <w:cs/>
              </w:rPr>
              <w:t xml:space="preserve">กรอกข้อมูล </w:t>
            </w:r>
            <w:r w:rsidRPr="007E1804">
              <w:rPr>
                <w:rFonts w:cs="TH SarabunPSK"/>
                <w:color w:val="000000" w:themeColor="text1"/>
                <w:szCs w:val="32"/>
              </w:rPr>
              <w:t>Username</w:t>
            </w:r>
            <w:r w:rsidRPr="007E1804">
              <w:rPr>
                <w:rFonts w:cs="TH SarabunPSK"/>
                <w:color w:val="000000" w:themeColor="text1"/>
                <w:szCs w:val="32"/>
                <w:cs/>
              </w:rPr>
              <w:t xml:space="preserve"> และ</w:t>
            </w:r>
            <w:r>
              <w:rPr>
                <w:rFonts w:cs="TH SarabunPSK" w:hint="cs"/>
                <w:color w:val="000000" w:themeColor="text1"/>
                <w:szCs w:val="32"/>
                <w:cs/>
              </w:rPr>
              <w:t xml:space="preserve"> </w:t>
            </w:r>
            <w:r w:rsidRPr="007E1804">
              <w:rPr>
                <w:rFonts w:cs="TH SarabunPSK"/>
                <w:color w:val="000000" w:themeColor="text1"/>
                <w:szCs w:val="32"/>
              </w:rPr>
              <w:t xml:space="preserve">Password </w:t>
            </w:r>
            <w:r w:rsidRPr="007E1804">
              <w:rPr>
                <w:rFonts w:cs="TH SarabunPSK"/>
                <w:color w:val="000000" w:themeColor="text1"/>
                <w:szCs w:val="32"/>
                <w:cs/>
              </w:rPr>
              <w:t>เพื่อลงชื่อเข้าใช้งานระบบ</w:t>
            </w: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rPr>
            </w:pPr>
          </w:p>
        </w:tc>
      </w:tr>
      <w:tr w:rsidR="00533C4B" w:rsidRPr="007E1804" w:rsidTr="001B0133">
        <w:trPr>
          <w:trHeight w:val="1043"/>
        </w:trPr>
        <w:tc>
          <w:tcPr>
            <w:tcW w:w="1407" w:type="pct"/>
            <w:gridSpan w:val="2"/>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rPr>
            </w:pPr>
            <w:r w:rsidRPr="007E1804">
              <w:rPr>
                <w:rFonts w:cs="TH SarabunPSK"/>
                <w:color w:val="000000" w:themeColor="text1"/>
                <w:szCs w:val="32"/>
                <w:cs/>
              </w:rPr>
              <w:t>4. ระบบแสดงเมนูที่ผู้ใช้งานสามารถเข้าใช้งานได้</w:t>
            </w:r>
          </w:p>
        </w:tc>
      </w:tr>
      <w:tr w:rsidR="00533C4B" w:rsidRPr="007E1804" w:rsidTr="001B0133">
        <w:trPr>
          <w:trHeight w:val="1043"/>
        </w:trPr>
        <w:tc>
          <w:tcPr>
            <w:tcW w:w="1407" w:type="pct"/>
            <w:gridSpan w:val="2"/>
            <w:vMerge w:val="restart"/>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5. ผู้ใช้งานกดเลือกเมนู</w:t>
            </w:r>
            <w:r w:rsidRPr="007E1804">
              <w:rPr>
                <w:rFonts w:eastAsia="Times New Roman" w:cs="TH SarabunPSK"/>
                <w:color w:val="000000" w:themeColor="text1"/>
                <w:szCs w:val="32"/>
                <w:cs/>
              </w:rPr>
              <w:t>จัดการกำหนดการสำหรับแบบประเมิน</w:t>
            </w: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p>
        </w:tc>
      </w:tr>
      <w:tr w:rsidR="00533C4B" w:rsidRPr="007E1804" w:rsidTr="001B0133">
        <w:trPr>
          <w:trHeight w:val="935"/>
        </w:trPr>
        <w:tc>
          <w:tcPr>
            <w:tcW w:w="1407" w:type="pct"/>
            <w:gridSpan w:val="2"/>
            <w:vMerge/>
            <w:tcBorders>
              <w:top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6.ระบบแสดงตารางข้อมูล</w:t>
            </w:r>
            <w:r w:rsidRPr="007E1804">
              <w:rPr>
                <w:rFonts w:eastAsia="Times New Roman" w:cs="TH SarabunPSK"/>
                <w:color w:val="000000" w:themeColor="text1"/>
                <w:szCs w:val="32"/>
                <w:cs/>
              </w:rPr>
              <w:t>กำหนดการ</w:t>
            </w:r>
            <w:r w:rsidRPr="007E1804">
              <w:rPr>
                <w:rFonts w:cs="TH SarabunPSK"/>
                <w:color w:val="000000" w:themeColor="text1"/>
                <w:szCs w:val="32"/>
                <w:cs/>
              </w:rPr>
              <w:t>สำหรับแบบประเมิน</w:t>
            </w:r>
          </w:p>
        </w:tc>
      </w:tr>
      <w:tr w:rsidR="00533C4B" w:rsidRPr="007E1804" w:rsidTr="00683CFA">
        <w:trPr>
          <w:trHeight w:val="431"/>
        </w:trPr>
        <w:tc>
          <w:tcPr>
            <w:tcW w:w="1401" w:type="pct"/>
          </w:tcPr>
          <w:p w:rsidR="00533C4B" w:rsidRPr="007E1804" w:rsidRDefault="00533C4B" w:rsidP="00533C4B">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533C4B" w:rsidRPr="007E1804" w:rsidRDefault="00533C4B" w:rsidP="00533C4B">
            <w:pPr>
              <w:rPr>
                <w:color w:val="000000" w:themeColor="text1"/>
                <w:cs/>
              </w:rPr>
            </w:pPr>
            <w:r w:rsidRPr="007E1804">
              <w:rPr>
                <w:color w:val="000000" w:themeColor="text1"/>
                <w:cs/>
              </w:rPr>
              <w:t>-</w:t>
            </w:r>
          </w:p>
        </w:tc>
      </w:tr>
    </w:tbl>
    <w:p w:rsidR="00987161" w:rsidRDefault="00987161" w:rsidP="00987161">
      <w:pPr>
        <w:pStyle w:val="af0"/>
        <w:spacing w:before="160"/>
        <w:ind w:firstLine="720"/>
        <w:rPr>
          <w:rFonts w:eastAsia="Times New Roman"/>
          <w:color w:val="000000" w:themeColor="text1"/>
        </w:rPr>
      </w:pPr>
      <w:r w:rsidRPr="007E1804">
        <w:rPr>
          <w:color w:val="000000" w:themeColor="text1"/>
          <w:cs/>
        </w:rPr>
        <w:t>และส่วนการ</w:t>
      </w:r>
      <w:r w:rsidRPr="007E1804">
        <w:rPr>
          <w:rFonts w:eastAsia="Times New Roman"/>
          <w:color w:val="000000" w:themeColor="text1"/>
          <w:cs/>
        </w:rPr>
        <w:t>จัดการกำหนดการสำหรับแบบประเมิน</w:t>
      </w:r>
      <w:r w:rsidRPr="007E1804">
        <w:rPr>
          <w:rFonts w:eastAsia="Times New Roman"/>
          <w:color w:val="000000" w:themeColor="text1"/>
        </w:rPr>
        <w:t xml:space="preserve"> </w:t>
      </w:r>
      <w:r w:rsidRPr="007E1804">
        <w:rPr>
          <w:rFonts w:eastAsia="Times New Roman"/>
          <w:color w:val="000000" w:themeColor="text1"/>
          <w:cs/>
        </w:rPr>
        <w:t xml:space="preserve">จะสามารถดูรายละเอียดกำหนดการสำหรับแบบประเมินได้ ซึ่งจะประกอบไปด้วย </w:t>
      </w:r>
      <w:r w:rsidRPr="007E1804">
        <w:rPr>
          <w:color w:val="000000" w:themeColor="text1"/>
          <w:cs/>
        </w:rPr>
        <w:t>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w:t>
      </w:r>
      <w:r w:rsidRPr="007E1804">
        <w:rPr>
          <w:rFonts w:eastAsia="Times New Roman"/>
          <w:color w:val="000000" w:themeColor="text1"/>
          <w:cs/>
        </w:rPr>
        <w:t xml:space="preserve"> โดยมีรายละเอียดการทำงานแสดงดังตารางที่ 3-</w:t>
      </w:r>
      <w:r w:rsidRPr="007E1804">
        <w:rPr>
          <w:rFonts w:eastAsia="Times New Roman"/>
          <w:color w:val="000000" w:themeColor="text1"/>
        </w:rPr>
        <w:t>11</w:t>
      </w:r>
    </w:p>
    <w:p w:rsidR="001B0133" w:rsidRDefault="001B0133" w:rsidP="00987161">
      <w:pPr>
        <w:pStyle w:val="af0"/>
        <w:spacing w:before="160"/>
        <w:ind w:firstLine="720"/>
        <w:rPr>
          <w:rFonts w:eastAsia="Times New Roman"/>
          <w:color w:val="000000" w:themeColor="text1"/>
        </w:rPr>
      </w:pPr>
    </w:p>
    <w:p w:rsidR="001B0133" w:rsidRDefault="001B0133" w:rsidP="00987161">
      <w:pPr>
        <w:pStyle w:val="af0"/>
        <w:spacing w:before="160"/>
        <w:ind w:firstLine="720"/>
        <w:rPr>
          <w:rFonts w:eastAsia="Times New Roman"/>
          <w:color w:val="000000" w:themeColor="text1"/>
        </w:rPr>
      </w:pPr>
    </w:p>
    <w:p w:rsidR="001B0133" w:rsidRPr="007E1804" w:rsidRDefault="001B0133" w:rsidP="00987161">
      <w:pPr>
        <w:pStyle w:val="af0"/>
        <w:spacing w:before="160"/>
        <w:ind w:firstLine="720"/>
        <w:rPr>
          <w:rFonts w:eastAsia="Times New Roman"/>
          <w:color w:val="000000" w:themeColor="text1"/>
        </w:rPr>
      </w:pPr>
    </w:p>
    <w:p w:rsidR="00E267DF" w:rsidRPr="007E1804" w:rsidRDefault="00E267DF" w:rsidP="00E267DF">
      <w:pPr>
        <w:pStyle w:val="af0"/>
        <w:spacing w:before="160"/>
        <w:rPr>
          <w:rFonts w:eastAsia="Times New Roman"/>
          <w:color w:val="000000" w:themeColor="text1"/>
        </w:rPr>
      </w:pPr>
      <w:bookmarkStart w:id="115" w:name="_Toc515231941"/>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533C4B">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533C4B">
        <w:rPr>
          <w:noProof/>
          <w:color w:val="000000" w:themeColor="text1"/>
        </w:rPr>
        <w:t>11</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3-1</w:t>
      </w:r>
      <w:r w:rsidRPr="007E1804">
        <w:rPr>
          <w:rFonts w:eastAsia="Times New Roman"/>
          <w:color w:val="000000" w:themeColor="text1"/>
        </w:rPr>
        <w:t xml:space="preserve"> </w:t>
      </w:r>
      <w:r w:rsidRPr="007E1804">
        <w:rPr>
          <w:rFonts w:eastAsia="Times New Roman"/>
          <w:color w:val="000000" w:themeColor="text1"/>
          <w:cs/>
        </w:rPr>
        <w:t>ดูกำหนดการสำหรับแบบประเมิน</w:t>
      </w:r>
      <w:bookmarkEnd w:id="115"/>
    </w:p>
    <w:tbl>
      <w:tblPr>
        <w:tblStyle w:val="af"/>
        <w:tblW w:w="5000" w:type="pct"/>
        <w:tblLayout w:type="fixed"/>
        <w:tblLook w:val="04A0" w:firstRow="1" w:lastRow="0" w:firstColumn="1" w:lastColumn="0" w:noHBand="0" w:noVBand="1"/>
      </w:tblPr>
      <w:tblGrid>
        <w:gridCol w:w="2388"/>
        <w:gridCol w:w="10"/>
        <w:gridCol w:w="1941"/>
        <w:gridCol w:w="1115"/>
        <w:gridCol w:w="643"/>
        <w:gridCol w:w="2425"/>
      </w:tblGrid>
      <w:tr w:rsidR="00A90E4F" w:rsidRPr="007E1804" w:rsidTr="00CF6CFF">
        <w:tc>
          <w:tcPr>
            <w:tcW w:w="2546" w:type="pct"/>
            <w:gridSpan w:val="3"/>
            <w:vAlign w:val="center"/>
          </w:tcPr>
          <w:p w:rsidR="00CF6CFF" w:rsidRPr="007E1804" w:rsidRDefault="00CF6CFF" w:rsidP="00CF6CFF">
            <w:pPr>
              <w:pStyle w:val="a7"/>
              <w:ind w:left="0"/>
              <w:jc w:val="left"/>
              <w:rPr>
                <w:rFonts w:cs="TH SarabunPSK"/>
                <w:color w:val="000000" w:themeColor="text1"/>
                <w:szCs w:val="32"/>
                <w:cs/>
              </w:rPr>
            </w:pPr>
            <w:r w:rsidRPr="007E1804">
              <w:rPr>
                <w:rFonts w:cs="TH SarabunPSK"/>
                <w:color w:val="000000" w:themeColor="text1"/>
                <w:szCs w:val="32"/>
                <w:cs/>
              </w:rPr>
              <w:lastRenderedPageBreak/>
              <w:t xml:space="preserve">ชื่อยูสเคส : </w:t>
            </w:r>
            <w:r w:rsidRPr="007E1804">
              <w:rPr>
                <w:rFonts w:eastAsia="Times New Roman" w:cs="TH SarabunPSK"/>
                <w:color w:val="000000" w:themeColor="text1"/>
                <w:szCs w:val="32"/>
                <w:cs/>
              </w:rPr>
              <w:t>ดู</w:t>
            </w:r>
            <w:r w:rsidRPr="007E1804">
              <w:rPr>
                <w:rFonts w:cs="TH SarabunPSK"/>
                <w:color w:val="000000" w:themeColor="text1"/>
                <w:szCs w:val="32"/>
                <w:cs/>
              </w:rPr>
              <w:t>กำหนดการสำหรับแบบประเมิน</w:t>
            </w:r>
          </w:p>
        </w:tc>
        <w:tc>
          <w:tcPr>
            <w:tcW w:w="1031" w:type="pct"/>
            <w:gridSpan w:val="2"/>
            <w:vAlign w:val="center"/>
          </w:tcPr>
          <w:p w:rsidR="00CF6CFF" w:rsidRPr="007E1804" w:rsidRDefault="00CF6CFF" w:rsidP="00CF6CFF">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3-1</w:t>
            </w:r>
          </w:p>
        </w:tc>
        <w:tc>
          <w:tcPr>
            <w:tcW w:w="1423" w:type="pct"/>
            <w:vAlign w:val="center"/>
          </w:tcPr>
          <w:p w:rsidR="00CF6CFF" w:rsidRPr="007E1804" w:rsidRDefault="00CF6CFF" w:rsidP="00CF6CFF">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CF6CFF">
        <w:tc>
          <w:tcPr>
            <w:tcW w:w="2546" w:type="pct"/>
            <w:gridSpan w:val="3"/>
            <w:vAlign w:val="center"/>
          </w:tcPr>
          <w:p w:rsidR="00CF6CFF" w:rsidRPr="007E1804" w:rsidRDefault="00CF6CFF" w:rsidP="00CF6CFF">
            <w:pPr>
              <w:pStyle w:val="a7"/>
              <w:ind w:left="0"/>
              <w:jc w:val="left"/>
              <w:rPr>
                <w:rFonts w:cs="TH SarabunPSK"/>
                <w:color w:val="000000" w:themeColor="text1"/>
                <w:szCs w:val="32"/>
                <w:cs/>
              </w:rPr>
            </w:pPr>
            <w:r w:rsidRPr="007E1804">
              <w:rPr>
                <w:rFonts w:cs="TH SarabunPSK"/>
                <w:color w:val="000000" w:themeColor="text1"/>
                <w:szCs w:val="32"/>
                <w:cs/>
              </w:rPr>
              <w:t>ผู้กระทำหลัก : เจ้าหน้าที่</w:t>
            </w:r>
            <w:r w:rsidR="00262CE5">
              <w:rPr>
                <w:rFonts w:cs="TH SarabunPSK" w:hint="cs"/>
                <w:color w:val="000000" w:themeColor="text1"/>
                <w:szCs w:val="32"/>
                <w:cs/>
              </w:rPr>
              <w:t>ดูแลระบบ</w:t>
            </w:r>
          </w:p>
        </w:tc>
        <w:tc>
          <w:tcPr>
            <w:tcW w:w="2454" w:type="pct"/>
            <w:gridSpan w:val="3"/>
            <w:vAlign w:val="center"/>
          </w:tcPr>
          <w:p w:rsidR="00CF6CFF" w:rsidRPr="007E1804" w:rsidRDefault="00CF6CFF" w:rsidP="00CF6CFF">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6"/>
          </w:tcPr>
          <w:p w:rsidR="00CF6CFF" w:rsidRPr="007E1804" w:rsidRDefault="00CF6CFF" w:rsidP="00CF6CFF">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262CE5">
              <w:rPr>
                <w:rFonts w:cs="TH SarabunPSK" w:hint="cs"/>
                <w:color w:val="000000" w:themeColor="text1"/>
                <w:szCs w:val="32"/>
                <w:cs/>
              </w:rPr>
              <w:t>ดูแลระบบ</w:t>
            </w:r>
          </w:p>
        </w:tc>
      </w:tr>
      <w:tr w:rsidR="00A90E4F" w:rsidRPr="007E1804" w:rsidTr="00683CFA">
        <w:tc>
          <w:tcPr>
            <w:tcW w:w="5000" w:type="pct"/>
            <w:gridSpan w:val="6"/>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262CE5">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จะมีการจัดการกำหนดการสำหรับแบบประเมินที่จะไปใช้ในการประเมินผลในด้านสมรรถนะ โดยเป็นการดูข้อมูลกำหนดการสำหรับแบบประเมินประกอบไปด้วย</w:t>
            </w:r>
            <w:r w:rsidRPr="007E1804">
              <w:rPr>
                <w:rFonts w:cs="TH SarabunPSK"/>
                <w:color w:val="000000" w:themeColor="text1"/>
                <w:szCs w:val="32"/>
              </w:rPr>
              <w:t xml:space="preserve"> </w:t>
            </w:r>
            <w:r w:rsidRPr="007E1804">
              <w:rPr>
                <w:rFonts w:cs="TH SarabunPSK"/>
                <w:color w:val="000000" w:themeColor="text1"/>
                <w:szCs w:val="32"/>
                <w:cs/>
              </w:rPr>
              <w:t xml:space="preserve">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 </w:t>
            </w:r>
          </w:p>
        </w:tc>
      </w:tr>
      <w:tr w:rsidR="00A90E4F" w:rsidRPr="007E1804" w:rsidTr="00683CFA">
        <w:tc>
          <w:tcPr>
            <w:tcW w:w="5000" w:type="pct"/>
            <w:gridSpan w:val="6"/>
          </w:tcPr>
          <w:p w:rsidR="00CF6CFF" w:rsidRPr="007E1804" w:rsidRDefault="00CF6CFF" w:rsidP="00CF6CFF">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sidR="00262CE5">
              <w:rPr>
                <w:rFonts w:cs="TH SarabunPSK" w:hint="cs"/>
                <w:color w:val="000000" w:themeColor="text1"/>
                <w:szCs w:val="32"/>
                <w:cs/>
              </w:rPr>
              <w:t>ดูแลระบบ</w:t>
            </w:r>
            <w:r w:rsidRPr="007E1804">
              <w:rPr>
                <w:rFonts w:cs="TH SarabunPSK"/>
                <w:color w:val="000000" w:themeColor="text1"/>
                <w:szCs w:val="32"/>
                <w:cs/>
              </w:rPr>
              <w:t>ต้องการจัดการกำหนดการสำหรับแบบประเมิน</w:t>
            </w:r>
          </w:p>
          <w:p w:rsidR="00CF6CFF" w:rsidRPr="007E1804" w:rsidRDefault="00CF6CFF" w:rsidP="00CF6CFF">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6"/>
          </w:tcPr>
          <w:p w:rsidR="00CF6CFF" w:rsidRPr="007E1804" w:rsidRDefault="00CF6CFF" w:rsidP="00CF6CFF">
            <w:pPr>
              <w:rPr>
                <w:color w:val="000000" w:themeColor="text1"/>
              </w:rPr>
            </w:pPr>
            <w:r w:rsidRPr="007E1804">
              <w:rPr>
                <w:color w:val="000000" w:themeColor="text1"/>
                <w:cs/>
              </w:rPr>
              <w:t xml:space="preserve">ความสัมพันธ์ </w:t>
            </w:r>
            <w:r w:rsidRPr="007E1804">
              <w:rPr>
                <w:color w:val="000000" w:themeColor="text1"/>
              </w:rPr>
              <w:t>:</w:t>
            </w:r>
          </w:p>
          <w:p w:rsidR="00CF6CFF" w:rsidRPr="007E1804" w:rsidRDefault="00CF6CFF" w:rsidP="00CF6CFF">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3</w:t>
            </w:r>
          </w:p>
          <w:p w:rsidR="00CF6CFF" w:rsidRPr="007E1804" w:rsidRDefault="00CF6CFF" w:rsidP="00CF6CFF">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CF6CFF" w:rsidRPr="007E1804" w:rsidRDefault="00CF6CFF" w:rsidP="00CF6CFF">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CF6CFF" w:rsidRPr="007E1804" w:rsidRDefault="00CF6CFF" w:rsidP="00CF6CFF">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CF6CFF" w:rsidRPr="007E1804" w:rsidRDefault="00CF6CFF" w:rsidP="00CF6CFF">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5"/>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ต้องมีสิทธิ์ในการเข้าถึงเมนูจัดการกำหนดการสำหรับแบบประเมิน</w:t>
            </w:r>
          </w:p>
        </w:tc>
      </w:tr>
      <w:tr w:rsidR="00A90E4F" w:rsidRPr="007E1804" w:rsidTr="00CF6CFF">
        <w:trPr>
          <w:trHeight w:val="449"/>
        </w:trPr>
        <w:tc>
          <w:tcPr>
            <w:tcW w:w="1401" w:type="pct"/>
          </w:tcPr>
          <w:p w:rsidR="00CF6CFF" w:rsidRPr="007E1804" w:rsidRDefault="00CF6CFF" w:rsidP="00CF6CFF">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5"/>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สามารถดูรายละเอียดข้อมูลกำหนดการสำหรับแบบประเมินได้</w:t>
            </w:r>
          </w:p>
        </w:tc>
      </w:tr>
      <w:tr w:rsidR="00533C4B" w:rsidRPr="007E1804" w:rsidTr="004E36B1">
        <w:trPr>
          <w:trHeight w:val="332"/>
        </w:trPr>
        <w:tc>
          <w:tcPr>
            <w:tcW w:w="1407" w:type="pct"/>
            <w:gridSpan w:val="2"/>
            <w:tcBorders>
              <w:bottom w:val="single" w:sz="4" w:space="0" w:color="auto"/>
            </w:tcBorders>
          </w:tcPr>
          <w:p w:rsidR="00533C4B" w:rsidRPr="007E1804" w:rsidRDefault="00533C4B" w:rsidP="004E36B1">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533C4B" w:rsidRPr="007E1804" w:rsidRDefault="00533C4B" w:rsidP="004E36B1">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533C4B" w:rsidRPr="007E1804" w:rsidRDefault="00533C4B" w:rsidP="004E36B1">
            <w:pPr>
              <w:jc w:val="center"/>
              <w:rPr>
                <w:color w:val="000000" w:themeColor="text1"/>
                <w:cs/>
              </w:rPr>
            </w:pPr>
            <w:r w:rsidRPr="007E1804">
              <w:rPr>
                <w:color w:val="000000" w:themeColor="text1"/>
                <w:cs/>
              </w:rPr>
              <w:t>ระบบ</w:t>
            </w:r>
          </w:p>
        </w:tc>
      </w:tr>
      <w:tr w:rsidR="00533C4B" w:rsidRPr="007E1804" w:rsidTr="004E36B1">
        <w:trPr>
          <w:trHeight w:val="1043"/>
        </w:trPr>
        <w:tc>
          <w:tcPr>
            <w:tcW w:w="1407" w:type="pct"/>
            <w:gridSpan w:val="2"/>
            <w:tcBorders>
              <w:bottom w:val="nil"/>
            </w:tcBorders>
          </w:tcPr>
          <w:p w:rsidR="00533C4B" w:rsidRPr="007E1804" w:rsidRDefault="00533C4B" w:rsidP="004E36B1">
            <w:pPr>
              <w:rPr>
                <w:color w:val="000000" w:themeColor="text1"/>
                <w:cs/>
              </w:rPr>
            </w:pPr>
          </w:p>
        </w:tc>
        <w:tc>
          <w:tcPr>
            <w:tcW w:w="1793" w:type="pct"/>
            <w:gridSpan w:val="2"/>
            <w:tcBorders>
              <w:bottom w:val="nil"/>
            </w:tcBorders>
          </w:tcPr>
          <w:p w:rsidR="00533C4B" w:rsidRPr="007E1804" w:rsidRDefault="00533C4B" w:rsidP="004E36B1">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ผู้ใช้งานเลือกเมนูจัดการกำหนดการสำหรับแบบประเมิน</w:t>
            </w:r>
          </w:p>
        </w:tc>
        <w:tc>
          <w:tcPr>
            <w:tcW w:w="1800" w:type="pct"/>
            <w:gridSpan w:val="2"/>
            <w:tcBorders>
              <w:bottom w:val="nil"/>
            </w:tcBorders>
          </w:tcPr>
          <w:p w:rsidR="00533C4B" w:rsidRPr="007E1804" w:rsidRDefault="00533C4B" w:rsidP="004E36B1">
            <w:pPr>
              <w:pStyle w:val="a7"/>
              <w:ind w:left="0"/>
              <w:rPr>
                <w:rFonts w:cs="TH SarabunPSK"/>
                <w:color w:val="000000" w:themeColor="text1"/>
                <w:szCs w:val="32"/>
              </w:rPr>
            </w:pPr>
          </w:p>
          <w:p w:rsidR="00533C4B" w:rsidRPr="007E1804" w:rsidRDefault="00533C4B" w:rsidP="004E36B1">
            <w:pPr>
              <w:pStyle w:val="a7"/>
              <w:ind w:left="0"/>
              <w:rPr>
                <w:rFonts w:cs="TH SarabunPSK"/>
                <w:color w:val="000000" w:themeColor="text1"/>
                <w:szCs w:val="32"/>
              </w:rPr>
            </w:pPr>
          </w:p>
          <w:p w:rsidR="00533C4B" w:rsidRPr="007E1804" w:rsidRDefault="00533C4B" w:rsidP="004E36B1">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ระบบแสดงข้อมูลกำหนดการสำหรับแบบประเมิน</w:t>
            </w:r>
          </w:p>
        </w:tc>
      </w:tr>
      <w:tr w:rsidR="00533C4B" w:rsidRPr="007E1804" w:rsidTr="004E36B1">
        <w:trPr>
          <w:trHeight w:val="431"/>
        </w:trPr>
        <w:tc>
          <w:tcPr>
            <w:tcW w:w="1401" w:type="pct"/>
          </w:tcPr>
          <w:p w:rsidR="00533C4B" w:rsidRPr="007E1804" w:rsidRDefault="00533C4B" w:rsidP="004E36B1">
            <w:pPr>
              <w:rPr>
                <w:color w:val="000000" w:themeColor="text1"/>
              </w:rPr>
            </w:pPr>
            <w:r w:rsidRPr="007E1804">
              <w:rPr>
                <w:color w:val="000000" w:themeColor="text1"/>
                <w:cs/>
              </w:rPr>
              <w:lastRenderedPageBreak/>
              <w:t>เงื่อนไขการทำงานพิเศษ</w:t>
            </w:r>
            <w:r w:rsidRPr="007E1804">
              <w:rPr>
                <w:color w:val="000000" w:themeColor="text1"/>
              </w:rPr>
              <w:t xml:space="preserve"> :</w:t>
            </w:r>
          </w:p>
        </w:tc>
        <w:tc>
          <w:tcPr>
            <w:tcW w:w="3599" w:type="pct"/>
            <w:gridSpan w:val="5"/>
          </w:tcPr>
          <w:p w:rsidR="00533C4B" w:rsidRPr="007E1804" w:rsidRDefault="00533C4B" w:rsidP="004E36B1">
            <w:pPr>
              <w:rPr>
                <w:color w:val="000000" w:themeColor="text1"/>
                <w:cs/>
              </w:rPr>
            </w:pPr>
            <w:r w:rsidRPr="007E1804">
              <w:rPr>
                <w:color w:val="000000" w:themeColor="text1"/>
                <w:cs/>
              </w:rPr>
              <w:t>-</w:t>
            </w:r>
          </w:p>
        </w:tc>
      </w:tr>
    </w:tbl>
    <w:p w:rsidR="00B84BBA" w:rsidRPr="007E1804" w:rsidRDefault="006F7ECB" w:rsidP="00CF6CFF">
      <w:pPr>
        <w:pStyle w:val="af0"/>
        <w:spacing w:before="160"/>
        <w:ind w:firstLine="720"/>
        <w:rPr>
          <w:color w:val="000000" w:themeColor="text1"/>
        </w:rPr>
      </w:pPr>
      <w:r w:rsidRPr="007E1804">
        <w:rPr>
          <w:color w:val="000000" w:themeColor="text1"/>
          <w:cs/>
        </w:rPr>
        <w:t>และส่วนการ</w:t>
      </w:r>
      <w:r w:rsidRPr="007E1804">
        <w:rPr>
          <w:rFonts w:eastAsia="Times New Roman"/>
          <w:color w:val="000000" w:themeColor="text1"/>
          <w:cs/>
        </w:rPr>
        <w:t>จัดการกำหนดการสำหรับแบบประเมิน</w:t>
      </w:r>
      <w:r w:rsidRPr="007E1804">
        <w:rPr>
          <w:rFonts w:eastAsia="Times New Roman"/>
          <w:color w:val="000000" w:themeColor="text1"/>
        </w:rPr>
        <w:t xml:space="preserve"> </w:t>
      </w:r>
      <w:r w:rsidRPr="007E1804">
        <w:rPr>
          <w:rFonts w:eastAsia="Times New Roman"/>
          <w:color w:val="000000" w:themeColor="text1"/>
          <w:cs/>
        </w:rPr>
        <w:t>จะสามารถเพิ่ม แก้ไข</w:t>
      </w:r>
      <w:r w:rsidR="00262CE5">
        <w:rPr>
          <w:rFonts w:eastAsia="Times New Roman" w:hint="cs"/>
          <w:color w:val="000000" w:themeColor="text1"/>
          <w:cs/>
        </w:rPr>
        <w:t xml:space="preserve"> </w:t>
      </w:r>
      <w:r w:rsidRPr="007E1804">
        <w:rPr>
          <w:rFonts w:eastAsia="Times New Roman"/>
          <w:color w:val="000000" w:themeColor="text1"/>
          <w:cs/>
        </w:rPr>
        <w:t xml:space="preserve">และลบรายละเอียดกำหนดการสำหรับแบบประเมินได้ จะประกอบไปด้วย </w:t>
      </w:r>
      <w:r w:rsidRPr="007E1804">
        <w:rPr>
          <w:color w:val="000000" w:themeColor="text1"/>
          <w:cs/>
        </w:rPr>
        <w:t xml:space="preserve">แบบประเมิน ปีงบประมาณ </w:t>
      </w:r>
      <w:r w:rsidR="00CF6CFF" w:rsidRPr="007E1804">
        <w:rPr>
          <w:color w:val="000000" w:themeColor="text1"/>
          <w:cs/>
        </w:rPr>
        <w:t xml:space="preserve">             </w:t>
      </w:r>
      <w:r w:rsidRPr="007E1804">
        <w:rPr>
          <w:color w:val="000000" w:themeColor="text1"/>
          <w:cs/>
        </w:rPr>
        <w:t>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w:t>
      </w:r>
      <w:r w:rsidRPr="007E1804">
        <w:rPr>
          <w:rFonts w:eastAsia="Times New Roman"/>
          <w:color w:val="000000" w:themeColor="text1"/>
          <w:cs/>
        </w:rPr>
        <w:t xml:space="preserve"> โดยมีรายละเอียด</w:t>
      </w:r>
      <w:r w:rsidR="00CF6CFF" w:rsidRPr="007E1804">
        <w:rPr>
          <w:rFonts w:eastAsia="Times New Roman"/>
          <w:color w:val="000000" w:themeColor="text1"/>
          <w:cs/>
        </w:rPr>
        <w:t>ขั้นตอน</w:t>
      </w:r>
      <w:r w:rsidRPr="007E1804">
        <w:rPr>
          <w:rFonts w:eastAsia="Times New Roman"/>
          <w:color w:val="000000" w:themeColor="text1"/>
          <w:cs/>
        </w:rPr>
        <w:t>การทำงานแสดงดังตารางที่</w:t>
      </w:r>
      <w:r w:rsidRPr="007E1804">
        <w:rPr>
          <w:rFonts w:eastAsia="Times New Roman"/>
          <w:color w:val="000000" w:themeColor="text1"/>
        </w:rPr>
        <w:t xml:space="preserve"> 3-12 </w:t>
      </w:r>
      <w:r w:rsidRPr="007E1804">
        <w:rPr>
          <w:rFonts w:eastAsia="Times New Roman"/>
          <w:color w:val="000000" w:themeColor="text1"/>
          <w:cs/>
        </w:rPr>
        <w:t>ถึงตารางที่ 3-14</w:t>
      </w:r>
    </w:p>
    <w:p w:rsidR="00924BCE" w:rsidRPr="007E1804" w:rsidRDefault="00924BCE" w:rsidP="00924BCE">
      <w:pPr>
        <w:pStyle w:val="af0"/>
        <w:spacing w:before="160"/>
        <w:rPr>
          <w:rFonts w:eastAsia="Times New Roman"/>
          <w:color w:val="000000" w:themeColor="text1"/>
        </w:rPr>
      </w:pPr>
      <w:bookmarkStart w:id="116" w:name="_Toc515231942"/>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12</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3-2</w:t>
      </w:r>
      <w:r w:rsidRPr="007E1804">
        <w:rPr>
          <w:rFonts w:eastAsia="Times New Roman"/>
          <w:color w:val="000000" w:themeColor="text1"/>
        </w:rPr>
        <w:t xml:space="preserve"> </w:t>
      </w:r>
      <w:r w:rsidRPr="007E1804">
        <w:rPr>
          <w:rFonts w:eastAsia="Times New Roman"/>
          <w:color w:val="000000" w:themeColor="text1"/>
          <w:cs/>
        </w:rPr>
        <w:t>เพิ่มกำหนดการสำหรับแบบประเมิน</w:t>
      </w:r>
      <w:bookmarkEnd w:id="116"/>
    </w:p>
    <w:tbl>
      <w:tblPr>
        <w:tblStyle w:val="af"/>
        <w:tblW w:w="5000" w:type="pct"/>
        <w:tblLayout w:type="fixed"/>
        <w:tblLook w:val="04A0" w:firstRow="1" w:lastRow="0" w:firstColumn="1" w:lastColumn="0" w:noHBand="0" w:noVBand="1"/>
      </w:tblPr>
      <w:tblGrid>
        <w:gridCol w:w="2492"/>
        <w:gridCol w:w="1848"/>
        <w:gridCol w:w="1757"/>
        <w:gridCol w:w="2425"/>
      </w:tblGrid>
      <w:tr w:rsidR="00A90E4F" w:rsidRPr="007E1804" w:rsidTr="003F3065">
        <w:tc>
          <w:tcPr>
            <w:tcW w:w="2546" w:type="pct"/>
            <w:gridSpan w:val="2"/>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ชื่อยูสเคส : เพิ่มกำหนดการสำหรับแบบประเมิน</w:t>
            </w:r>
          </w:p>
        </w:tc>
        <w:tc>
          <w:tcPr>
            <w:tcW w:w="1031" w:type="pct"/>
            <w:vAlign w:val="center"/>
          </w:tcPr>
          <w:p w:rsidR="00CF6CFF" w:rsidRPr="007E1804" w:rsidRDefault="00CF6CFF"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3-2</w:t>
            </w:r>
          </w:p>
        </w:tc>
        <w:tc>
          <w:tcPr>
            <w:tcW w:w="1423" w:type="pct"/>
            <w:vAlign w:val="center"/>
          </w:tcPr>
          <w:p w:rsidR="00CF6CFF" w:rsidRPr="007E1804" w:rsidRDefault="00CF6CFF" w:rsidP="00CF6CFF">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546" w:type="pct"/>
            <w:gridSpan w:val="2"/>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262CE5">
              <w:rPr>
                <w:rFonts w:cs="TH SarabunPSK" w:hint="cs"/>
                <w:color w:val="000000" w:themeColor="text1"/>
                <w:szCs w:val="32"/>
                <w:cs/>
              </w:rPr>
              <w:t>ดูแลระบบ</w:t>
            </w:r>
          </w:p>
        </w:tc>
        <w:tc>
          <w:tcPr>
            <w:tcW w:w="2454" w:type="pct"/>
            <w:gridSpan w:val="2"/>
            <w:vAlign w:val="center"/>
          </w:tcPr>
          <w:p w:rsidR="00CF6CFF" w:rsidRPr="007E1804" w:rsidRDefault="00CF6CFF"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4"/>
          </w:tcPr>
          <w:p w:rsidR="00CF6CFF" w:rsidRPr="007E1804" w:rsidRDefault="00CF6CFF" w:rsidP="00CF6CFF">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262CE5">
              <w:rPr>
                <w:rFonts w:cs="TH SarabunPSK" w:hint="cs"/>
                <w:color w:val="000000" w:themeColor="text1"/>
                <w:szCs w:val="32"/>
                <w:cs/>
              </w:rPr>
              <w:t>ดูแลระบบ</w:t>
            </w:r>
          </w:p>
        </w:tc>
      </w:tr>
      <w:tr w:rsidR="00A90E4F" w:rsidRPr="007E1804" w:rsidTr="00683CFA">
        <w:tc>
          <w:tcPr>
            <w:tcW w:w="5000" w:type="pct"/>
            <w:gridSpan w:val="4"/>
          </w:tcPr>
          <w:p w:rsidR="00CF6CFF" w:rsidRPr="007E1804" w:rsidRDefault="00CF6CFF" w:rsidP="00CF6CFF">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262CE5">
              <w:rPr>
                <w:rFonts w:cs="TH SarabunPSK" w:hint="cs"/>
                <w:color w:val="000000" w:themeColor="text1"/>
                <w:szCs w:val="32"/>
                <w:cs/>
              </w:rPr>
              <w:t>เจ้าหน้าที่ดูแลระบบ</w:t>
            </w:r>
            <w:r w:rsidRPr="007E1804">
              <w:rPr>
                <w:rFonts w:cs="TH SarabunPSK"/>
                <w:color w:val="000000" w:themeColor="text1"/>
                <w:szCs w:val="32"/>
                <w:cs/>
              </w:rPr>
              <w:t>จะมีการจัดการกำหนดการสำหรับแบบประเมินที่จะไปใช้ในการประเมินผลในด้านสมรรถนะ โดยเป็นการเพิ่มข้อมูลกำหนดการสำหรับแบบประเมินประกอบไปด้วย</w:t>
            </w:r>
            <w:r w:rsidRPr="007E1804">
              <w:rPr>
                <w:rFonts w:cs="TH SarabunPSK"/>
                <w:color w:val="000000" w:themeColor="text1"/>
                <w:szCs w:val="32"/>
              </w:rPr>
              <w:t xml:space="preserve"> </w:t>
            </w:r>
            <w:r w:rsidRPr="007E1804">
              <w:rPr>
                <w:rFonts w:cs="TH SarabunPSK"/>
                <w:color w:val="000000" w:themeColor="text1"/>
                <w:szCs w:val="32"/>
                <w:cs/>
              </w:rPr>
              <w:t>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w:t>
            </w:r>
          </w:p>
        </w:tc>
      </w:tr>
      <w:tr w:rsidR="001B0133" w:rsidRPr="007E1804" w:rsidTr="001B0133">
        <w:trPr>
          <w:trHeight w:val="332"/>
        </w:trPr>
        <w:tc>
          <w:tcPr>
            <w:tcW w:w="5000" w:type="pct"/>
            <w:gridSpan w:val="4"/>
          </w:tcPr>
          <w:p w:rsidR="001B0133" w:rsidRPr="007E1804" w:rsidRDefault="001B0133" w:rsidP="001B0133">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Pr>
                <w:rFonts w:cs="TH SarabunPSK" w:hint="cs"/>
                <w:color w:val="000000" w:themeColor="text1"/>
                <w:szCs w:val="32"/>
                <w:cs/>
              </w:rPr>
              <w:t>ดูแลระบบ</w:t>
            </w:r>
            <w:r w:rsidRPr="007E1804">
              <w:rPr>
                <w:rFonts w:cs="TH SarabunPSK"/>
                <w:color w:val="000000" w:themeColor="text1"/>
                <w:szCs w:val="32"/>
                <w:cs/>
              </w:rPr>
              <w:t>ต้องการจัดการกำหนดการสำหรับแบบประเมิน</w:t>
            </w:r>
          </w:p>
          <w:p w:rsidR="001B0133" w:rsidRPr="007E1804" w:rsidRDefault="001B0133" w:rsidP="001B0133">
            <w:pPr>
              <w:pStyle w:val="a7"/>
              <w:ind w:left="0"/>
              <w:jc w:val="left"/>
              <w:rPr>
                <w:rFonts w:cs="TH SarabunPSK"/>
                <w:color w:val="000000" w:themeColor="text1"/>
                <w:szCs w:val="32"/>
                <w:cs/>
              </w:rPr>
            </w:pPr>
            <w:r w:rsidRPr="007E1804">
              <w:rPr>
                <w:rFonts w:cs="TH SarabunPSK"/>
                <w:color w:val="000000" w:themeColor="text1"/>
                <w:szCs w:val="32"/>
                <w:cs/>
              </w:rPr>
              <w:t>ประเภทสิ่งกระตุ้น : ภายนอก</w:t>
            </w:r>
          </w:p>
        </w:tc>
      </w:tr>
      <w:tr w:rsidR="001B0133" w:rsidRPr="007E1804" w:rsidTr="001B0133">
        <w:trPr>
          <w:trHeight w:val="332"/>
        </w:trPr>
        <w:tc>
          <w:tcPr>
            <w:tcW w:w="5000" w:type="pct"/>
            <w:gridSpan w:val="4"/>
          </w:tcPr>
          <w:p w:rsidR="001B0133" w:rsidRPr="007E1804" w:rsidRDefault="001B0133" w:rsidP="001B0133">
            <w:pPr>
              <w:rPr>
                <w:color w:val="000000" w:themeColor="text1"/>
              </w:rPr>
            </w:pPr>
            <w:r w:rsidRPr="007E1804">
              <w:rPr>
                <w:color w:val="000000" w:themeColor="text1"/>
                <w:cs/>
              </w:rPr>
              <w:t xml:space="preserve">ความสัมพันธ์ </w:t>
            </w:r>
            <w:r w:rsidRPr="007E1804">
              <w:rPr>
                <w:color w:val="000000" w:themeColor="text1"/>
              </w:rPr>
              <w:t>:</w:t>
            </w:r>
          </w:p>
          <w:p w:rsidR="001B0133" w:rsidRPr="007E1804" w:rsidRDefault="001B0133" w:rsidP="001B0133">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3</w:t>
            </w:r>
          </w:p>
          <w:p w:rsidR="001B0133" w:rsidRPr="007E1804" w:rsidRDefault="001B0133" w:rsidP="001B0133">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1B0133" w:rsidRPr="007E1804" w:rsidRDefault="001B0133" w:rsidP="001B0133">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1B0133" w:rsidRPr="007E1804" w:rsidRDefault="001B0133" w:rsidP="001B0133">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FB6C6F" w:rsidRPr="007E1804" w:rsidTr="00FB6C6F">
        <w:trPr>
          <w:trHeight w:val="539"/>
        </w:trPr>
        <w:tc>
          <w:tcPr>
            <w:tcW w:w="1462" w:type="pct"/>
          </w:tcPr>
          <w:p w:rsidR="00FB6C6F" w:rsidRPr="007E1804" w:rsidRDefault="00FB6C6F" w:rsidP="00FB6C6F">
            <w:pPr>
              <w:rPr>
                <w:color w:val="000000" w:themeColor="text1"/>
              </w:rPr>
            </w:pPr>
            <w:r w:rsidRPr="007E1804">
              <w:rPr>
                <w:color w:val="000000" w:themeColor="text1"/>
                <w:cs/>
              </w:rPr>
              <w:lastRenderedPageBreak/>
              <w:t xml:space="preserve">เงื่อนไขก่อนการทำงาน </w:t>
            </w:r>
            <w:r w:rsidRPr="007E1804">
              <w:rPr>
                <w:color w:val="000000" w:themeColor="text1"/>
              </w:rPr>
              <w:t>:</w:t>
            </w:r>
          </w:p>
        </w:tc>
        <w:tc>
          <w:tcPr>
            <w:tcW w:w="3538" w:type="pct"/>
            <w:gridSpan w:val="3"/>
          </w:tcPr>
          <w:p w:rsidR="00FB6C6F" w:rsidRPr="007E1804" w:rsidRDefault="00FB6C6F" w:rsidP="00FB6C6F">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ต้องมีสิทธิ์ในการเข้าถึงเมนูจัดการกำหนดการสำหรับแบบประเมิน</w:t>
            </w:r>
          </w:p>
        </w:tc>
      </w:tr>
      <w:tr w:rsidR="00FB6C6F" w:rsidRPr="007E1804" w:rsidTr="00FB6C6F">
        <w:trPr>
          <w:trHeight w:val="485"/>
        </w:trPr>
        <w:tc>
          <w:tcPr>
            <w:tcW w:w="1462" w:type="pct"/>
          </w:tcPr>
          <w:p w:rsidR="00FB6C6F" w:rsidRPr="007E1804" w:rsidRDefault="00FB6C6F" w:rsidP="00FB6C6F">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38" w:type="pct"/>
            <w:gridSpan w:val="3"/>
          </w:tcPr>
          <w:p w:rsidR="00FB6C6F" w:rsidRPr="007E1804" w:rsidRDefault="00FB6C6F" w:rsidP="00FB6C6F">
            <w:pPr>
              <w:pStyle w:val="a7"/>
              <w:ind w:left="0"/>
              <w:rPr>
                <w:rFonts w:cs="TH SarabunPSK"/>
                <w:color w:val="000000" w:themeColor="text1"/>
                <w:szCs w:val="32"/>
                <w:cs/>
              </w:rPr>
            </w:pPr>
            <w:r w:rsidRPr="007E1804">
              <w:rPr>
                <w:rFonts w:cs="TH SarabunPSK"/>
                <w:color w:val="000000" w:themeColor="text1"/>
                <w:szCs w:val="32"/>
                <w:cs/>
              </w:rPr>
              <w:t>สามารถเพิ่มรายละเอียดข้อมูลกำหนดการสำหรับแบบประเมินได้</w:t>
            </w:r>
          </w:p>
        </w:tc>
      </w:tr>
    </w:tbl>
    <w:p w:rsidR="00533C4B" w:rsidRDefault="00533C4B" w:rsidP="00FB6C6F">
      <w:pPr>
        <w:pStyle w:val="af0"/>
        <w:spacing w:before="160"/>
        <w:rPr>
          <w:color w:val="000000" w:themeColor="text1"/>
        </w:rPr>
      </w:pPr>
    </w:p>
    <w:p w:rsidR="00FB6C6F" w:rsidRDefault="00FB6C6F" w:rsidP="00FB6C6F">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1</w:t>
      </w:r>
      <w:r>
        <w:rPr>
          <w:rFonts w:hint="cs"/>
          <w:color w:val="000000" w:themeColor="text1"/>
          <w:cs/>
        </w:rPr>
        <w:t>2</w:t>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3-2</w:t>
      </w:r>
      <w:r w:rsidRPr="007E1804">
        <w:rPr>
          <w:rFonts w:eastAsia="Times New Roman"/>
          <w:color w:val="000000" w:themeColor="text1"/>
        </w:rPr>
        <w:t xml:space="preserve"> </w:t>
      </w:r>
      <w:r w:rsidRPr="007E1804">
        <w:rPr>
          <w:rFonts w:eastAsia="Times New Roman"/>
          <w:color w:val="000000" w:themeColor="text1"/>
          <w:cs/>
        </w:rPr>
        <w:t>เพิ่มกำหนดการสำหรับแบบประเมิน (</w:t>
      </w:r>
      <w:r w:rsidR="00533C4B">
        <w:rPr>
          <w:rFonts w:eastAsia="Times New Roman" w:hint="cs"/>
          <w:color w:val="000000" w:themeColor="text1"/>
          <w:cs/>
        </w:rPr>
        <w:t>ต่อ</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0"/>
        <w:gridCol w:w="1941"/>
        <w:gridCol w:w="1115"/>
        <w:gridCol w:w="735"/>
        <w:gridCol w:w="2333"/>
      </w:tblGrid>
      <w:tr w:rsidR="00FB6C6F" w:rsidRPr="007E1804" w:rsidTr="002062FA">
        <w:tc>
          <w:tcPr>
            <w:tcW w:w="2546" w:type="pct"/>
            <w:gridSpan w:val="3"/>
          </w:tcPr>
          <w:p w:rsidR="00FB6C6F" w:rsidRPr="007E1804" w:rsidRDefault="00FB6C6F" w:rsidP="00FB6C6F">
            <w:pPr>
              <w:pStyle w:val="a7"/>
              <w:ind w:left="0"/>
              <w:rPr>
                <w:rFonts w:cs="TH SarabunPSK"/>
                <w:color w:val="000000" w:themeColor="text1"/>
                <w:szCs w:val="32"/>
                <w:cs/>
              </w:rPr>
            </w:pPr>
            <w:r w:rsidRPr="007E1804">
              <w:rPr>
                <w:rFonts w:cs="TH SarabunPSK"/>
                <w:color w:val="000000" w:themeColor="text1"/>
                <w:szCs w:val="32"/>
                <w:cs/>
              </w:rPr>
              <w:t>ชื่อยูสเคส : เพิ่มกำหนดการสำหรับแบบประเมิน</w:t>
            </w:r>
          </w:p>
        </w:tc>
        <w:tc>
          <w:tcPr>
            <w:tcW w:w="1085" w:type="pct"/>
            <w:gridSpan w:val="2"/>
            <w:vAlign w:val="center"/>
          </w:tcPr>
          <w:p w:rsidR="00FB6C6F" w:rsidRPr="007E1804" w:rsidRDefault="00FB6C6F" w:rsidP="00FB6C6F">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3-2</w:t>
            </w:r>
          </w:p>
        </w:tc>
        <w:tc>
          <w:tcPr>
            <w:tcW w:w="1369" w:type="pct"/>
            <w:vAlign w:val="center"/>
          </w:tcPr>
          <w:p w:rsidR="00FB6C6F" w:rsidRPr="007E1804" w:rsidRDefault="00FB6C6F" w:rsidP="00FB6C6F">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FB6C6F" w:rsidRPr="007E1804" w:rsidTr="00533C4B">
        <w:trPr>
          <w:trHeight w:val="332"/>
        </w:trPr>
        <w:tc>
          <w:tcPr>
            <w:tcW w:w="1407" w:type="pct"/>
            <w:gridSpan w:val="2"/>
            <w:tcBorders>
              <w:bottom w:val="single" w:sz="4" w:space="0" w:color="auto"/>
            </w:tcBorders>
          </w:tcPr>
          <w:p w:rsidR="00FB6C6F" w:rsidRPr="007E1804" w:rsidRDefault="00FB6C6F" w:rsidP="002062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FB6C6F" w:rsidRPr="007E1804" w:rsidRDefault="00FB6C6F" w:rsidP="002062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FB6C6F" w:rsidRPr="007E1804" w:rsidRDefault="00FB6C6F" w:rsidP="002062FA">
            <w:pPr>
              <w:jc w:val="center"/>
              <w:rPr>
                <w:color w:val="000000" w:themeColor="text1"/>
                <w:cs/>
              </w:rPr>
            </w:pPr>
            <w:r w:rsidRPr="007E1804">
              <w:rPr>
                <w:color w:val="000000" w:themeColor="text1"/>
                <w:cs/>
              </w:rPr>
              <w:t>ระบบ</w:t>
            </w:r>
          </w:p>
        </w:tc>
      </w:tr>
      <w:tr w:rsidR="00533C4B" w:rsidRPr="007E1804" w:rsidTr="002062FA">
        <w:trPr>
          <w:trHeight w:val="1043"/>
        </w:trPr>
        <w:tc>
          <w:tcPr>
            <w:tcW w:w="1407" w:type="pct"/>
            <w:gridSpan w:val="2"/>
            <w:tcBorders>
              <w:bottom w:val="nil"/>
            </w:tcBorders>
          </w:tcPr>
          <w:p w:rsidR="00533C4B" w:rsidRPr="007E1804" w:rsidRDefault="00533C4B" w:rsidP="00533C4B">
            <w:pPr>
              <w:rPr>
                <w:color w:val="000000" w:themeColor="text1"/>
                <w:cs/>
              </w:rPr>
            </w:pPr>
          </w:p>
        </w:tc>
        <w:tc>
          <w:tcPr>
            <w:tcW w:w="1793" w:type="pct"/>
            <w:gridSpan w:val="2"/>
            <w:tcBorders>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ผู้ใช้งานเลือกเมนูจัดการกำหนดการสำหรับแบบประเมิน</w:t>
            </w:r>
          </w:p>
        </w:tc>
        <w:tc>
          <w:tcPr>
            <w:tcW w:w="1800" w:type="pct"/>
            <w:gridSpan w:val="2"/>
            <w:tcBorders>
              <w:bottom w:val="nil"/>
            </w:tcBorders>
          </w:tcPr>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Default="00533C4B" w:rsidP="00533C4B">
            <w:pPr>
              <w:pStyle w:val="a7"/>
              <w:ind w:left="0"/>
              <w:rPr>
                <w:rFonts w:cs="TH SarabunPSK"/>
                <w:color w:val="000000" w:themeColor="text1"/>
                <w:sz w:val="4"/>
                <w:szCs w:val="4"/>
              </w:rPr>
            </w:pPr>
          </w:p>
          <w:p w:rsidR="00533C4B" w:rsidRPr="00262CE5" w:rsidRDefault="00533C4B" w:rsidP="00533C4B">
            <w:pPr>
              <w:pStyle w:val="a7"/>
              <w:ind w:left="0"/>
              <w:rPr>
                <w:rFonts w:cs="TH SarabunPSK"/>
                <w:color w:val="000000" w:themeColor="text1"/>
                <w:sz w:val="4"/>
                <w:szCs w:val="4"/>
              </w:rPr>
            </w:pPr>
          </w:p>
          <w:p w:rsidR="00533C4B" w:rsidRPr="00262CE5" w:rsidRDefault="00533C4B" w:rsidP="00533C4B">
            <w:pPr>
              <w:pStyle w:val="a7"/>
              <w:ind w:left="0"/>
              <w:rPr>
                <w:rFonts w:cs="TH SarabunPSK"/>
                <w:color w:val="000000" w:themeColor="text1"/>
                <w:sz w:val="4"/>
                <w:szCs w:val="4"/>
              </w:rPr>
            </w:pPr>
          </w:p>
          <w:p w:rsidR="00533C4B" w:rsidRPr="00FB6C6F" w:rsidRDefault="00533C4B" w:rsidP="00533C4B">
            <w:pPr>
              <w:pStyle w:val="a7"/>
              <w:ind w:left="0"/>
              <w:rPr>
                <w:rFonts w:cs="TH SarabunPSK"/>
                <w:color w:val="000000" w:themeColor="text1"/>
                <w:sz w:val="18"/>
                <w:szCs w:val="18"/>
              </w:rPr>
            </w:pPr>
          </w:p>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ระบบแสดงข้อมูลกำหนด          การสำหรับแบบประเมิน</w:t>
            </w:r>
          </w:p>
        </w:tc>
      </w:tr>
      <w:tr w:rsidR="00533C4B" w:rsidRPr="007E1804" w:rsidTr="00533C4B">
        <w:trPr>
          <w:trHeight w:val="1043"/>
        </w:trPr>
        <w:tc>
          <w:tcPr>
            <w:tcW w:w="1407" w:type="pct"/>
            <w:gridSpan w:val="2"/>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3. ผู้ใช้งานกดเพิ่มข้อมูลกำหนดการสำหรับแบบประเมิน</w:t>
            </w: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rPr>
            </w:pPr>
          </w:p>
        </w:tc>
      </w:tr>
      <w:tr w:rsidR="00533C4B" w:rsidRPr="007E1804" w:rsidTr="00533C4B">
        <w:trPr>
          <w:trHeight w:val="1043"/>
        </w:trPr>
        <w:tc>
          <w:tcPr>
            <w:tcW w:w="1407" w:type="pct"/>
            <w:gridSpan w:val="2"/>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rPr>
            </w:pPr>
            <w:r w:rsidRPr="007E1804">
              <w:rPr>
                <w:rFonts w:cs="TH SarabunPSK"/>
                <w:color w:val="000000" w:themeColor="text1"/>
                <w:szCs w:val="32"/>
                <w:cs/>
              </w:rPr>
              <w:t>4. ระบบแสดงแบบฟอร์มเพิ่มข้อมูลกำหนดการสำหรับแบบประเมิน</w:t>
            </w:r>
          </w:p>
        </w:tc>
      </w:tr>
      <w:tr w:rsidR="00533C4B" w:rsidRPr="007E1804" w:rsidTr="00533C4B">
        <w:trPr>
          <w:trHeight w:val="1043"/>
        </w:trPr>
        <w:tc>
          <w:tcPr>
            <w:tcW w:w="1407" w:type="pct"/>
            <w:gridSpan w:val="2"/>
            <w:tcBorders>
              <w:top w:val="nil"/>
              <w:bottom w:val="nil"/>
            </w:tcBorders>
          </w:tcPr>
          <w:p w:rsidR="00533C4B" w:rsidRPr="007E1804" w:rsidRDefault="00533C4B" w:rsidP="00533C4B">
            <w:pPr>
              <w:rPr>
                <w:color w:val="000000" w:themeColor="text1"/>
                <w:cs/>
              </w:rPr>
            </w:pPr>
          </w:p>
        </w:tc>
        <w:tc>
          <w:tcPr>
            <w:tcW w:w="1793" w:type="pct"/>
            <w:gridSpan w:val="2"/>
            <w:tcBorders>
              <w:top w:val="nil"/>
              <w:bottom w:val="nil"/>
            </w:tcBorders>
          </w:tcPr>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5. ผู้ใช้งานเพิ่มข้อมูลกำหนด         การสำหรับแบบประเมิน</w:t>
            </w:r>
            <w:r>
              <w:rPr>
                <w:rFonts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top w:val="nil"/>
              <w:bottom w:val="nil"/>
            </w:tcBorders>
          </w:tcPr>
          <w:p w:rsidR="00533C4B" w:rsidRPr="007E1804" w:rsidRDefault="00533C4B" w:rsidP="00533C4B">
            <w:pPr>
              <w:pStyle w:val="a7"/>
              <w:ind w:left="0"/>
              <w:rPr>
                <w:rFonts w:cs="TH SarabunPSK"/>
                <w:color w:val="000000" w:themeColor="text1"/>
                <w:szCs w:val="32"/>
              </w:rPr>
            </w:pPr>
          </w:p>
          <w:p w:rsidR="00533C4B" w:rsidRDefault="00533C4B" w:rsidP="00533C4B">
            <w:pPr>
              <w:pStyle w:val="a7"/>
              <w:ind w:left="0"/>
              <w:rPr>
                <w:rFonts w:cs="TH SarabunPSK"/>
                <w:color w:val="000000" w:themeColor="text1"/>
                <w:szCs w:val="32"/>
              </w:rPr>
            </w:pPr>
          </w:p>
          <w:p w:rsidR="00533C4B" w:rsidRPr="007E1804" w:rsidRDefault="00533C4B" w:rsidP="00533C4B">
            <w:pPr>
              <w:pStyle w:val="a7"/>
              <w:ind w:left="0"/>
              <w:rPr>
                <w:rFonts w:cs="TH SarabunPSK"/>
                <w:color w:val="000000" w:themeColor="text1"/>
                <w:szCs w:val="32"/>
              </w:rPr>
            </w:pPr>
          </w:p>
          <w:p w:rsidR="00533C4B" w:rsidRPr="007E1804" w:rsidRDefault="00533C4B" w:rsidP="00533C4B">
            <w:pPr>
              <w:pStyle w:val="a7"/>
              <w:ind w:left="0"/>
              <w:rPr>
                <w:rFonts w:cs="TH SarabunPSK"/>
                <w:color w:val="000000" w:themeColor="text1"/>
                <w:szCs w:val="32"/>
                <w:cs/>
              </w:rPr>
            </w:pPr>
            <w:r w:rsidRPr="007E1804">
              <w:rPr>
                <w:rFonts w:cs="TH SarabunPSK"/>
                <w:color w:val="000000" w:themeColor="text1"/>
                <w:szCs w:val="32"/>
                <w:cs/>
              </w:rPr>
              <w:t>6.ระบบบันทึกข้อมูลลงฐานข้อมูล</w:t>
            </w:r>
          </w:p>
        </w:tc>
      </w:tr>
      <w:tr w:rsidR="00533C4B" w:rsidRPr="007E1804" w:rsidTr="002062FA">
        <w:trPr>
          <w:trHeight w:val="431"/>
        </w:trPr>
        <w:tc>
          <w:tcPr>
            <w:tcW w:w="1401" w:type="pct"/>
          </w:tcPr>
          <w:p w:rsidR="00533C4B" w:rsidRPr="007E1804" w:rsidRDefault="00533C4B" w:rsidP="00533C4B">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533C4B" w:rsidRPr="007E1804" w:rsidRDefault="00533C4B" w:rsidP="00533C4B">
            <w:pPr>
              <w:rPr>
                <w:color w:val="000000" w:themeColor="text1"/>
                <w:cs/>
              </w:rPr>
            </w:pPr>
            <w:r w:rsidRPr="007E1804">
              <w:rPr>
                <w:color w:val="000000" w:themeColor="text1"/>
                <w:cs/>
              </w:rPr>
              <w:t>-</w:t>
            </w:r>
          </w:p>
        </w:tc>
      </w:tr>
    </w:tbl>
    <w:p w:rsidR="003F3065" w:rsidRDefault="003F3065" w:rsidP="00E267DF">
      <w:pPr>
        <w:pStyle w:val="af0"/>
        <w:spacing w:before="160"/>
        <w:rPr>
          <w:color w:val="000000" w:themeColor="text1"/>
        </w:rPr>
      </w:pPr>
      <w:bookmarkStart w:id="117" w:name="_Toc515231943"/>
    </w:p>
    <w:p w:rsidR="003F3065" w:rsidRDefault="003F3065" w:rsidP="00E267DF">
      <w:pPr>
        <w:pStyle w:val="af0"/>
        <w:spacing w:before="160"/>
        <w:rPr>
          <w:color w:val="000000" w:themeColor="text1"/>
        </w:rPr>
      </w:pPr>
    </w:p>
    <w:p w:rsidR="003F3065" w:rsidRDefault="003F3065" w:rsidP="00E267DF">
      <w:pPr>
        <w:pStyle w:val="af0"/>
        <w:spacing w:before="160"/>
        <w:rPr>
          <w:color w:val="000000" w:themeColor="text1"/>
        </w:rPr>
      </w:pPr>
    </w:p>
    <w:p w:rsidR="003F3065" w:rsidRDefault="003F3065" w:rsidP="00E267DF">
      <w:pPr>
        <w:pStyle w:val="af0"/>
        <w:spacing w:before="160"/>
        <w:rPr>
          <w:color w:val="000000" w:themeColor="text1"/>
        </w:rPr>
      </w:pPr>
    </w:p>
    <w:p w:rsidR="003F3065" w:rsidRDefault="003F3065" w:rsidP="00E267DF">
      <w:pPr>
        <w:pStyle w:val="af0"/>
        <w:spacing w:before="160"/>
        <w:rPr>
          <w:color w:val="000000" w:themeColor="text1"/>
        </w:rPr>
      </w:pPr>
    </w:p>
    <w:p w:rsidR="003F3065" w:rsidRDefault="003F3065" w:rsidP="00E267DF">
      <w:pPr>
        <w:pStyle w:val="af0"/>
        <w:spacing w:before="160"/>
        <w:rPr>
          <w:color w:val="000000" w:themeColor="text1"/>
        </w:rPr>
      </w:pPr>
    </w:p>
    <w:p w:rsidR="00E267DF" w:rsidRPr="007E1804" w:rsidRDefault="00E267DF" w:rsidP="00E267DF">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13</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3-3 แก้ไขกำหนดการสำหรับแบบประเมิน</w:t>
      </w:r>
      <w:bookmarkEnd w:id="117"/>
    </w:p>
    <w:tbl>
      <w:tblPr>
        <w:tblStyle w:val="af"/>
        <w:tblW w:w="5000" w:type="pct"/>
        <w:tblLayout w:type="fixed"/>
        <w:tblLook w:val="04A0" w:firstRow="1" w:lastRow="0" w:firstColumn="1" w:lastColumn="0" w:noHBand="0" w:noVBand="1"/>
      </w:tblPr>
      <w:tblGrid>
        <w:gridCol w:w="2388"/>
        <w:gridCol w:w="2229"/>
        <w:gridCol w:w="837"/>
        <w:gridCol w:w="920"/>
        <w:gridCol w:w="2148"/>
      </w:tblGrid>
      <w:tr w:rsidR="00A90E4F" w:rsidRPr="007E1804" w:rsidTr="003F3065">
        <w:tc>
          <w:tcPr>
            <w:tcW w:w="2709" w:type="pct"/>
            <w:gridSpan w:val="2"/>
          </w:tcPr>
          <w:p w:rsidR="00EE04DA" w:rsidRPr="007E1804" w:rsidRDefault="00EE04DA" w:rsidP="00EE04DA">
            <w:pPr>
              <w:pStyle w:val="a7"/>
              <w:ind w:left="0"/>
              <w:rPr>
                <w:rFonts w:cs="TH SarabunPSK"/>
                <w:color w:val="000000" w:themeColor="text1"/>
                <w:szCs w:val="32"/>
                <w:cs/>
              </w:rPr>
            </w:pPr>
            <w:r w:rsidRPr="007E1804">
              <w:rPr>
                <w:rFonts w:cs="TH SarabunPSK"/>
                <w:color w:val="000000" w:themeColor="text1"/>
                <w:szCs w:val="32"/>
                <w:cs/>
              </w:rPr>
              <w:t>ชื่อยูสเคส : แก้ไขกำหนดการสำหรับแบบประเมิน</w:t>
            </w:r>
          </w:p>
        </w:tc>
        <w:tc>
          <w:tcPr>
            <w:tcW w:w="1031" w:type="pct"/>
            <w:gridSpan w:val="2"/>
            <w:vAlign w:val="center"/>
          </w:tcPr>
          <w:p w:rsidR="00EE04DA" w:rsidRPr="007E1804" w:rsidRDefault="00EE04D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3-3</w:t>
            </w:r>
          </w:p>
        </w:tc>
        <w:tc>
          <w:tcPr>
            <w:tcW w:w="1260" w:type="pct"/>
            <w:vAlign w:val="center"/>
          </w:tcPr>
          <w:p w:rsidR="00EE04DA" w:rsidRPr="007E1804" w:rsidRDefault="00EE04DA"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709" w:type="pct"/>
            <w:gridSpan w:val="2"/>
          </w:tcPr>
          <w:p w:rsidR="00EE04DA" w:rsidRPr="007E1804" w:rsidRDefault="00EE04DA" w:rsidP="00EE04DA">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262CE5">
              <w:rPr>
                <w:rFonts w:cs="TH SarabunPSK" w:hint="cs"/>
                <w:color w:val="000000" w:themeColor="text1"/>
                <w:szCs w:val="32"/>
                <w:cs/>
              </w:rPr>
              <w:t>ดูแลระบบ</w:t>
            </w:r>
          </w:p>
        </w:tc>
        <w:tc>
          <w:tcPr>
            <w:tcW w:w="2291" w:type="pct"/>
            <w:gridSpan w:val="3"/>
            <w:vAlign w:val="center"/>
          </w:tcPr>
          <w:p w:rsidR="00EE04DA" w:rsidRPr="007E1804" w:rsidRDefault="00EE04D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EE04DA" w:rsidRPr="007E1804" w:rsidTr="00683CFA">
        <w:tc>
          <w:tcPr>
            <w:tcW w:w="5000" w:type="pct"/>
            <w:gridSpan w:val="5"/>
          </w:tcPr>
          <w:p w:rsidR="00EE04DA" w:rsidRPr="007E1804" w:rsidRDefault="00EE04DA" w:rsidP="00683CFA">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262CE5">
              <w:rPr>
                <w:rFonts w:cs="TH SarabunPSK" w:hint="cs"/>
                <w:color w:val="000000" w:themeColor="text1"/>
                <w:szCs w:val="32"/>
                <w:cs/>
              </w:rPr>
              <w:t>ดูแลระบบ</w:t>
            </w:r>
          </w:p>
        </w:tc>
      </w:tr>
      <w:tr w:rsidR="00FB6C6F" w:rsidRPr="007E1804" w:rsidTr="00FB6C6F">
        <w:tc>
          <w:tcPr>
            <w:tcW w:w="5000" w:type="pct"/>
            <w:gridSpan w:val="5"/>
          </w:tcPr>
          <w:p w:rsidR="00FB6C6F" w:rsidRPr="007E1804" w:rsidRDefault="00FB6C6F" w:rsidP="002062FA">
            <w:pPr>
              <w:pStyle w:val="a7"/>
              <w:ind w:left="0"/>
              <w:rPr>
                <w:rFonts w:cs="TH SarabunPSK"/>
                <w:color w:val="000000" w:themeColor="text1"/>
                <w:szCs w:val="32"/>
                <w:cs/>
              </w:rPr>
            </w:pPr>
            <w:r w:rsidRPr="007E1804">
              <w:rPr>
                <w:rFonts w:cs="TH SarabunPSK"/>
                <w:color w:val="000000" w:themeColor="text1"/>
                <w:szCs w:val="32"/>
                <w:cs/>
              </w:rPr>
              <w:t>คำอธิบาย : เป็นยูสเคสที่</w:t>
            </w:r>
            <w:r>
              <w:rPr>
                <w:rFonts w:cs="TH SarabunPSK" w:hint="cs"/>
                <w:color w:val="000000" w:themeColor="text1"/>
                <w:szCs w:val="32"/>
                <w:cs/>
              </w:rPr>
              <w:t xml:space="preserve">เจ้าหน้าที่ดูแลระบบ </w:t>
            </w:r>
            <w:r w:rsidRPr="007E1804">
              <w:rPr>
                <w:rFonts w:cs="TH SarabunPSK"/>
                <w:color w:val="000000" w:themeColor="text1"/>
                <w:szCs w:val="32"/>
                <w:cs/>
              </w:rPr>
              <w:t>จะมีการจัดการกำหนดการสำหรับแบบประเมินที่จะไปใช้ในการประเมินผลในด้านสมรรถนะ โดยเป็นการแก้ไขข้อมูลกำหนดการสำหรับแบบประเมินประกอบไปด้วย</w:t>
            </w:r>
            <w:r w:rsidRPr="007E1804">
              <w:rPr>
                <w:rFonts w:cs="TH SarabunPSK"/>
                <w:color w:val="000000" w:themeColor="text1"/>
                <w:szCs w:val="32"/>
              </w:rPr>
              <w:t xml:space="preserve"> </w:t>
            </w:r>
            <w:r w:rsidRPr="007E1804">
              <w:rPr>
                <w:rFonts w:cs="TH SarabunPSK"/>
                <w:color w:val="000000" w:themeColor="text1"/>
                <w:szCs w:val="32"/>
                <w:cs/>
              </w:rPr>
              <w:t>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w:t>
            </w:r>
          </w:p>
        </w:tc>
      </w:tr>
      <w:tr w:rsidR="00FB6C6F" w:rsidRPr="007E1804" w:rsidTr="00FB6C6F">
        <w:tc>
          <w:tcPr>
            <w:tcW w:w="5000" w:type="pct"/>
            <w:gridSpan w:val="5"/>
          </w:tcPr>
          <w:p w:rsidR="00FB6C6F" w:rsidRPr="007E1804" w:rsidRDefault="00FB6C6F" w:rsidP="002062FA">
            <w:pPr>
              <w:pStyle w:val="a7"/>
              <w:ind w:left="0"/>
              <w:rPr>
                <w:rFonts w:cs="TH SarabunPSK"/>
                <w:color w:val="000000" w:themeColor="text1"/>
                <w:szCs w:val="32"/>
              </w:rPr>
            </w:pPr>
            <w:r w:rsidRPr="007E1804">
              <w:rPr>
                <w:rFonts w:cs="TH SarabunPSK"/>
                <w:color w:val="000000" w:themeColor="text1"/>
                <w:szCs w:val="32"/>
                <w:cs/>
              </w:rPr>
              <w:t>สิ่งกระตุ้น : เจ้าหน้าที่</w:t>
            </w:r>
            <w:r>
              <w:rPr>
                <w:rFonts w:cs="TH SarabunPSK" w:hint="cs"/>
                <w:color w:val="000000" w:themeColor="text1"/>
                <w:szCs w:val="32"/>
                <w:cs/>
              </w:rPr>
              <w:t>ดูแลระบบ</w:t>
            </w:r>
            <w:r w:rsidRPr="007E1804">
              <w:rPr>
                <w:rFonts w:cs="TH SarabunPSK"/>
                <w:color w:val="000000" w:themeColor="text1"/>
                <w:szCs w:val="32"/>
                <w:cs/>
              </w:rPr>
              <w:t>ต้องการจัดการกำหนดการสำหรับแบบประเมิน</w:t>
            </w:r>
          </w:p>
          <w:p w:rsidR="00FB6C6F" w:rsidRPr="007E1804" w:rsidRDefault="00FB6C6F" w:rsidP="002062FA">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5"/>
          </w:tcPr>
          <w:p w:rsidR="00EE04DA" w:rsidRPr="007E1804" w:rsidRDefault="00EE04DA"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EE04DA" w:rsidRPr="007E1804" w:rsidRDefault="00EE04DA"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3</w:t>
            </w:r>
          </w:p>
          <w:p w:rsidR="00EE04DA" w:rsidRPr="007E1804" w:rsidRDefault="00EE04DA"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EE04DA" w:rsidRPr="007E1804" w:rsidRDefault="00EE04DA"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EE04DA" w:rsidRPr="007E1804" w:rsidRDefault="00EE04DA" w:rsidP="00683CFA">
            <w:pPr>
              <w:ind w:left="720"/>
              <w:rPr>
                <w:color w:val="000000" w:themeColor="text1"/>
              </w:rPr>
            </w:pPr>
            <w:r w:rsidRPr="007E1804">
              <w:rPr>
                <w:color w:val="000000" w:themeColor="text1"/>
                <w:cs/>
              </w:rPr>
              <w:lastRenderedPageBreak/>
              <w:t xml:space="preserve">การรับทอดคุณสมบัติ </w:t>
            </w:r>
            <w:r w:rsidRPr="007E1804">
              <w:rPr>
                <w:color w:val="000000" w:themeColor="text1"/>
              </w:rPr>
              <w:t>: -</w:t>
            </w:r>
          </w:p>
        </w:tc>
      </w:tr>
      <w:tr w:rsidR="00A90E4F" w:rsidRPr="007E1804" w:rsidTr="00683CFA">
        <w:tc>
          <w:tcPr>
            <w:tcW w:w="1401" w:type="pct"/>
          </w:tcPr>
          <w:p w:rsidR="00EE04DA" w:rsidRPr="007E1804" w:rsidRDefault="00EE04DA" w:rsidP="00683CFA">
            <w:pPr>
              <w:rPr>
                <w:color w:val="000000" w:themeColor="text1"/>
              </w:rPr>
            </w:pPr>
            <w:r w:rsidRPr="007E1804">
              <w:rPr>
                <w:color w:val="000000" w:themeColor="text1"/>
                <w:cs/>
              </w:rPr>
              <w:lastRenderedPageBreak/>
              <w:t xml:space="preserve">เงื่อนไขก่อนการทำงาน </w:t>
            </w:r>
            <w:r w:rsidRPr="007E1804">
              <w:rPr>
                <w:color w:val="000000" w:themeColor="text1"/>
              </w:rPr>
              <w:t>:</w:t>
            </w:r>
          </w:p>
        </w:tc>
        <w:tc>
          <w:tcPr>
            <w:tcW w:w="3599" w:type="pct"/>
            <w:gridSpan w:val="4"/>
          </w:tcPr>
          <w:p w:rsidR="00EE04DA" w:rsidRPr="007E1804" w:rsidRDefault="00EE04DA" w:rsidP="00683CFA">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ต้องมีสิทธิ์ในการเข้าถึงเมนูจัดการกำหนดการสำหรับแบบประเมิน</w:t>
            </w:r>
          </w:p>
        </w:tc>
      </w:tr>
      <w:tr w:rsidR="00A90E4F" w:rsidRPr="007E1804" w:rsidTr="00683CFA">
        <w:tc>
          <w:tcPr>
            <w:tcW w:w="1401" w:type="pct"/>
          </w:tcPr>
          <w:p w:rsidR="00EE04DA" w:rsidRPr="007E1804" w:rsidRDefault="00EE04DA" w:rsidP="00683CFA">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4"/>
          </w:tcPr>
          <w:p w:rsidR="00EE04DA" w:rsidRPr="007E1804" w:rsidRDefault="00EE04DA" w:rsidP="00683CFA">
            <w:pPr>
              <w:pStyle w:val="a7"/>
              <w:ind w:left="0"/>
              <w:rPr>
                <w:rFonts w:cs="TH SarabunPSK"/>
                <w:color w:val="000000" w:themeColor="text1"/>
                <w:szCs w:val="32"/>
                <w:cs/>
              </w:rPr>
            </w:pPr>
            <w:r w:rsidRPr="007E1804">
              <w:rPr>
                <w:rFonts w:cs="TH SarabunPSK"/>
                <w:color w:val="000000" w:themeColor="text1"/>
                <w:szCs w:val="32"/>
                <w:cs/>
              </w:rPr>
              <w:t>สามารถเพิ่มรายละเอียดข้อมูลกำหนดการสำหรับแบบประเมินได้</w:t>
            </w:r>
          </w:p>
        </w:tc>
      </w:tr>
      <w:tr w:rsidR="00A90E4F" w:rsidRPr="007E1804" w:rsidTr="003F3065">
        <w:trPr>
          <w:trHeight w:val="332"/>
        </w:trPr>
        <w:tc>
          <w:tcPr>
            <w:tcW w:w="1401" w:type="pct"/>
            <w:tcBorders>
              <w:bottom w:val="single" w:sz="4" w:space="0" w:color="auto"/>
            </w:tcBorders>
          </w:tcPr>
          <w:p w:rsidR="00EE04DA" w:rsidRPr="007E1804" w:rsidRDefault="00EE04DA"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EE04DA" w:rsidRPr="007E1804" w:rsidRDefault="00EE04DA"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EE04DA" w:rsidRPr="007E1804" w:rsidRDefault="00EE04DA" w:rsidP="00683CFA">
            <w:pPr>
              <w:jc w:val="center"/>
              <w:rPr>
                <w:color w:val="000000" w:themeColor="text1"/>
                <w:cs/>
              </w:rPr>
            </w:pPr>
            <w:r w:rsidRPr="007E1804">
              <w:rPr>
                <w:color w:val="000000" w:themeColor="text1"/>
                <w:cs/>
              </w:rPr>
              <w:t>ระบบ</w:t>
            </w:r>
          </w:p>
        </w:tc>
      </w:tr>
      <w:tr w:rsidR="00A90E4F" w:rsidRPr="007E1804" w:rsidTr="003F3065">
        <w:trPr>
          <w:trHeight w:val="935"/>
        </w:trPr>
        <w:tc>
          <w:tcPr>
            <w:tcW w:w="1401" w:type="pct"/>
            <w:tcBorders>
              <w:bottom w:val="single" w:sz="4" w:space="0" w:color="auto"/>
            </w:tcBorders>
            <w:shd w:val="clear" w:color="auto" w:fill="FFFFFF" w:themeFill="background1"/>
          </w:tcPr>
          <w:p w:rsidR="00EE04DA" w:rsidRPr="007E1804" w:rsidRDefault="00EE04DA" w:rsidP="00683CFA">
            <w:pPr>
              <w:rPr>
                <w:color w:val="000000" w:themeColor="text1"/>
                <w:cs/>
              </w:rPr>
            </w:pPr>
          </w:p>
        </w:tc>
        <w:tc>
          <w:tcPr>
            <w:tcW w:w="1799" w:type="pct"/>
            <w:gridSpan w:val="2"/>
            <w:tcBorders>
              <w:bottom w:val="single" w:sz="4" w:space="0" w:color="auto"/>
            </w:tcBorders>
            <w:shd w:val="clear" w:color="auto" w:fill="FFFFFF" w:themeFill="background1"/>
          </w:tcPr>
          <w:p w:rsidR="00EE04DA" w:rsidRPr="007E1804" w:rsidRDefault="00EE04DA" w:rsidP="00683CFA">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ผู้ใช้งานเลือกเมนูจัดการกำหนดการสำหรับแบบประเมิน</w:t>
            </w:r>
          </w:p>
        </w:tc>
        <w:tc>
          <w:tcPr>
            <w:tcW w:w="1800" w:type="pct"/>
            <w:gridSpan w:val="2"/>
            <w:tcBorders>
              <w:bottom w:val="single" w:sz="4" w:space="0" w:color="auto"/>
            </w:tcBorders>
            <w:shd w:val="clear" w:color="auto" w:fill="FFFFFF" w:themeFill="background1"/>
          </w:tcPr>
          <w:p w:rsidR="00EE04DA" w:rsidRDefault="00EE04DA" w:rsidP="00683CFA">
            <w:pPr>
              <w:pStyle w:val="a7"/>
              <w:ind w:left="0"/>
              <w:rPr>
                <w:rFonts w:cs="TH SarabunPSK"/>
                <w:color w:val="000000" w:themeColor="text1"/>
                <w:sz w:val="2"/>
                <w:szCs w:val="2"/>
              </w:rPr>
            </w:pPr>
          </w:p>
          <w:p w:rsidR="00262CE5" w:rsidRP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262CE5" w:rsidRDefault="00262CE5" w:rsidP="00683CFA">
            <w:pPr>
              <w:pStyle w:val="a7"/>
              <w:ind w:left="0"/>
              <w:rPr>
                <w:rFonts w:cs="TH SarabunPSK"/>
                <w:color w:val="000000" w:themeColor="text1"/>
                <w:sz w:val="2"/>
                <w:szCs w:val="2"/>
              </w:rPr>
            </w:pPr>
          </w:p>
          <w:p w:rsidR="00EE04DA" w:rsidRPr="007E1804" w:rsidRDefault="00EE04DA" w:rsidP="00683CFA">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ระบบแสดงข้อมูลกำหนด          การสำหรับแบบประเมิน</w:t>
            </w:r>
          </w:p>
        </w:tc>
      </w:tr>
    </w:tbl>
    <w:p w:rsidR="00FB6C6F" w:rsidRDefault="00FB6C6F" w:rsidP="00924BCE">
      <w:pPr>
        <w:pStyle w:val="af0"/>
        <w:spacing w:before="160"/>
        <w:rPr>
          <w:color w:val="000000" w:themeColor="text1"/>
        </w:rPr>
      </w:pPr>
    </w:p>
    <w:p w:rsidR="00924BCE" w:rsidRPr="007E1804" w:rsidRDefault="00924BCE" w:rsidP="00924BCE">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00E267DF" w:rsidRPr="007E1804">
        <w:rPr>
          <w:color w:val="000000" w:themeColor="text1"/>
          <w:cs/>
        </w:rPr>
        <w:t>13</w:t>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3-3 แก้ไขกำหนดการสำหรับแบบประเมิน</w:t>
      </w:r>
      <w:r w:rsidR="00E267DF" w:rsidRPr="007E1804">
        <w:rPr>
          <w:rFonts w:eastAsia="Times New Roman"/>
          <w:color w:val="000000" w:themeColor="text1"/>
          <w:cs/>
        </w:rPr>
        <w:t xml:space="preserve"> (</w:t>
      </w:r>
      <w:r w:rsidR="003F3065">
        <w:rPr>
          <w:rFonts w:eastAsia="Times New Roman" w:hint="cs"/>
          <w:color w:val="000000" w:themeColor="text1"/>
          <w:cs/>
        </w:rPr>
        <w:t>ต่อ</w:t>
      </w:r>
      <w:r w:rsidR="00E267DF"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2137"/>
        <w:gridCol w:w="929"/>
        <w:gridCol w:w="828"/>
        <w:gridCol w:w="2240"/>
      </w:tblGrid>
      <w:tr w:rsidR="00A90E4F" w:rsidRPr="007E1804" w:rsidTr="00683CFA">
        <w:trPr>
          <w:trHeight w:val="332"/>
        </w:trPr>
        <w:tc>
          <w:tcPr>
            <w:tcW w:w="2655" w:type="pct"/>
            <w:gridSpan w:val="2"/>
          </w:tcPr>
          <w:p w:rsidR="00EE04DA" w:rsidRPr="007E1804" w:rsidRDefault="00EE04DA" w:rsidP="00EE04DA">
            <w:pPr>
              <w:pStyle w:val="a7"/>
              <w:ind w:left="0"/>
              <w:rPr>
                <w:rFonts w:cs="TH SarabunPSK"/>
                <w:color w:val="000000" w:themeColor="text1"/>
                <w:szCs w:val="32"/>
                <w:cs/>
              </w:rPr>
            </w:pPr>
            <w:r w:rsidRPr="007E1804">
              <w:rPr>
                <w:rFonts w:cs="TH SarabunPSK"/>
                <w:color w:val="000000" w:themeColor="text1"/>
                <w:szCs w:val="32"/>
                <w:cs/>
              </w:rPr>
              <w:t>ชื่อยูสเคส : แก้ไขกำหนดการสำหรับแบบประเมิน</w:t>
            </w:r>
          </w:p>
        </w:tc>
        <w:tc>
          <w:tcPr>
            <w:tcW w:w="1031" w:type="pct"/>
            <w:gridSpan w:val="2"/>
            <w:vAlign w:val="center"/>
          </w:tcPr>
          <w:p w:rsidR="00EE04DA" w:rsidRPr="007E1804" w:rsidRDefault="00EE04DA" w:rsidP="00EE04DA">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3-3</w:t>
            </w:r>
          </w:p>
        </w:tc>
        <w:tc>
          <w:tcPr>
            <w:tcW w:w="1314" w:type="pct"/>
            <w:vAlign w:val="center"/>
          </w:tcPr>
          <w:p w:rsidR="00EE04DA" w:rsidRPr="007E1804" w:rsidRDefault="00EE04DA" w:rsidP="00EE04DA">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rPr>
          <w:trHeight w:val="332"/>
        </w:trPr>
        <w:tc>
          <w:tcPr>
            <w:tcW w:w="1401" w:type="pct"/>
            <w:tcBorders>
              <w:bottom w:val="single" w:sz="4" w:space="0" w:color="auto"/>
            </w:tcBorders>
          </w:tcPr>
          <w:p w:rsidR="00EE04DA" w:rsidRPr="007E1804" w:rsidRDefault="00EE04DA"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9" w:type="pct"/>
            <w:gridSpan w:val="2"/>
            <w:tcBorders>
              <w:bottom w:val="single" w:sz="4" w:space="0" w:color="auto"/>
            </w:tcBorders>
          </w:tcPr>
          <w:p w:rsidR="00EE04DA" w:rsidRPr="007E1804" w:rsidRDefault="00EE04DA"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EE04DA" w:rsidRPr="007E1804" w:rsidRDefault="00EE04DA" w:rsidP="00683CFA">
            <w:pPr>
              <w:jc w:val="center"/>
              <w:rPr>
                <w:color w:val="000000" w:themeColor="text1"/>
                <w:cs/>
              </w:rPr>
            </w:pPr>
            <w:r w:rsidRPr="007E1804">
              <w:rPr>
                <w:color w:val="000000" w:themeColor="text1"/>
                <w:cs/>
              </w:rPr>
              <w:t>ระบบ</w:t>
            </w:r>
          </w:p>
        </w:tc>
      </w:tr>
      <w:tr w:rsidR="003F3065" w:rsidRPr="007E1804" w:rsidTr="003F3065">
        <w:trPr>
          <w:trHeight w:val="1169"/>
        </w:trPr>
        <w:tc>
          <w:tcPr>
            <w:tcW w:w="1401" w:type="pct"/>
            <w:vMerge w:val="restart"/>
            <w:shd w:val="clear" w:color="auto" w:fill="auto"/>
          </w:tcPr>
          <w:p w:rsidR="003F3065" w:rsidRPr="007E1804" w:rsidRDefault="003F3065" w:rsidP="00EE04DA">
            <w:pPr>
              <w:rPr>
                <w:color w:val="000000" w:themeColor="text1"/>
                <w:cs/>
              </w:rPr>
            </w:pPr>
          </w:p>
        </w:tc>
        <w:tc>
          <w:tcPr>
            <w:tcW w:w="1799"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r w:rsidRPr="007E1804">
              <w:rPr>
                <w:rFonts w:cs="TH SarabunPSK"/>
                <w:color w:val="000000" w:themeColor="text1"/>
                <w:szCs w:val="32"/>
                <w:cs/>
              </w:rPr>
              <w:t>4. ระบบแสดงแบบฟอร์มเพิ่มให้ทำการแก้ไขข้อมูลกำหนด                   การสำหรับแบบประเมิน</w:t>
            </w:r>
          </w:p>
        </w:tc>
      </w:tr>
      <w:tr w:rsidR="003F3065" w:rsidRPr="007E1804" w:rsidTr="004E36B1">
        <w:trPr>
          <w:trHeight w:val="1169"/>
        </w:trPr>
        <w:tc>
          <w:tcPr>
            <w:tcW w:w="1401" w:type="pct"/>
            <w:vMerge/>
            <w:shd w:val="clear" w:color="auto" w:fill="auto"/>
          </w:tcPr>
          <w:p w:rsidR="003F3065" w:rsidRPr="007E1804" w:rsidRDefault="003F3065" w:rsidP="00EE04DA">
            <w:pPr>
              <w:rPr>
                <w:color w:val="000000" w:themeColor="text1"/>
                <w:cs/>
              </w:rPr>
            </w:pPr>
          </w:p>
        </w:tc>
        <w:tc>
          <w:tcPr>
            <w:tcW w:w="1799"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r w:rsidRPr="007E1804">
              <w:rPr>
                <w:rFonts w:cs="TH SarabunPSK"/>
                <w:color w:val="000000" w:themeColor="text1"/>
                <w:szCs w:val="32"/>
                <w:cs/>
              </w:rPr>
              <w:t>5. ผู้ใช้งานแก้ไขข้อมูลกำหนด          การสำหรับแบบประเมิน</w:t>
            </w:r>
            <w:r>
              <w:rPr>
                <w:rFonts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p>
        </w:tc>
      </w:tr>
      <w:tr w:rsidR="003F3065" w:rsidRPr="007E1804" w:rsidTr="004E36B1">
        <w:trPr>
          <w:trHeight w:val="872"/>
        </w:trPr>
        <w:tc>
          <w:tcPr>
            <w:tcW w:w="1401" w:type="pct"/>
            <w:vMerge/>
            <w:shd w:val="clear" w:color="auto" w:fill="auto"/>
          </w:tcPr>
          <w:p w:rsidR="003F3065" w:rsidRPr="007E1804" w:rsidRDefault="003F3065" w:rsidP="00EE04DA">
            <w:pPr>
              <w:rPr>
                <w:color w:val="000000" w:themeColor="text1"/>
                <w:cs/>
              </w:rPr>
            </w:pPr>
          </w:p>
        </w:tc>
        <w:tc>
          <w:tcPr>
            <w:tcW w:w="1799"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p>
        </w:tc>
        <w:tc>
          <w:tcPr>
            <w:tcW w:w="1800" w:type="pct"/>
            <w:gridSpan w:val="2"/>
            <w:tcBorders>
              <w:top w:val="nil"/>
              <w:bottom w:val="nil"/>
            </w:tcBorders>
            <w:shd w:val="clear" w:color="auto" w:fill="FFFFFF" w:themeFill="background1"/>
          </w:tcPr>
          <w:p w:rsidR="003F3065" w:rsidRPr="007E1804" w:rsidRDefault="003F3065" w:rsidP="00EE04DA">
            <w:pPr>
              <w:pStyle w:val="a7"/>
              <w:ind w:left="0"/>
              <w:rPr>
                <w:rFonts w:cs="TH SarabunPSK"/>
                <w:color w:val="000000" w:themeColor="text1"/>
                <w:szCs w:val="32"/>
                <w:cs/>
              </w:rPr>
            </w:pPr>
            <w:r w:rsidRPr="007E1804">
              <w:rPr>
                <w:rFonts w:cs="TH SarabunPSK"/>
                <w:color w:val="000000" w:themeColor="text1"/>
                <w:szCs w:val="32"/>
                <w:cs/>
              </w:rPr>
              <w:t>6.</w:t>
            </w:r>
            <w:r>
              <w:rPr>
                <w:rFonts w:cs="TH SarabunPSK" w:hint="cs"/>
                <w:color w:val="000000" w:themeColor="text1"/>
                <w:szCs w:val="32"/>
                <w:cs/>
              </w:rPr>
              <w:t xml:space="preserve"> </w:t>
            </w:r>
            <w:r w:rsidRPr="007E1804">
              <w:rPr>
                <w:rFonts w:cs="TH SarabunPSK"/>
                <w:color w:val="000000" w:themeColor="text1"/>
                <w:szCs w:val="32"/>
                <w:cs/>
              </w:rPr>
              <w:t>ระบบบันทึกข้อมูลลงฐานข้อมูล</w:t>
            </w:r>
          </w:p>
        </w:tc>
      </w:tr>
      <w:tr w:rsidR="00A90E4F" w:rsidRPr="007E1804" w:rsidTr="00683CFA">
        <w:trPr>
          <w:trHeight w:val="431"/>
        </w:trPr>
        <w:tc>
          <w:tcPr>
            <w:tcW w:w="1401" w:type="pct"/>
          </w:tcPr>
          <w:p w:rsidR="00EE04DA" w:rsidRPr="007E1804" w:rsidRDefault="00EE04DA" w:rsidP="00683CFA">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4"/>
          </w:tcPr>
          <w:p w:rsidR="00EE04DA" w:rsidRPr="007E1804" w:rsidRDefault="00EE04DA" w:rsidP="00683CFA">
            <w:pPr>
              <w:rPr>
                <w:color w:val="000000" w:themeColor="text1"/>
                <w:cs/>
              </w:rPr>
            </w:pPr>
            <w:r w:rsidRPr="007E1804">
              <w:rPr>
                <w:color w:val="000000" w:themeColor="text1"/>
                <w:cs/>
              </w:rPr>
              <w:t>-</w:t>
            </w:r>
          </w:p>
        </w:tc>
      </w:tr>
    </w:tbl>
    <w:p w:rsidR="00924BCE" w:rsidRPr="007E1804" w:rsidRDefault="00924BCE" w:rsidP="00924BCE">
      <w:pPr>
        <w:pStyle w:val="af0"/>
        <w:spacing w:before="160"/>
        <w:rPr>
          <w:color w:val="000000" w:themeColor="text1"/>
        </w:rPr>
      </w:pPr>
      <w:bookmarkStart w:id="118" w:name="_Toc515231944"/>
      <w:r w:rsidRPr="007E1804">
        <w:rPr>
          <w:color w:val="000000" w:themeColor="text1"/>
          <w:cs/>
        </w:rPr>
        <w:lastRenderedPageBreak/>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14</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3-4</w:t>
      </w:r>
      <w:r w:rsidRPr="007E1804">
        <w:rPr>
          <w:rFonts w:eastAsia="Times New Roman"/>
          <w:color w:val="000000" w:themeColor="text1"/>
        </w:rPr>
        <w:t xml:space="preserve"> </w:t>
      </w:r>
      <w:r w:rsidRPr="007E1804">
        <w:rPr>
          <w:rFonts w:eastAsia="Times New Roman"/>
          <w:color w:val="000000" w:themeColor="text1"/>
          <w:cs/>
        </w:rPr>
        <w:t>ลบกำหนดการสำหรับแบบประเมิน</w:t>
      </w:r>
      <w:bookmarkEnd w:id="118"/>
    </w:p>
    <w:tbl>
      <w:tblPr>
        <w:tblStyle w:val="af"/>
        <w:tblW w:w="5000" w:type="pct"/>
        <w:tblLayout w:type="fixed"/>
        <w:tblLook w:val="04A0" w:firstRow="1" w:lastRow="0" w:firstColumn="1" w:lastColumn="0" w:noHBand="0" w:noVBand="1"/>
      </w:tblPr>
      <w:tblGrid>
        <w:gridCol w:w="4340"/>
        <w:gridCol w:w="1757"/>
        <w:gridCol w:w="2425"/>
      </w:tblGrid>
      <w:tr w:rsidR="00A90E4F" w:rsidRPr="007E1804" w:rsidTr="003F3065">
        <w:tc>
          <w:tcPr>
            <w:tcW w:w="2546" w:type="pct"/>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ชื่อยูสเคส : ลบกำหนดการสำหรับแบบประเมิน</w:t>
            </w:r>
          </w:p>
        </w:tc>
        <w:tc>
          <w:tcPr>
            <w:tcW w:w="1031" w:type="pct"/>
            <w:vAlign w:val="center"/>
          </w:tcPr>
          <w:p w:rsidR="00683CFA" w:rsidRPr="007E1804" w:rsidRDefault="00683CF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3-4</w:t>
            </w:r>
          </w:p>
        </w:tc>
        <w:tc>
          <w:tcPr>
            <w:tcW w:w="1423" w:type="pct"/>
            <w:vAlign w:val="center"/>
          </w:tcPr>
          <w:p w:rsidR="00683CFA" w:rsidRPr="007E1804" w:rsidRDefault="00683CFA"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546" w:type="pct"/>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ผู้กระทำหลัก : เจ้าหน้าที่</w:t>
            </w:r>
            <w:r w:rsidR="00FF02AE">
              <w:rPr>
                <w:rFonts w:cs="TH SarabunPSK" w:hint="cs"/>
                <w:color w:val="000000" w:themeColor="text1"/>
                <w:szCs w:val="32"/>
                <w:cs/>
              </w:rPr>
              <w:t>ดูแลระบบ</w:t>
            </w:r>
          </w:p>
        </w:tc>
        <w:tc>
          <w:tcPr>
            <w:tcW w:w="2454" w:type="pct"/>
            <w:gridSpan w:val="2"/>
            <w:vAlign w:val="center"/>
          </w:tcPr>
          <w:p w:rsidR="00683CFA" w:rsidRPr="007E1804" w:rsidRDefault="00683CF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683CFA">
        <w:tc>
          <w:tcPr>
            <w:tcW w:w="5000" w:type="pct"/>
            <w:gridSpan w:val="3"/>
          </w:tcPr>
          <w:p w:rsidR="00683CFA" w:rsidRPr="007E1804" w:rsidRDefault="00683CFA" w:rsidP="00683CFA">
            <w:pPr>
              <w:pStyle w:val="a7"/>
              <w:ind w:left="0"/>
              <w:rPr>
                <w:rFonts w:cs="TH SarabunPSK"/>
                <w:color w:val="000000" w:themeColor="text1"/>
                <w:szCs w:val="32"/>
              </w:rPr>
            </w:pPr>
            <w:r w:rsidRPr="007E1804">
              <w:rPr>
                <w:rFonts w:cs="TH SarabunPSK"/>
                <w:color w:val="000000" w:themeColor="text1"/>
                <w:szCs w:val="32"/>
                <w:cs/>
              </w:rPr>
              <w:t>ผู้มีส่วนเกี่ยวข้อง : เจ้าหน้าที่</w:t>
            </w:r>
            <w:r w:rsidR="00FF02AE">
              <w:rPr>
                <w:rFonts w:cs="TH SarabunPSK" w:hint="cs"/>
                <w:color w:val="000000" w:themeColor="text1"/>
                <w:szCs w:val="32"/>
                <w:cs/>
              </w:rPr>
              <w:t>ดูแลระบบ</w:t>
            </w:r>
          </w:p>
        </w:tc>
      </w:tr>
      <w:tr w:rsidR="00A90E4F" w:rsidRPr="007E1804" w:rsidTr="00683CFA">
        <w:tc>
          <w:tcPr>
            <w:tcW w:w="5000" w:type="pct"/>
            <w:gridSpan w:val="3"/>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FF02AE">
              <w:rPr>
                <w:rFonts w:cs="TH SarabunPSK" w:hint="cs"/>
                <w:color w:val="000000" w:themeColor="text1"/>
                <w:szCs w:val="32"/>
                <w:cs/>
              </w:rPr>
              <w:t>เจ้าหน้าที่ดูแลระบบ</w:t>
            </w:r>
            <w:r w:rsidR="003F3065">
              <w:rPr>
                <w:rFonts w:cs="TH SarabunPSK" w:hint="cs"/>
                <w:color w:val="000000" w:themeColor="text1"/>
                <w:szCs w:val="32"/>
                <w:cs/>
              </w:rPr>
              <w:t xml:space="preserve"> </w:t>
            </w:r>
            <w:r w:rsidRPr="007E1804">
              <w:rPr>
                <w:rFonts w:cs="TH SarabunPSK"/>
                <w:color w:val="000000" w:themeColor="text1"/>
                <w:szCs w:val="32"/>
                <w:cs/>
              </w:rPr>
              <w:t>จะมีการจัดการกำหนดการสำหรับแบบประเมินที่จะไปใช้ในการประเมินผลในด้านสมรรถนะการปฏิบัติงานของบุคลากร</w:t>
            </w:r>
            <w:r w:rsidR="00FF02AE">
              <w:rPr>
                <w:rFonts w:cs="TH SarabunPSK" w:hint="cs"/>
                <w:color w:val="000000" w:themeColor="text1"/>
                <w:szCs w:val="32"/>
                <w:cs/>
              </w:rPr>
              <w:t xml:space="preserve"> </w:t>
            </w:r>
            <w:r w:rsidRPr="007E1804">
              <w:rPr>
                <w:rFonts w:cs="TH SarabunPSK"/>
                <w:color w:val="000000" w:themeColor="text1"/>
                <w:szCs w:val="32"/>
                <w:cs/>
              </w:rPr>
              <w:t xml:space="preserve">และคณบดี โดยเป็นการลบข้อมูลกำหนดการสำหรับแบบประเมินประเมิน </w:t>
            </w:r>
          </w:p>
        </w:tc>
      </w:tr>
      <w:tr w:rsidR="00683CFA" w:rsidRPr="007E1804" w:rsidTr="00683CFA">
        <w:tc>
          <w:tcPr>
            <w:tcW w:w="5000" w:type="pct"/>
            <w:gridSpan w:val="3"/>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สิ่งกระตุ้น : เจ้าหน้าที่ต้องการจัดการกำหนดการสำหรับแบบประเมิน</w:t>
            </w:r>
          </w:p>
        </w:tc>
      </w:tr>
    </w:tbl>
    <w:p w:rsidR="00FB6C6F" w:rsidRDefault="00FB6C6F" w:rsidP="00E267DF">
      <w:pPr>
        <w:pStyle w:val="af0"/>
        <w:spacing w:before="160"/>
        <w:rPr>
          <w:color w:val="000000" w:themeColor="text1"/>
        </w:rPr>
      </w:pPr>
    </w:p>
    <w:p w:rsidR="00FB6C6F" w:rsidRDefault="00FB6C6F" w:rsidP="00E267DF">
      <w:pPr>
        <w:pStyle w:val="af0"/>
        <w:spacing w:before="160"/>
        <w:rPr>
          <w:color w:val="000000" w:themeColor="text1"/>
        </w:rPr>
      </w:pPr>
    </w:p>
    <w:p w:rsidR="00E267DF" w:rsidRPr="007E1804" w:rsidRDefault="00E267DF" w:rsidP="00E267DF">
      <w:pPr>
        <w:pStyle w:val="af0"/>
        <w:spacing w:before="160"/>
        <w:rPr>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cs/>
        </w:rPr>
        <w:t xml:space="preserve">14 คำอธิบายยูสเคส </w:t>
      </w:r>
      <w:r w:rsidRPr="007E1804">
        <w:rPr>
          <w:rFonts w:eastAsia="Times New Roman"/>
          <w:color w:val="000000" w:themeColor="text1"/>
        </w:rPr>
        <w:t>KPIS0</w:t>
      </w:r>
      <w:r w:rsidRPr="007E1804">
        <w:rPr>
          <w:rFonts w:eastAsia="Times New Roman"/>
          <w:color w:val="000000" w:themeColor="text1"/>
          <w:cs/>
        </w:rPr>
        <w:t>3-4</w:t>
      </w:r>
      <w:r w:rsidRPr="007E1804">
        <w:rPr>
          <w:rFonts w:eastAsia="Times New Roman"/>
          <w:color w:val="000000" w:themeColor="text1"/>
        </w:rPr>
        <w:t xml:space="preserve"> </w:t>
      </w:r>
      <w:r w:rsidRPr="007E1804">
        <w:rPr>
          <w:rFonts w:eastAsia="Times New Roman"/>
          <w:color w:val="000000" w:themeColor="text1"/>
          <w:cs/>
        </w:rPr>
        <w:t>ลบกำหนดการสำหรับแบบประเมิน (</w:t>
      </w:r>
      <w:r w:rsidR="003F3065">
        <w:rPr>
          <w:rFonts w:eastAsia="Times New Roman" w:hint="cs"/>
          <w:color w:val="000000" w:themeColor="text1"/>
          <w:cs/>
        </w:rPr>
        <w:t>ต่อ</w:t>
      </w:r>
      <w:r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0"/>
        <w:gridCol w:w="1941"/>
        <w:gridCol w:w="1115"/>
        <w:gridCol w:w="735"/>
        <w:gridCol w:w="2333"/>
      </w:tblGrid>
      <w:tr w:rsidR="00A90E4F" w:rsidRPr="007E1804" w:rsidTr="003F3065">
        <w:tc>
          <w:tcPr>
            <w:tcW w:w="2546" w:type="pct"/>
            <w:gridSpan w:val="3"/>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ชื่อยูสเคส : ลบกำหนดการสำหรับแบบประเมิน</w:t>
            </w:r>
          </w:p>
        </w:tc>
        <w:tc>
          <w:tcPr>
            <w:tcW w:w="1085" w:type="pct"/>
            <w:gridSpan w:val="2"/>
            <w:vAlign w:val="center"/>
          </w:tcPr>
          <w:p w:rsidR="00683CFA" w:rsidRPr="007E1804" w:rsidRDefault="00683CFA"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3-4</w:t>
            </w:r>
          </w:p>
        </w:tc>
        <w:tc>
          <w:tcPr>
            <w:tcW w:w="1369" w:type="pct"/>
            <w:vAlign w:val="center"/>
          </w:tcPr>
          <w:p w:rsidR="00683CFA" w:rsidRPr="007E1804" w:rsidRDefault="00683CFA"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683CFA">
        <w:tc>
          <w:tcPr>
            <w:tcW w:w="5000" w:type="pct"/>
            <w:gridSpan w:val="6"/>
          </w:tcPr>
          <w:p w:rsidR="00683CFA" w:rsidRPr="007E1804" w:rsidRDefault="00683CFA" w:rsidP="00683CFA">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683CFA">
        <w:tc>
          <w:tcPr>
            <w:tcW w:w="5000" w:type="pct"/>
            <w:gridSpan w:val="6"/>
          </w:tcPr>
          <w:p w:rsidR="00683CFA" w:rsidRPr="007E1804" w:rsidRDefault="00683CFA" w:rsidP="00683CFA">
            <w:pPr>
              <w:rPr>
                <w:color w:val="000000" w:themeColor="text1"/>
              </w:rPr>
            </w:pPr>
            <w:r w:rsidRPr="007E1804">
              <w:rPr>
                <w:color w:val="000000" w:themeColor="text1"/>
                <w:cs/>
              </w:rPr>
              <w:t xml:space="preserve">ความสัมพันธ์ </w:t>
            </w:r>
            <w:r w:rsidRPr="007E1804">
              <w:rPr>
                <w:color w:val="000000" w:themeColor="text1"/>
              </w:rPr>
              <w:t>:</w:t>
            </w:r>
          </w:p>
          <w:p w:rsidR="00683CFA" w:rsidRPr="007E1804" w:rsidRDefault="00683CFA" w:rsidP="00683CFA">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rFonts w:eastAsia="Times New Roman"/>
                <w:color w:val="000000" w:themeColor="text1"/>
              </w:rPr>
              <w:t>KPIS0</w:t>
            </w:r>
            <w:r w:rsidRPr="007E1804">
              <w:rPr>
                <w:rFonts w:eastAsia="Times New Roman"/>
                <w:color w:val="000000" w:themeColor="text1"/>
                <w:cs/>
              </w:rPr>
              <w:t>3</w:t>
            </w:r>
          </w:p>
          <w:p w:rsidR="00683CFA" w:rsidRPr="007E1804" w:rsidRDefault="00683CFA" w:rsidP="00683CFA">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683CFA" w:rsidRPr="007E1804" w:rsidRDefault="00683CFA" w:rsidP="00683CFA">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683CFA" w:rsidRPr="007E1804" w:rsidRDefault="00683CFA" w:rsidP="00683CFA">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683CFA">
        <w:tc>
          <w:tcPr>
            <w:tcW w:w="1401" w:type="pct"/>
          </w:tcPr>
          <w:p w:rsidR="00683CFA" w:rsidRPr="007E1804" w:rsidRDefault="00683CFA" w:rsidP="00683CFA">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5"/>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ต้องมีสิทธิ์ในการเข้าถึงเมนูจัดการกำหนดการสำหรับแบบประเมิน</w:t>
            </w:r>
          </w:p>
        </w:tc>
      </w:tr>
      <w:tr w:rsidR="00A90E4F" w:rsidRPr="007E1804" w:rsidTr="00683CFA">
        <w:trPr>
          <w:trHeight w:val="449"/>
        </w:trPr>
        <w:tc>
          <w:tcPr>
            <w:tcW w:w="1401" w:type="pct"/>
          </w:tcPr>
          <w:p w:rsidR="00683CFA" w:rsidRPr="007E1804" w:rsidRDefault="00683CFA" w:rsidP="00683CFA">
            <w:pPr>
              <w:rPr>
                <w:color w:val="000000" w:themeColor="text1"/>
              </w:rPr>
            </w:pPr>
            <w:r w:rsidRPr="007E1804">
              <w:rPr>
                <w:color w:val="000000" w:themeColor="text1"/>
                <w:cs/>
              </w:rPr>
              <w:lastRenderedPageBreak/>
              <w:t xml:space="preserve">เงื่อนไขหลังการทำงาน </w:t>
            </w:r>
            <w:r w:rsidRPr="007E1804">
              <w:rPr>
                <w:color w:val="000000" w:themeColor="text1"/>
              </w:rPr>
              <w:t>:</w:t>
            </w:r>
          </w:p>
        </w:tc>
        <w:tc>
          <w:tcPr>
            <w:tcW w:w="3599" w:type="pct"/>
            <w:gridSpan w:val="5"/>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สามารถลบรายละเอียดข้อมูลกำหนดการสำหรับแบบประเมินได้</w:t>
            </w:r>
          </w:p>
        </w:tc>
      </w:tr>
      <w:tr w:rsidR="00A90E4F" w:rsidRPr="007E1804" w:rsidTr="00683CFA">
        <w:trPr>
          <w:trHeight w:val="332"/>
        </w:trPr>
        <w:tc>
          <w:tcPr>
            <w:tcW w:w="1407" w:type="pct"/>
            <w:gridSpan w:val="2"/>
            <w:tcBorders>
              <w:bottom w:val="single" w:sz="4" w:space="0" w:color="auto"/>
            </w:tcBorders>
          </w:tcPr>
          <w:p w:rsidR="00683CFA" w:rsidRPr="007E1804" w:rsidRDefault="00683CFA" w:rsidP="00683CFA">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683CFA" w:rsidRPr="007E1804" w:rsidRDefault="00683CFA" w:rsidP="00683CFA">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683CFA" w:rsidRPr="007E1804" w:rsidRDefault="00683CFA" w:rsidP="00683CFA">
            <w:pPr>
              <w:jc w:val="center"/>
              <w:rPr>
                <w:color w:val="000000" w:themeColor="text1"/>
                <w:cs/>
              </w:rPr>
            </w:pPr>
            <w:r w:rsidRPr="007E1804">
              <w:rPr>
                <w:color w:val="000000" w:themeColor="text1"/>
                <w:cs/>
              </w:rPr>
              <w:t>ระบบ</w:t>
            </w:r>
          </w:p>
        </w:tc>
      </w:tr>
      <w:tr w:rsidR="00A90E4F" w:rsidRPr="007E1804" w:rsidTr="00683CFA">
        <w:trPr>
          <w:trHeight w:val="1043"/>
        </w:trPr>
        <w:tc>
          <w:tcPr>
            <w:tcW w:w="1407" w:type="pct"/>
            <w:gridSpan w:val="2"/>
            <w:vMerge w:val="restart"/>
          </w:tcPr>
          <w:p w:rsidR="00683CFA" w:rsidRPr="007E1804" w:rsidRDefault="00683CFA" w:rsidP="00683CFA">
            <w:pPr>
              <w:rPr>
                <w:color w:val="000000" w:themeColor="text1"/>
                <w:cs/>
              </w:rPr>
            </w:pPr>
          </w:p>
        </w:tc>
        <w:tc>
          <w:tcPr>
            <w:tcW w:w="1793" w:type="pct"/>
            <w:gridSpan w:val="2"/>
            <w:tcBorders>
              <w:bottom w:val="nil"/>
            </w:tcBorders>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ผู้ใช้งานเลือกเมนูจัดการกำหนดการสำหรับแบบประเมิน</w:t>
            </w:r>
          </w:p>
        </w:tc>
        <w:tc>
          <w:tcPr>
            <w:tcW w:w="1800" w:type="pct"/>
            <w:gridSpan w:val="2"/>
            <w:tcBorders>
              <w:bottom w:val="nil"/>
            </w:tcBorders>
          </w:tcPr>
          <w:p w:rsidR="00683CFA" w:rsidRPr="007E1804" w:rsidRDefault="00683CFA" w:rsidP="00683CFA">
            <w:pPr>
              <w:pStyle w:val="a7"/>
              <w:ind w:left="0"/>
              <w:rPr>
                <w:rFonts w:cs="TH SarabunPSK"/>
                <w:color w:val="000000" w:themeColor="text1"/>
                <w:szCs w:val="32"/>
              </w:rPr>
            </w:pPr>
          </w:p>
          <w:p w:rsidR="00683CFA" w:rsidRPr="007E1804" w:rsidRDefault="00683CFA" w:rsidP="00683CFA">
            <w:pPr>
              <w:pStyle w:val="a7"/>
              <w:ind w:left="0"/>
              <w:rPr>
                <w:rFonts w:cs="TH SarabunPSK"/>
                <w:color w:val="000000" w:themeColor="text1"/>
                <w:szCs w:val="32"/>
              </w:rPr>
            </w:pPr>
          </w:p>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ระบบแสดงข้อมูลกำหนดการสำหรับแบบประเมิน</w:t>
            </w:r>
          </w:p>
        </w:tc>
      </w:tr>
      <w:tr w:rsidR="00683CFA" w:rsidRPr="007E1804" w:rsidTr="00683CFA">
        <w:trPr>
          <w:trHeight w:val="1043"/>
        </w:trPr>
        <w:tc>
          <w:tcPr>
            <w:tcW w:w="1407" w:type="pct"/>
            <w:gridSpan w:val="2"/>
            <w:vMerge/>
          </w:tcPr>
          <w:p w:rsidR="00683CFA" w:rsidRPr="007E1804" w:rsidRDefault="00683CFA" w:rsidP="00683CFA">
            <w:pPr>
              <w:rPr>
                <w:color w:val="000000" w:themeColor="text1"/>
                <w:cs/>
              </w:rPr>
            </w:pPr>
          </w:p>
        </w:tc>
        <w:tc>
          <w:tcPr>
            <w:tcW w:w="1793" w:type="pct"/>
            <w:gridSpan w:val="2"/>
            <w:tcBorders>
              <w:top w:val="nil"/>
              <w:bottom w:val="single" w:sz="4" w:space="0" w:color="auto"/>
            </w:tcBorders>
          </w:tcPr>
          <w:p w:rsidR="00683CFA" w:rsidRPr="007E1804" w:rsidRDefault="00683CFA" w:rsidP="00683CFA">
            <w:pPr>
              <w:pStyle w:val="a7"/>
              <w:ind w:left="0"/>
              <w:rPr>
                <w:rFonts w:cs="TH SarabunPSK"/>
                <w:color w:val="000000" w:themeColor="text1"/>
                <w:szCs w:val="32"/>
                <w:cs/>
              </w:rPr>
            </w:pPr>
            <w:r w:rsidRPr="007E1804">
              <w:rPr>
                <w:rFonts w:cs="TH SarabunPSK"/>
                <w:color w:val="000000" w:themeColor="text1"/>
                <w:szCs w:val="32"/>
                <w:cs/>
              </w:rPr>
              <w:t>3. ผู้ใช้งานกดลบข้อมูลกำหนดการสำหรับแบบประเมิน</w:t>
            </w:r>
          </w:p>
        </w:tc>
        <w:tc>
          <w:tcPr>
            <w:tcW w:w="1800" w:type="pct"/>
            <w:gridSpan w:val="2"/>
            <w:tcBorders>
              <w:top w:val="nil"/>
              <w:bottom w:val="single" w:sz="4" w:space="0" w:color="auto"/>
            </w:tcBorders>
          </w:tcPr>
          <w:p w:rsidR="00683CFA" w:rsidRPr="007E1804" w:rsidRDefault="00683CFA" w:rsidP="00683CFA">
            <w:pPr>
              <w:pStyle w:val="a7"/>
              <w:ind w:left="0"/>
              <w:rPr>
                <w:rFonts w:cs="TH SarabunPSK"/>
                <w:color w:val="000000" w:themeColor="text1"/>
                <w:szCs w:val="32"/>
              </w:rPr>
            </w:pPr>
          </w:p>
        </w:tc>
      </w:tr>
      <w:tr w:rsidR="003F3065" w:rsidRPr="007E1804" w:rsidTr="003F3065">
        <w:trPr>
          <w:trHeight w:val="1043"/>
        </w:trPr>
        <w:tc>
          <w:tcPr>
            <w:tcW w:w="1407" w:type="pct"/>
            <w:gridSpan w:val="2"/>
          </w:tcPr>
          <w:p w:rsidR="003F3065" w:rsidRPr="007E1804" w:rsidRDefault="003F3065" w:rsidP="004E36B1">
            <w:pPr>
              <w:rPr>
                <w:color w:val="000000" w:themeColor="text1"/>
                <w:cs/>
              </w:rPr>
            </w:pPr>
          </w:p>
        </w:tc>
        <w:tc>
          <w:tcPr>
            <w:tcW w:w="1793" w:type="pct"/>
            <w:gridSpan w:val="2"/>
          </w:tcPr>
          <w:p w:rsidR="003F3065" w:rsidRPr="007E1804" w:rsidRDefault="003F3065" w:rsidP="004E36B1">
            <w:pPr>
              <w:pStyle w:val="a7"/>
              <w:ind w:left="0"/>
              <w:rPr>
                <w:rFonts w:cs="TH SarabunPSK"/>
                <w:color w:val="000000" w:themeColor="text1"/>
                <w:szCs w:val="32"/>
                <w:cs/>
              </w:rPr>
            </w:pPr>
          </w:p>
        </w:tc>
        <w:tc>
          <w:tcPr>
            <w:tcW w:w="1800" w:type="pct"/>
            <w:gridSpan w:val="2"/>
          </w:tcPr>
          <w:p w:rsidR="003F3065" w:rsidRPr="007E1804" w:rsidRDefault="003F3065" w:rsidP="004E36B1">
            <w:pPr>
              <w:pStyle w:val="a7"/>
              <w:ind w:left="0"/>
              <w:rPr>
                <w:rFonts w:cs="TH SarabunPSK"/>
                <w:color w:val="000000" w:themeColor="text1"/>
                <w:szCs w:val="32"/>
              </w:rPr>
            </w:pPr>
            <w:r w:rsidRPr="007E1804">
              <w:rPr>
                <w:rFonts w:cs="TH SarabunPSK"/>
                <w:color w:val="000000" w:themeColor="text1"/>
                <w:szCs w:val="32"/>
                <w:cs/>
              </w:rPr>
              <w:t>4. ระบบทำการลบข้อมูลกำหนดการสำหรับแบบประเมิน</w:t>
            </w:r>
          </w:p>
          <w:p w:rsidR="003F3065" w:rsidRPr="007E1804" w:rsidRDefault="003F3065" w:rsidP="004E36B1">
            <w:pPr>
              <w:pStyle w:val="a7"/>
              <w:ind w:left="0"/>
              <w:rPr>
                <w:rFonts w:cs="TH SarabunPSK"/>
                <w:color w:val="000000" w:themeColor="text1"/>
                <w:szCs w:val="32"/>
              </w:rPr>
            </w:pPr>
            <w:r w:rsidRPr="007E1804">
              <w:rPr>
                <w:rFonts w:cs="TH SarabunPSK"/>
                <w:color w:val="000000" w:themeColor="text1"/>
                <w:szCs w:val="32"/>
                <w:cs/>
              </w:rPr>
              <w:t>และแสดงข้อมูลกำหนดการสำหรับแบบประเมิน</w:t>
            </w:r>
          </w:p>
        </w:tc>
      </w:tr>
      <w:tr w:rsidR="003F3065" w:rsidRPr="007E1804" w:rsidTr="004E36B1">
        <w:trPr>
          <w:trHeight w:val="431"/>
        </w:trPr>
        <w:tc>
          <w:tcPr>
            <w:tcW w:w="1401" w:type="pct"/>
          </w:tcPr>
          <w:p w:rsidR="003F3065" w:rsidRPr="007E1804" w:rsidRDefault="003F3065" w:rsidP="004E36B1">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3F3065" w:rsidRPr="007E1804" w:rsidRDefault="003F3065" w:rsidP="004E36B1">
            <w:pPr>
              <w:rPr>
                <w:color w:val="000000" w:themeColor="text1"/>
                <w:cs/>
              </w:rPr>
            </w:pPr>
            <w:r w:rsidRPr="007E1804">
              <w:rPr>
                <w:color w:val="000000" w:themeColor="text1"/>
                <w:cs/>
              </w:rPr>
              <w:t>-</w:t>
            </w:r>
          </w:p>
        </w:tc>
      </w:tr>
    </w:tbl>
    <w:p w:rsidR="00683CFA" w:rsidRPr="007E1804" w:rsidRDefault="00683CFA" w:rsidP="00683CFA">
      <w:pPr>
        <w:pStyle w:val="af0"/>
        <w:spacing w:before="160"/>
        <w:rPr>
          <w:color w:val="000000" w:themeColor="text1"/>
        </w:rPr>
      </w:pPr>
    </w:p>
    <w:p w:rsidR="006F7ECB" w:rsidRPr="007E1804" w:rsidRDefault="00096B4C" w:rsidP="006F7ECB">
      <w:pPr>
        <w:pStyle w:val="af0"/>
        <w:numPr>
          <w:ilvl w:val="0"/>
          <w:numId w:val="390"/>
        </w:numPr>
        <w:tabs>
          <w:tab w:val="left" w:pos="1080"/>
        </w:tabs>
        <w:spacing w:before="160"/>
        <w:ind w:left="0" w:firstLine="720"/>
        <w:rPr>
          <w:color w:val="000000" w:themeColor="text1"/>
        </w:rPr>
      </w:pPr>
      <w:r w:rsidRPr="007E1804">
        <w:rPr>
          <w:rFonts w:eastAsia="Times New Roman"/>
          <w:color w:val="000000" w:themeColor="text1"/>
          <w:cs/>
        </w:rPr>
        <w:t>ประเมินผลด้านสมรรถนะของ</w:t>
      </w:r>
      <w:r w:rsidR="00FF02AE">
        <w:rPr>
          <w:rFonts w:eastAsia="Times New Roman"/>
          <w:color w:val="000000" w:themeColor="text1"/>
          <w:cs/>
        </w:rPr>
        <w:t>บุคลากร</w:t>
      </w:r>
      <w:r w:rsidRPr="007E1804">
        <w:rPr>
          <w:rFonts w:eastAsia="Times New Roman"/>
          <w:color w:val="000000" w:themeColor="text1"/>
          <w:cs/>
        </w:rPr>
        <w:t xml:space="preserve"> เป็นส่วนที่คณบดีจะทำการประเมิน</w:t>
      </w:r>
      <w:r w:rsidR="003F3065">
        <w:rPr>
          <w:rFonts w:eastAsia="Times New Roman" w:hint="cs"/>
          <w:color w:val="000000" w:themeColor="text1"/>
          <w:cs/>
        </w:rPr>
        <w:t xml:space="preserve">                 </w:t>
      </w:r>
      <w:r w:rsidRPr="007E1804">
        <w:rPr>
          <w:rFonts w:eastAsia="Times New Roman"/>
          <w:color w:val="000000" w:themeColor="text1"/>
          <w:cs/>
        </w:rPr>
        <w:t>ด้านสมรรถนะของบุคลากรในคณะวิทยาการสารสนเทศด้วยตนเอง ซึ่งจะแบ่งประเมินด้านสมรรถนะของบุคลากรออกเป็น 2 ประเภท คือ คณาจารย์ และพนักงานสนับสนุน โดยมีรายละเอียดการทำงานแสดงดังตารางที่</w:t>
      </w:r>
      <w:r w:rsidR="006F7ECB" w:rsidRPr="007E1804">
        <w:rPr>
          <w:rFonts w:eastAsia="Times New Roman"/>
          <w:color w:val="000000" w:themeColor="text1"/>
          <w:cs/>
        </w:rPr>
        <w:t xml:space="preserve"> </w:t>
      </w:r>
      <w:r w:rsidR="006F7ECB" w:rsidRPr="007E1804">
        <w:rPr>
          <w:rFonts w:eastAsia="Times New Roman"/>
          <w:color w:val="000000" w:themeColor="text1"/>
        </w:rPr>
        <w:t>3-1</w:t>
      </w:r>
      <w:r w:rsidR="006F7ECB" w:rsidRPr="007E1804">
        <w:rPr>
          <w:rFonts w:eastAsia="Times New Roman"/>
          <w:color w:val="000000" w:themeColor="text1"/>
          <w:cs/>
        </w:rPr>
        <w:t>5</w:t>
      </w:r>
    </w:p>
    <w:p w:rsidR="00E267DF" w:rsidRPr="007E1804" w:rsidRDefault="00E267DF" w:rsidP="00E267DF">
      <w:pPr>
        <w:pStyle w:val="af0"/>
        <w:spacing w:before="160"/>
        <w:rPr>
          <w:rFonts w:eastAsia="Times New Roman"/>
          <w:color w:val="000000" w:themeColor="text1"/>
        </w:rPr>
      </w:pPr>
      <w:bookmarkStart w:id="119" w:name="_Toc515231945"/>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15</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4</w:t>
      </w:r>
      <w:r w:rsidRPr="007E1804">
        <w:rPr>
          <w:rFonts w:eastAsia="Times New Roman"/>
          <w:color w:val="000000" w:themeColor="text1"/>
        </w:rPr>
        <w:t xml:space="preserve"> </w:t>
      </w:r>
      <w:r w:rsidR="00096B4C" w:rsidRPr="007E1804">
        <w:rPr>
          <w:rFonts w:eastAsia="Times New Roman"/>
          <w:color w:val="000000" w:themeColor="text1"/>
          <w:cs/>
        </w:rPr>
        <w:t>ประเมินผลด้านสมรรถนะของ</w:t>
      </w:r>
      <w:r w:rsidR="00FF02AE">
        <w:rPr>
          <w:rFonts w:eastAsia="Times New Roman"/>
          <w:color w:val="000000" w:themeColor="text1"/>
          <w:cs/>
        </w:rPr>
        <w:t>บุคลากร</w:t>
      </w:r>
      <w:bookmarkEnd w:id="119"/>
    </w:p>
    <w:tbl>
      <w:tblPr>
        <w:tblStyle w:val="af"/>
        <w:tblW w:w="5000" w:type="pct"/>
        <w:tblLayout w:type="fixed"/>
        <w:tblLook w:val="04A0" w:firstRow="1" w:lastRow="0" w:firstColumn="1" w:lastColumn="0" w:noHBand="0" w:noVBand="1"/>
      </w:tblPr>
      <w:tblGrid>
        <w:gridCol w:w="2388"/>
        <w:gridCol w:w="10"/>
        <w:gridCol w:w="2405"/>
        <w:gridCol w:w="651"/>
        <w:gridCol w:w="920"/>
        <w:gridCol w:w="2148"/>
      </w:tblGrid>
      <w:tr w:rsidR="00A90E4F" w:rsidRPr="007E1804" w:rsidTr="003F3065">
        <w:trPr>
          <w:trHeight w:val="683"/>
        </w:trPr>
        <w:tc>
          <w:tcPr>
            <w:tcW w:w="2818" w:type="pct"/>
            <w:gridSpan w:val="3"/>
          </w:tcPr>
          <w:p w:rsidR="00FB668D" w:rsidRPr="007E1804" w:rsidRDefault="00FB668D" w:rsidP="00FB668D">
            <w:pPr>
              <w:rPr>
                <w:color w:val="000000" w:themeColor="text1"/>
                <w:cs/>
              </w:rPr>
            </w:pPr>
            <w:r w:rsidRPr="007E1804">
              <w:rPr>
                <w:color w:val="000000" w:themeColor="text1"/>
                <w:cs/>
              </w:rPr>
              <w:t>ชื่อยูสเคส : ประเมินผลด้านสมรรถนะของ</w:t>
            </w:r>
            <w:r w:rsidR="00FF02AE">
              <w:rPr>
                <w:color w:val="000000" w:themeColor="text1"/>
                <w:cs/>
              </w:rPr>
              <w:t>บุคลากร</w:t>
            </w:r>
          </w:p>
        </w:tc>
        <w:tc>
          <w:tcPr>
            <w:tcW w:w="922" w:type="pct"/>
            <w:gridSpan w:val="2"/>
            <w:vAlign w:val="center"/>
          </w:tcPr>
          <w:p w:rsidR="00FB668D" w:rsidRPr="007E1804" w:rsidRDefault="00FB668D" w:rsidP="003F3065">
            <w:pPr>
              <w:jc w:val="left"/>
              <w:rPr>
                <w:color w:val="000000" w:themeColor="text1"/>
              </w:rPr>
            </w:pPr>
            <w:r w:rsidRPr="007E1804">
              <w:rPr>
                <w:color w:val="000000" w:themeColor="text1"/>
                <w:cs/>
              </w:rPr>
              <w:t xml:space="preserve">รหัส : </w:t>
            </w:r>
            <w:r w:rsidRPr="007E1804">
              <w:rPr>
                <w:color w:val="000000" w:themeColor="text1"/>
              </w:rPr>
              <w:t xml:space="preserve"> KPIS0</w:t>
            </w:r>
            <w:r w:rsidR="00096B4C" w:rsidRPr="007E1804">
              <w:rPr>
                <w:color w:val="000000" w:themeColor="text1"/>
                <w:cs/>
              </w:rPr>
              <w:t>4</w:t>
            </w:r>
          </w:p>
        </w:tc>
        <w:tc>
          <w:tcPr>
            <w:tcW w:w="1260" w:type="pct"/>
            <w:vAlign w:val="center"/>
          </w:tcPr>
          <w:p w:rsidR="00FB668D" w:rsidRPr="007E1804" w:rsidRDefault="00FB668D" w:rsidP="003F3065">
            <w:pPr>
              <w:jc w:val="left"/>
              <w:rPr>
                <w:color w:val="000000" w:themeColor="text1"/>
                <w:cs/>
              </w:rPr>
            </w:pPr>
            <w:r w:rsidRPr="007E1804">
              <w:rPr>
                <w:color w:val="000000" w:themeColor="text1"/>
                <w:cs/>
              </w:rPr>
              <w:t>ระดับความสำคัญ : สูง</w:t>
            </w:r>
          </w:p>
        </w:tc>
      </w:tr>
      <w:tr w:rsidR="00A90E4F" w:rsidRPr="007E1804" w:rsidTr="003F3065">
        <w:tc>
          <w:tcPr>
            <w:tcW w:w="2818" w:type="pct"/>
            <w:gridSpan w:val="3"/>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lastRenderedPageBreak/>
              <w:t>ผู้กระทำหลัก : คณบดี</w:t>
            </w:r>
          </w:p>
        </w:tc>
        <w:tc>
          <w:tcPr>
            <w:tcW w:w="2182" w:type="pct"/>
            <w:gridSpan w:val="3"/>
            <w:vAlign w:val="center"/>
          </w:tcPr>
          <w:p w:rsidR="00FB668D" w:rsidRPr="007E1804" w:rsidRDefault="00FB668D"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434E50">
        <w:tc>
          <w:tcPr>
            <w:tcW w:w="5000" w:type="pct"/>
            <w:gridSpan w:val="6"/>
          </w:tcPr>
          <w:p w:rsidR="00FB668D" w:rsidRPr="007E1804" w:rsidRDefault="00FB668D" w:rsidP="00FB668D">
            <w:pPr>
              <w:pStyle w:val="a7"/>
              <w:ind w:left="0"/>
              <w:rPr>
                <w:rFonts w:cs="TH SarabunPSK"/>
                <w:color w:val="000000" w:themeColor="text1"/>
                <w:szCs w:val="32"/>
              </w:rPr>
            </w:pPr>
            <w:r w:rsidRPr="007E1804">
              <w:rPr>
                <w:rFonts w:cs="TH SarabunPSK"/>
                <w:color w:val="000000" w:themeColor="text1"/>
                <w:szCs w:val="32"/>
                <w:cs/>
              </w:rPr>
              <w:t>ผู้มีส่วนเกี่ยวข้อง : คณบดี</w:t>
            </w:r>
          </w:p>
        </w:tc>
      </w:tr>
      <w:tr w:rsidR="00A90E4F" w:rsidRPr="007E1804" w:rsidTr="00434E50">
        <w:tc>
          <w:tcPr>
            <w:tcW w:w="5000" w:type="pct"/>
            <w:gridSpan w:val="6"/>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FF02AE">
              <w:rPr>
                <w:rFonts w:cs="TH SarabunPSK" w:hint="cs"/>
                <w:color w:val="000000" w:themeColor="text1"/>
                <w:szCs w:val="32"/>
                <w:cs/>
              </w:rPr>
              <w:t xml:space="preserve">คณบดี </w:t>
            </w:r>
            <w:r w:rsidRPr="007E1804">
              <w:rPr>
                <w:rFonts w:cs="TH SarabunPSK"/>
                <w:color w:val="000000" w:themeColor="text1"/>
                <w:szCs w:val="32"/>
                <w:cs/>
              </w:rPr>
              <w:t>จะมีการ</w:t>
            </w:r>
            <w:r w:rsidRPr="007E1804">
              <w:rPr>
                <w:rFonts w:eastAsia="Times New Roman" w:cs="TH SarabunPSK"/>
                <w:color w:val="000000" w:themeColor="text1"/>
                <w:szCs w:val="32"/>
                <w:cs/>
              </w:rPr>
              <w:t>ประเมินผลด้านสมรรถนะของ</w:t>
            </w:r>
            <w:r w:rsidR="00FF02AE">
              <w:rPr>
                <w:rFonts w:eastAsia="Times New Roman" w:cs="TH SarabunPSK"/>
                <w:color w:val="000000" w:themeColor="text1"/>
                <w:szCs w:val="32"/>
                <w:cs/>
              </w:rPr>
              <w:t>บุคลากร</w:t>
            </w:r>
            <w:r w:rsidRPr="007E1804">
              <w:rPr>
                <w:rFonts w:eastAsia="Times New Roman" w:cs="TH SarabunPSK"/>
                <w:color w:val="000000" w:themeColor="text1"/>
                <w:szCs w:val="32"/>
                <w:cs/>
              </w:rPr>
              <w:t xml:space="preserve"> </w:t>
            </w:r>
            <w:r w:rsidRPr="007E1804">
              <w:rPr>
                <w:rFonts w:cs="TH SarabunPSK"/>
                <w:color w:val="000000" w:themeColor="text1"/>
                <w:szCs w:val="32"/>
                <w:cs/>
              </w:rPr>
              <w:t>โดยเป็นส่วนที่คณบดีจะทำการ</w:t>
            </w:r>
            <w:r w:rsidRPr="007E1804">
              <w:rPr>
                <w:rFonts w:eastAsia="Times New Roman" w:cs="TH SarabunPSK"/>
                <w:color w:val="000000" w:themeColor="text1"/>
                <w:szCs w:val="32"/>
                <w:cs/>
              </w:rPr>
              <w:t>ประเมินผลด้านสมรรถนะของบุคลากรด้วยตนเอง</w:t>
            </w:r>
          </w:p>
        </w:tc>
      </w:tr>
      <w:tr w:rsidR="00FB668D" w:rsidRPr="007E1804" w:rsidTr="00434E50">
        <w:tc>
          <w:tcPr>
            <w:tcW w:w="5000" w:type="pct"/>
            <w:gridSpan w:val="6"/>
          </w:tcPr>
          <w:p w:rsidR="00FB668D" w:rsidRPr="007E1804" w:rsidRDefault="00FB668D" w:rsidP="00FB668D">
            <w:pPr>
              <w:pStyle w:val="a7"/>
              <w:ind w:left="0"/>
              <w:rPr>
                <w:rFonts w:cs="TH SarabunPSK"/>
                <w:color w:val="000000" w:themeColor="text1"/>
                <w:szCs w:val="32"/>
              </w:rPr>
            </w:pPr>
            <w:r w:rsidRPr="007E1804">
              <w:rPr>
                <w:rFonts w:cs="TH SarabunPSK"/>
                <w:color w:val="000000" w:themeColor="text1"/>
                <w:szCs w:val="32"/>
                <w:cs/>
              </w:rPr>
              <w:t>สิ่งกระตุ้น : คณบดีต้องการ</w:t>
            </w:r>
            <w:r w:rsidRPr="007E1804">
              <w:rPr>
                <w:rFonts w:eastAsia="Times New Roman" w:cs="TH SarabunPSK"/>
                <w:color w:val="000000" w:themeColor="text1"/>
                <w:szCs w:val="32"/>
                <w:cs/>
              </w:rPr>
              <w:t>ประเมินผลด้านสมรรถนะของบุคลากร</w:t>
            </w:r>
          </w:p>
          <w:p w:rsidR="00FB668D" w:rsidRPr="007E1804" w:rsidRDefault="00FB668D" w:rsidP="00FB668D">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F430E1">
        <w:trPr>
          <w:trHeight w:val="1790"/>
        </w:trPr>
        <w:tc>
          <w:tcPr>
            <w:tcW w:w="5000" w:type="pct"/>
            <w:gridSpan w:val="6"/>
          </w:tcPr>
          <w:p w:rsidR="00F430E1" w:rsidRPr="007E1804" w:rsidRDefault="00F430E1" w:rsidP="00F430E1">
            <w:pPr>
              <w:rPr>
                <w:color w:val="000000" w:themeColor="text1"/>
              </w:rPr>
            </w:pPr>
            <w:r w:rsidRPr="007E1804">
              <w:rPr>
                <w:color w:val="000000" w:themeColor="text1"/>
                <w:cs/>
              </w:rPr>
              <w:t xml:space="preserve">ความสัมพันธ์ </w:t>
            </w:r>
            <w:r w:rsidRPr="007E1804">
              <w:rPr>
                <w:color w:val="000000" w:themeColor="text1"/>
              </w:rPr>
              <w:t>:</w:t>
            </w:r>
          </w:p>
          <w:p w:rsidR="00F430E1" w:rsidRPr="007E1804" w:rsidRDefault="00F430E1" w:rsidP="00F430E1">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00FB668D" w:rsidRPr="007E1804">
              <w:rPr>
                <w:color w:val="000000" w:themeColor="text1"/>
                <w:cs/>
              </w:rPr>
              <w:t>-</w:t>
            </w:r>
          </w:p>
          <w:p w:rsidR="00F430E1" w:rsidRPr="007E1804" w:rsidRDefault="00F430E1" w:rsidP="00F430E1">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F430E1" w:rsidRPr="007E1804" w:rsidRDefault="00F430E1" w:rsidP="00F430E1">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F430E1" w:rsidRPr="007E1804" w:rsidRDefault="00F430E1" w:rsidP="00F430E1">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434E50">
        <w:tc>
          <w:tcPr>
            <w:tcW w:w="1401" w:type="pct"/>
          </w:tcPr>
          <w:p w:rsidR="00FB668D" w:rsidRPr="007E1804" w:rsidRDefault="00FB668D" w:rsidP="00FB668D">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5"/>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ต้องมีสิทธิ์ในการเข้าถึงการ</w:t>
            </w:r>
            <w:r w:rsidRPr="007E1804">
              <w:rPr>
                <w:rFonts w:eastAsia="Times New Roman" w:cs="TH SarabunPSK"/>
                <w:color w:val="000000" w:themeColor="text1"/>
                <w:szCs w:val="32"/>
                <w:cs/>
              </w:rPr>
              <w:t>ประเมินผลด้านสมรรถนะของ</w:t>
            </w:r>
            <w:r w:rsidR="00FF02AE">
              <w:rPr>
                <w:rFonts w:eastAsia="Times New Roman" w:cs="TH SarabunPSK"/>
                <w:color w:val="000000" w:themeColor="text1"/>
                <w:szCs w:val="32"/>
                <w:cs/>
              </w:rPr>
              <w:t>บุคลากร</w:t>
            </w:r>
          </w:p>
        </w:tc>
      </w:tr>
      <w:tr w:rsidR="00A90E4F" w:rsidRPr="007E1804" w:rsidTr="00434E50">
        <w:tc>
          <w:tcPr>
            <w:tcW w:w="1401" w:type="pct"/>
          </w:tcPr>
          <w:p w:rsidR="00FB668D" w:rsidRPr="007E1804" w:rsidRDefault="00FB668D" w:rsidP="00FB668D">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5"/>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สามารถ</w:t>
            </w:r>
            <w:r w:rsidRPr="007E1804">
              <w:rPr>
                <w:rFonts w:eastAsia="Times New Roman" w:cs="TH SarabunPSK"/>
                <w:color w:val="000000" w:themeColor="text1"/>
                <w:szCs w:val="32"/>
                <w:cs/>
              </w:rPr>
              <w:t>ประเมินผลด้านสมรรถนะของ</w:t>
            </w:r>
            <w:r w:rsidR="00FF02AE">
              <w:rPr>
                <w:rFonts w:eastAsia="Times New Roman" w:cs="TH SarabunPSK"/>
                <w:color w:val="000000" w:themeColor="text1"/>
                <w:szCs w:val="32"/>
                <w:cs/>
              </w:rPr>
              <w:t>บุคลากร</w:t>
            </w:r>
            <w:r w:rsidRPr="007E1804">
              <w:rPr>
                <w:rFonts w:cs="TH SarabunPSK"/>
                <w:color w:val="000000" w:themeColor="text1"/>
                <w:szCs w:val="32"/>
                <w:cs/>
              </w:rPr>
              <w:t>ได้</w:t>
            </w:r>
          </w:p>
        </w:tc>
      </w:tr>
      <w:tr w:rsidR="00A90E4F" w:rsidRPr="007E1804" w:rsidTr="003F3065">
        <w:trPr>
          <w:trHeight w:val="332"/>
        </w:trPr>
        <w:tc>
          <w:tcPr>
            <w:tcW w:w="1407" w:type="pct"/>
            <w:gridSpan w:val="2"/>
            <w:tcBorders>
              <w:bottom w:val="single" w:sz="4" w:space="0" w:color="auto"/>
            </w:tcBorders>
          </w:tcPr>
          <w:p w:rsidR="00F430E1" w:rsidRPr="007E1804" w:rsidRDefault="00F430E1" w:rsidP="00434E50">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F430E1" w:rsidRPr="007E1804" w:rsidRDefault="00F430E1" w:rsidP="00434E50">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F430E1" w:rsidRPr="007E1804" w:rsidRDefault="00F430E1" w:rsidP="00434E50">
            <w:pPr>
              <w:jc w:val="center"/>
              <w:rPr>
                <w:color w:val="000000" w:themeColor="text1"/>
                <w:cs/>
              </w:rPr>
            </w:pPr>
            <w:r w:rsidRPr="007E1804">
              <w:rPr>
                <w:color w:val="000000" w:themeColor="text1"/>
                <w:cs/>
              </w:rPr>
              <w:t>ระบบ</w:t>
            </w:r>
          </w:p>
        </w:tc>
      </w:tr>
      <w:tr w:rsidR="00A90E4F" w:rsidRPr="007E1804" w:rsidTr="003F3065">
        <w:trPr>
          <w:trHeight w:val="1043"/>
        </w:trPr>
        <w:tc>
          <w:tcPr>
            <w:tcW w:w="1407" w:type="pct"/>
            <w:gridSpan w:val="2"/>
            <w:tcBorders>
              <w:bottom w:val="single" w:sz="4" w:space="0" w:color="auto"/>
            </w:tcBorders>
          </w:tcPr>
          <w:p w:rsidR="00FB668D" w:rsidRPr="007E1804" w:rsidRDefault="00FB668D" w:rsidP="00FB668D">
            <w:pPr>
              <w:rPr>
                <w:color w:val="000000" w:themeColor="text1"/>
                <w:cs/>
              </w:rPr>
            </w:pPr>
          </w:p>
        </w:tc>
        <w:tc>
          <w:tcPr>
            <w:tcW w:w="1793" w:type="pct"/>
            <w:gridSpan w:val="2"/>
            <w:tcBorders>
              <w:top w:val="single" w:sz="4" w:space="0" w:color="auto"/>
              <w:bottom w:val="single" w:sz="4" w:space="0" w:color="auto"/>
            </w:tcBorders>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ผู้ใช้งานเลือกรายชื่อบุคลากรและกดประเมิน</w:t>
            </w:r>
          </w:p>
        </w:tc>
        <w:tc>
          <w:tcPr>
            <w:tcW w:w="1800" w:type="pct"/>
            <w:gridSpan w:val="2"/>
            <w:tcBorders>
              <w:top w:val="single" w:sz="4" w:space="0" w:color="auto"/>
              <w:bottom w:val="single" w:sz="4" w:space="0" w:color="auto"/>
            </w:tcBorders>
          </w:tcPr>
          <w:p w:rsidR="00FB668D" w:rsidRPr="007E1804" w:rsidRDefault="00FB668D" w:rsidP="00FB668D">
            <w:pPr>
              <w:pStyle w:val="a7"/>
              <w:ind w:left="0"/>
              <w:rPr>
                <w:rFonts w:cs="TH SarabunPSK"/>
                <w:color w:val="000000" w:themeColor="text1"/>
                <w:szCs w:val="32"/>
              </w:rPr>
            </w:pPr>
          </w:p>
          <w:p w:rsidR="00FB668D" w:rsidRPr="007E1804" w:rsidRDefault="00FB668D" w:rsidP="00FB668D">
            <w:pPr>
              <w:pStyle w:val="a7"/>
              <w:ind w:left="0"/>
              <w:rPr>
                <w:rFonts w:cs="TH SarabunPSK"/>
                <w:color w:val="000000" w:themeColor="text1"/>
                <w:szCs w:val="32"/>
              </w:rPr>
            </w:pPr>
          </w:p>
          <w:p w:rsidR="00FB668D" w:rsidRPr="007E1804" w:rsidRDefault="00FB668D" w:rsidP="00FB668D">
            <w:pPr>
              <w:pStyle w:val="a7"/>
              <w:ind w:left="0"/>
              <w:rPr>
                <w:rFonts w:cs="TH SarabunPSK"/>
                <w:color w:val="000000" w:themeColor="text1"/>
                <w:szCs w:val="32"/>
                <w:cs/>
              </w:rPr>
            </w:pPr>
          </w:p>
        </w:tc>
      </w:tr>
    </w:tbl>
    <w:p w:rsidR="00787142" w:rsidRPr="007E1804" w:rsidRDefault="00787142" w:rsidP="00787142">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00E267DF" w:rsidRPr="007E1804">
        <w:rPr>
          <w:color w:val="000000" w:themeColor="text1"/>
          <w:cs/>
        </w:rPr>
        <w:t>1</w:t>
      </w:r>
      <w:r w:rsidR="00313A5E" w:rsidRPr="007E1804">
        <w:rPr>
          <w:color w:val="000000" w:themeColor="text1"/>
          <w:cs/>
        </w:rPr>
        <w:t>5</w:t>
      </w:r>
      <w:r w:rsidRPr="007E1804">
        <w:rPr>
          <w:color w:val="000000" w:themeColor="text1"/>
          <w:cs/>
        </w:rPr>
        <w:t xml:space="preserve"> คำอธิบายยูสเคส </w:t>
      </w:r>
      <w:r w:rsidRPr="007E1804">
        <w:rPr>
          <w:rFonts w:eastAsia="Times New Roman"/>
          <w:color w:val="000000" w:themeColor="text1"/>
        </w:rPr>
        <w:t>KPIS0</w:t>
      </w:r>
      <w:r w:rsidR="00313A5E" w:rsidRPr="007E1804">
        <w:rPr>
          <w:rFonts w:eastAsia="Times New Roman"/>
          <w:color w:val="000000" w:themeColor="text1"/>
          <w:cs/>
        </w:rPr>
        <w:t>4</w:t>
      </w:r>
      <w:r w:rsidRPr="007E1804">
        <w:rPr>
          <w:rFonts w:eastAsia="Times New Roman"/>
          <w:color w:val="000000" w:themeColor="text1"/>
        </w:rPr>
        <w:t xml:space="preserve"> </w:t>
      </w:r>
      <w:r w:rsidRPr="007E1804">
        <w:rPr>
          <w:rFonts w:eastAsia="Times New Roman"/>
          <w:color w:val="000000" w:themeColor="text1"/>
          <w:cs/>
        </w:rPr>
        <w:t>ประเมินผลด้านสมรรถนะของ</w:t>
      </w:r>
      <w:r w:rsidR="00FF02AE">
        <w:rPr>
          <w:rFonts w:eastAsia="Times New Roman"/>
          <w:color w:val="000000" w:themeColor="text1"/>
          <w:cs/>
        </w:rPr>
        <w:t>บุคลากร</w:t>
      </w:r>
      <w:r w:rsidR="00E267DF" w:rsidRPr="007E1804">
        <w:rPr>
          <w:rFonts w:eastAsia="Times New Roman"/>
          <w:color w:val="000000" w:themeColor="text1"/>
          <w:cs/>
        </w:rPr>
        <w:t xml:space="preserve"> (</w:t>
      </w:r>
      <w:r w:rsidR="003F3065">
        <w:rPr>
          <w:rFonts w:eastAsia="Times New Roman" w:hint="cs"/>
          <w:color w:val="000000" w:themeColor="text1"/>
          <w:cs/>
        </w:rPr>
        <w:t>ต่อ</w:t>
      </w:r>
      <w:r w:rsidR="00E267DF" w:rsidRPr="007E1804">
        <w:rPr>
          <w:rFonts w:eastAsia="Times New Roman"/>
          <w:color w:val="000000" w:themeColor="text1"/>
          <w:cs/>
        </w:rPr>
        <w:t>)</w:t>
      </w:r>
    </w:p>
    <w:tbl>
      <w:tblPr>
        <w:tblStyle w:val="af"/>
        <w:tblW w:w="5000" w:type="pct"/>
        <w:tblLayout w:type="fixed"/>
        <w:tblLook w:val="04A0" w:firstRow="1" w:lastRow="0" w:firstColumn="1" w:lastColumn="0" w:noHBand="0" w:noVBand="1"/>
      </w:tblPr>
      <w:tblGrid>
        <w:gridCol w:w="2388"/>
        <w:gridCol w:w="10"/>
        <w:gridCol w:w="2219"/>
        <w:gridCol w:w="837"/>
        <w:gridCol w:w="735"/>
        <w:gridCol w:w="2333"/>
      </w:tblGrid>
      <w:tr w:rsidR="00A90E4F" w:rsidRPr="007E1804" w:rsidTr="00F430E1">
        <w:tc>
          <w:tcPr>
            <w:tcW w:w="2709" w:type="pct"/>
            <w:gridSpan w:val="3"/>
            <w:vAlign w:val="center"/>
          </w:tcPr>
          <w:p w:rsidR="00F430E1" w:rsidRPr="007E1804" w:rsidRDefault="00F430E1" w:rsidP="00F430E1">
            <w:pPr>
              <w:rPr>
                <w:color w:val="000000" w:themeColor="text1"/>
                <w:cs/>
              </w:rPr>
            </w:pPr>
            <w:r w:rsidRPr="007E1804">
              <w:rPr>
                <w:color w:val="000000" w:themeColor="text1"/>
                <w:cs/>
              </w:rPr>
              <w:t>ชื่อยูสเคส : ประเมินผลด้านสมรรถนะของ</w:t>
            </w:r>
            <w:r w:rsidR="00FF02AE">
              <w:rPr>
                <w:color w:val="000000" w:themeColor="text1"/>
                <w:cs/>
              </w:rPr>
              <w:t>บุคลากร</w:t>
            </w:r>
          </w:p>
        </w:tc>
        <w:tc>
          <w:tcPr>
            <w:tcW w:w="922" w:type="pct"/>
            <w:gridSpan w:val="2"/>
          </w:tcPr>
          <w:p w:rsidR="00F430E1" w:rsidRPr="007E1804" w:rsidRDefault="00F430E1" w:rsidP="00F430E1">
            <w:pPr>
              <w:rPr>
                <w:color w:val="000000" w:themeColor="text1"/>
              </w:rPr>
            </w:pPr>
            <w:r w:rsidRPr="007E1804">
              <w:rPr>
                <w:color w:val="000000" w:themeColor="text1"/>
                <w:cs/>
              </w:rPr>
              <w:t xml:space="preserve">รหัส : </w:t>
            </w:r>
            <w:r w:rsidRPr="007E1804">
              <w:rPr>
                <w:color w:val="000000" w:themeColor="text1"/>
              </w:rPr>
              <w:t xml:space="preserve"> KPIS0</w:t>
            </w:r>
            <w:r w:rsidR="00313A5E" w:rsidRPr="007E1804">
              <w:rPr>
                <w:color w:val="000000" w:themeColor="text1"/>
                <w:cs/>
              </w:rPr>
              <w:t>4</w:t>
            </w:r>
          </w:p>
        </w:tc>
        <w:tc>
          <w:tcPr>
            <w:tcW w:w="1369" w:type="pct"/>
          </w:tcPr>
          <w:p w:rsidR="00F430E1" w:rsidRPr="007E1804" w:rsidRDefault="00F430E1" w:rsidP="00F430E1">
            <w:pPr>
              <w:pStyle w:val="a7"/>
              <w:ind w:left="0"/>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434E50">
        <w:trPr>
          <w:trHeight w:val="332"/>
        </w:trPr>
        <w:tc>
          <w:tcPr>
            <w:tcW w:w="1407" w:type="pct"/>
            <w:gridSpan w:val="2"/>
            <w:tcBorders>
              <w:bottom w:val="single" w:sz="4" w:space="0" w:color="auto"/>
            </w:tcBorders>
          </w:tcPr>
          <w:p w:rsidR="00F430E1" w:rsidRPr="007E1804" w:rsidRDefault="00F430E1" w:rsidP="00434E50">
            <w:pPr>
              <w:rPr>
                <w:color w:val="000000" w:themeColor="text1"/>
              </w:rPr>
            </w:pPr>
            <w:r w:rsidRPr="007E1804">
              <w:rPr>
                <w:color w:val="000000" w:themeColor="text1"/>
                <w:cs/>
              </w:rPr>
              <w:lastRenderedPageBreak/>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F430E1" w:rsidRPr="007E1804" w:rsidRDefault="00F430E1" w:rsidP="00434E50">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F430E1" w:rsidRPr="007E1804" w:rsidRDefault="00F430E1" w:rsidP="00434E50">
            <w:pPr>
              <w:jc w:val="center"/>
              <w:rPr>
                <w:color w:val="000000" w:themeColor="text1"/>
                <w:cs/>
              </w:rPr>
            </w:pPr>
            <w:r w:rsidRPr="007E1804">
              <w:rPr>
                <w:color w:val="000000" w:themeColor="text1"/>
                <w:cs/>
              </w:rPr>
              <w:t>ระบบ</w:t>
            </w:r>
          </w:p>
        </w:tc>
      </w:tr>
      <w:tr w:rsidR="003F3065" w:rsidRPr="007E1804" w:rsidTr="003F3065">
        <w:trPr>
          <w:trHeight w:val="571"/>
        </w:trPr>
        <w:tc>
          <w:tcPr>
            <w:tcW w:w="1407" w:type="pct"/>
            <w:gridSpan w:val="2"/>
            <w:vMerge w:val="restart"/>
          </w:tcPr>
          <w:p w:rsidR="003F3065" w:rsidRPr="007E1804" w:rsidRDefault="003F3065" w:rsidP="00FB668D">
            <w:pPr>
              <w:rPr>
                <w:color w:val="000000" w:themeColor="text1"/>
                <w:cs/>
              </w:rPr>
            </w:pPr>
          </w:p>
        </w:tc>
        <w:tc>
          <w:tcPr>
            <w:tcW w:w="1793"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p>
        </w:tc>
        <w:tc>
          <w:tcPr>
            <w:tcW w:w="1800"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ระบบแสดงข้อมูลการประเมินด้านสมรรถนะของบุคลากร</w:t>
            </w:r>
          </w:p>
        </w:tc>
      </w:tr>
      <w:tr w:rsidR="003F3065" w:rsidRPr="007E1804" w:rsidTr="003F3065">
        <w:trPr>
          <w:trHeight w:val="799"/>
        </w:trPr>
        <w:tc>
          <w:tcPr>
            <w:tcW w:w="1407" w:type="pct"/>
            <w:gridSpan w:val="2"/>
            <w:vMerge/>
          </w:tcPr>
          <w:p w:rsidR="003F3065" w:rsidRPr="007E1804" w:rsidRDefault="003F3065" w:rsidP="003F3065">
            <w:pPr>
              <w:rPr>
                <w:color w:val="000000" w:themeColor="text1"/>
                <w:cs/>
              </w:rPr>
            </w:pPr>
          </w:p>
        </w:tc>
        <w:tc>
          <w:tcPr>
            <w:tcW w:w="1793" w:type="pct"/>
            <w:gridSpan w:val="2"/>
            <w:tcBorders>
              <w:top w:val="nil"/>
              <w:bottom w:val="nil"/>
            </w:tcBorders>
          </w:tcPr>
          <w:p w:rsidR="003F3065" w:rsidRPr="007E1804" w:rsidRDefault="003F3065" w:rsidP="003F3065">
            <w:pPr>
              <w:pStyle w:val="a7"/>
              <w:ind w:left="0"/>
              <w:rPr>
                <w:rFonts w:cs="TH SarabunPSK"/>
                <w:color w:val="000000" w:themeColor="text1"/>
                <w:szCs w:val="32"/>
                <w:cs/>
              </w:rPr>
            </w:pPr>
            <w:r w:rsidRPr="007E1804">
              <w:rPr>
                <w:rFonts w:cs="TH SarabunPSK"/>
                <w:color w:val="000000" w:themeColor="text1"/>
                <w:szCs w:val="32"/>
                <w:cs/>
              </w:rPr>
              <w:t>3. ผู้ใช้งานกรอกคะแนนที่ได้</w:t>
            </w:r>
            <w:r>
              <w:rPr>
                <w:rFonts w:cs="TH SarabunPSK" w:hint="cs"/>
                <w:color w:val="000000" w:themeColor="text1"/>
                <w:szCs w:val="32"/>
                <w:cs/>
              </w:rPr>
              <w:t xml:space="preserve"> </w:t>
            </w:r>
            <w:r w:rsidRPr="007E1804">
              <w:rPr>
                <w:rFonts w:cs="TH SarabunPSK"/>
                <w:color w:val="000000" w:themeColor="text1"/>
                <w:szCs w:val="32"/>
                <w:cs/>
              </w:rPr>
              <w:t>และทำกดคำนวณคะแนน</w:t>
            </w:r>
          </w:p>
        </w:tc>
        <w:tc>
          <w:tcPr>
            <w:tcW w:w="1800" w:type="pct"/>
            <w:gridSpan w:val="2"/>
            <w:tcBorders>
              <w:top w:val="nil"/>
              <w:bottom w:val="nil"/>
            </w:tcBorders>
          </w:tcPr>
          <w:p w:rsidR="003F3065" w:rsidRPr="007E1804" w:rsidRDefault="003F3065" w:rsidP="003F3065">
            <w:pPr>
              <w:pStyle w:val="a7"/>
              <w:ind w:left="0"/>
              <w:rPr>
                <w:rFonts w:cs="TH SarabunPSK"/>
                <w:color w:val="000000" w:themeColor="text1"/>
                <w:szCs w:val="32"/>
              </w:rPr>
            </w:pPr>
          </w:p>
        </w:tc>
      </w:tr>
      <w:tr w:rsidR="003F3065" w:rsidRPr="007E1804" w:rsidTr="003F3065">
        <w:trPr>
          <w:trHeight w:val="685"/>
        </w:trPr>
        <w:tc>
          <w:tcPr>
            <w:tcW w:w="1407" w:type="pct"/>
            <w:gridSpan w:val="2"/>
            <w:vMerge/>
          </w:tcPr>
          <w:p w:rsidR="003F3065" w:rsidRPr="007E1804" w:rsidRDefault="003F3065" w:rsidP="003F3065">
            <w:pPr>
              <w:rPr>
                <w:color w:val="000000" w:themeColor="text1"/>
                <w:cs/>
              </w:rPr>
            </w:pPr>
          </w:p>
        </w:tc>
        <w:tc>
          <w:tcPr>
            <w:tcW w:w="1793" w:type="pct"/>
            <w:gridSpan w:val="2"/>
            <w:tcBorders>
              <w:top w:val="nil"/>
              <w:bottom w:val="nil"/>
            </w:tcBorders>
          </w:tcPr>
          <w:p w:rsidR="003F3065" w:rsidRPr="007E1804" w:rsidRDefault="003F3065" w:rsidP="003F3065">
            <w:pPr>
              <w:pStyle w:val="a7"/>
              <w:ind w:left="0"/>
              <w:rPr>
                <w:rFonts w:cs="TH SarabunPSK"/>
                <w:color w:val="000000" w:themeColor="text1"/>
                <w:szCs w:val="32"/>
                <w:cs/>
              </w:rPr>
            </w:pPr>
          </w:p>
        </w:tc>
        <w:tc>
          <w:tcPr>
            <w:tcW w:w="1800" w:type="pct"/>
            <w:gridSpan w:val="2"/>
            <w:tcBorders>
              <w:top w:val="nil"/>
              <w:bottom w:val="nil"/>
            </w:tcBorders>
          </w:tcPr>
          <w:p w:rsidR="003F3065" w:rsidRPr="007E1804" w:rsidRDefault="003F3065" w:rsidP="003F3065">
            <w:pPr>
              <w:pStyle w:val="a7"/>
              <w:ind w:left="0"/>
              <w:rPr>
                <w:rFonts w:cs="TH SarabunPSK"/>
                <w:color w:val="000000" w:themeColor="text1"/>
                <w:szCs w:val="32"/>
              </w:rPr>
            </w:pPr>
            <w:r w:rsidRPr="007E1804">
              <w:rPr>
                <w:rFonts w:cs="TH SarabunPSK"/>
                <w:color w:val="000000" w:themeColor="text1"/>
                <w:szCs w:val="32"/>
                <w:cs/>
              </w:rPr>
              <w:t>4. ระบบแสดงผลกา</w:t>
            </w:r>
            <w:r>
              <w:rPr>
                <w:rFonts w:cs="TH SarabunPSK" w:hint="cs"/>
                <w:color w:val="000000" w:themeColor="text1"/>
                <w:szCs w:val="32"/>
                <w:cs/>
              </w:rPr>
              <w:t>ร</w:t>
            </w:r>
            <w:r w:rsidRPr="007E1804">
              <w:rPr>
                <w:rFonts w:cs="TH SarabunPSK"/>
                <w:color w:val="000000" w:themeColor="text1"/>
                <w:szCs w:val="32"/>
                <w:cs/>
              </w:rPr>
              <w:t>คำนวณคะแนน</w:t>
            </w:r>
          </w:p>
        </w:tc>
      </w:tr>
      <w:tr w:rsidR="003F3065" w:rsidRPr="007E1804" w:rsidTr="003F3065">
        <w:trPr>
          <w:trHeight w:val="555"/>
        </w:trPr>
        <w:tc>
          <w:tcPr>
            <w:tcW w:w="1407" w:type="pct"/>
            <w:gridSpan w:val="2"/>
            <w:vMerge/>
          </w:tcPr>
          <w:p w:rsidR="003F3065" w:rsidRPr="007E1804" w:rsidRDefault="003F3065" w:rsidP="00FB668D">
            <w:pPr>
              <w:rPr>
                <w:color w:val="000000" w:themeColor="text1"/>
                <w:cs/>
              </w:rPr>
            </w:pPr>
          </w:p>
        </w:tc>
        <w:tc>
          <w:tcPr>
            <w:tcW w:w="1793"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r w:rsidRPr="007E1804">
              <w:rPr>
                <w:rFonts w:cs="TH SarabunPSK"/>
                <w:color w:val="000000" w:themeColor="text1"/>
                <w:szCs w:val="32"/>
                <w:cs/>
              </w:rPr>
              <w:t>5. ผู้ใช้งานกรอกรายละเอียด</w:t>
            </w:r>
            <w:r>
              <w:rPr>
                <w:rFonts w:cs="TH SarabunPSK" w:hint="cs"/>
                <w:color w:val="000000" w:themeColor="text1"/>
                <w:szCs w:val="32"/>
                <w:cs/>
              </w:rPr>
              <w:t xml:space="preserve">           </w:t>
            </w:r>
            <w:r w:rsidRPr="007E1804">
              <w:rPr>
                <w:rFonts w:cs="TH SarabunPSK"/>
                <w:color w:val="000000" w:themeColor="text1"/>
                <w:szCs w:val="32"/>
                <w:cs/>
              </w:rPr>
              <w:t>การประเมิน</w:t>
            </w:r>
            <w:r>
              <w:rPr>
                <w:rFonts w:cs="TH SarabunPSK" w:hint="cs"/>
                <w:color w:val="000000" w:themeColor="text1"/>
                <w:szCs w:val="32"/>
                <w:cs/>
              </w:rPr>
              <w:t xml:space="preserve"> </w:t>
            </w:r>
            <w:r w:rsidRPr="007E1804">
              <w:rPr>
                <w:rFonts w:cs="TH SarabunPSK"/>
                <w:color w:val="000000" w:themeColor="text1"/>
                <w:szCs w:val="32"/>
                <w:cs/>
              </w:rPr>
              <w:t>และกดบันทึก</w:t>
            </w:r>
          </w:p>
        </w:tc>
        <w:tc>
          <w:tcPr>
            <w:tcW w:w="1800"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p>
        </w:tc>
      </w:tr>
      <w:tr w:rsidR="003F3065" w:rsidRPr="007E1804" w:rsidTr="00434E50">
        <w:trPr>
          <w:trHeight w:val="1043"/>
        </w:trPr>
        <w:tc>
          <w:tcPr>
            <w:tcW w:w="1407" w:type="pct"/>
            <w:gridSpan w:val="2"/>
            <w:vMerge/>
          </w:tcPr>
          <w:p w:rsidR="003F3065" w:rsidRPr="007E1804" w:rsidRDefault="003F3065" w:rsidP="00FB668D">
            <w:pPr>
              <w:rPr>
                <w:color w:val="000000" w:themeColor="text1"/>
                <w:cs/>
              </w:rPr>
            </w:pPr>
          </w:p>
        </w:tc>
        <w:tc>
          <w:tcPr>
            <w:tcW w:w="1793"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p>
        </w:tc>
        <w:tc>
          <w:tcPr>
            <w:tcW w:w="1800" w:type="pct"/>
            <w:gridSpan w:val="2"/>
            <w:tcBorders>
              <w:top w:val="nil"/>
              <w:bottom w:val="nil"/>
            </w:tcBorders>
          </w:tcPr>
          <w:p w:rsidR="003F3065" w:rsidRPr="007E1804" w:rsidRDefault="003F3065" w:rsidP="00FB668D">
            <w:pPr>
              <w:pStyle w:val="a7"/>
              <w:ind w:left="0"/>
              <w:rPr>
                <w:rFonts w:cs="TH SarabunPSK"/>
                <w:color w:val="000000" w:themeColor="text1"/>
                <w:szCs w:val="32"/>
                <w:cs/>
              </w:rPr>
            </w:pPr>
            <w:r w:rsidRPr="007E1804">
              <w:rPr>
                <w:rFonts w:cs="TH SarabunPSK"/>
                <w:color w:val="000000" w:themeColor="text1"/>
                <w:szCs w:val="32"/>
                <w:cs/>
              </w:rPr>
              <w:t>6. ระบบบันทึกข้อมูลลงฐานข้อมูล</w:t>
            </w:r>
          </w:p>
        </w:tc>
      </w:tr>
      <w:tr w:rsidR="00A90E4F" w:rsidRPr="007E1804" w:rsidTr="00434E50">
        <w:trPr>
          <w:trHeight w:val="431"/>
        </w:trPr>
        <w:tc>
          <w:tcPr>
            <w:tcW w:w="1401" w:type="pct"/>
          </w:tcPr>
          <w:p w:rsidR="00FB668D" w:rsidRPr="007E1804" w:rsidRDefault="00FB668D" w:rsidP="00FB668D">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FB668D" w:rsidRPr="007E1804" w:rsidRDefault="00FB668D" w:rsidP="00FB668D">
            <w:pPr>
              <w:rPr>
                <w:color w:val="000000" w:themeColor="text1"/>
                <w:cs/>
              </w:rPr>
            </w:pPr>
            <w:r w:rsidRPr="007E1804">
              <w:rPr>
                <w:color w:val="000000" w:themeColor="text1"/>
                <w:cs/>
              </w:rPr>
              <w:t>-</w:t>
            </w:r>
          </w:p>
        </w:tc>
      </w:tr>
    </w:tbl>
    <w:p w:rsidR="00B84BBA" w:rsidRDefault="006F7ECB" w:rsidP="001D40B7">
      <w:pPr>
        <w:pStyle w:val="af0"/>
        <w:numPr>
          <w:ilvl w:val="0"/>
          <w:numId w:val="390"/>
        </w:numPr>
        <w:tabs>
          <w:tab w:val="left" w:pos="1080"/>
        </w:tabs>
        <w:spacing w:before="160"/>
        <w:ind w:left="0" w:firstLine="720"/>
        <w:rPr>
          <w:color w:val="000000" w:themeColor="text1"/>
        </w:rPr>
      </w:pPr>
      <w:r w:rsidRPr="007E1804">
        <w:rPr>
          <w:rFonts w:eastAsia="Times New Roman"/>
          <w:color w:val="000000" w:themeColor="text1"/>
          <w:cs/>
        </w:rPr>
        <w:t>ดูรายงานผลการประเมินด้านสมรรถนะ เป็นส่วนที่คณบดี</w:t>
      </w:r>
      <w:r w:rsidR="00FF02AE">
        <w:rPr>
          <w:rFonts w:eastAsia="Times New Roman" w:hint="cs"/>
          <w:color w:val="000000" w:themeColor="text1"/>
          <w:cs/>
        </w:rPr>
        <w:t xml:space="preserve"> </w:t>
      </w:r>
      <w:r w:rsidRPr="007E1804">
        <w:rPr>
          <w:rFonts w:eastAsia="Times New Roman"/>
          <w:color w:val="000000" w:themeColor="text1"/>
          <w:cs/>
        </w:rPr>
        <w:t xml:space="preserve">และบุคลากรสามารถดูรายงานผลการประเมินด้านสมรรถนะได้ โดยที่ต้องได้รับการประเมินจากคณบดีก่อน </w:t>
      </w:r>
      <w:r w:rsidR="001D40B7" w:rsidRPr="007E1804">
        <w:rPr>
          <w:rFonts w:eastAsia="Times New Roman"/>
          <w:color w:val="000000" w:themeColor="text1"/>
          <w:cs/>
        </w:rPr>
        <w:t>ซึ่งมีข้อมูล</w:t>
      </w:r>
      <w:r w:rsidRPr="007E1804">
        <w:rPr>
          <w:rFonts w:eastAsia="Times New Roman"/>
          <w:color w:val="000000" w:themeColor="text1"/>
          <w:cs/>
        </w:rPr>
        <w:t>ประกอบไปด้วย</w:t>
      </w:r>
      <w:r w:rsidR="00FF02AE">
        <w:rPr>
          <w:rFonts w:eastAsia="Times New Roman" w:hint="cs"/>
          <w:color w:val="000000" w:themeColor="text1"/>
          <w:cs/>
        </w:rPr>
        <w:t xml:space="preserve"> </w:t>
      </w:r>
      <w:r w:rsidRPr="007E1804">
        <w:rPr>
          <w:rFonts w:eastAsia="Times New Roman"/>
          <w:color w:val="000000" w:themeColor="text1"/>
          <w:cs/>
        </w:rPr>
        <w:t>วิธีการคำนวณรายละเอียดข้อมูลหลักเกณฑ์ในการประเมิน และมีการแสดงสรุปผลการคำนวณ</w:t>
      </w:r>
      <w:r w:rsidRPr="007E1804">
        <w:rPr>
          <w:color w:val="000000" w:themeColor="text1"/>
          <w:cs/>
        </w:rPr>
        <w:t>ได้</w:t>
      </w:r>
      <w:r w:rsidR="001D40B7" w:rsidRPr="007E1804">
        <w:rPr>
          <w:color w:val="000000" w:themeColor="text1"/>
          <w:cs/>
        </w:rPr>
        <w:t xml:space="preserve"> </w:t>
      </w:r>
      <w:r w:rsidR="001D40B7" w:rsidRPr="007E1804">
        <w:rPr>
          <w:rFonts w:eastAsia="Times New Roman"/>
          <w:color w:val="000000" w:themeColor="text1"/>
          <w:cs/>
        </w:rPr>
        <w:t>โดยมีรายละเอียดการทำงานแสดงดังตารางที่</w:t>
      </w:r>
      <w:r w:rsidR="001D40B7" w:rsidRPr="007E1804">
        <w:rPr>
          <w:rFonts w:eastAsia="Times New Roman"/>
          <w:color w:val="000000" w:themeColor="text1"/>
        </w:rPr>
        <w:t xml:space="preserve"> 3-1</w:t>
      </w:r>
      <w:r w:rsidR="00313A5E" w:rsidRPr="007E1804">
        <w:rPr>
          <w:rFonts w:eastAsia="Times New Roman"/>
          <w:color w:val="000000" w:themeColor="text1"/>
          <w:cs/>
        </w:rPr>
        <w:t>6</w:t>
      </w:r>
    </w:p>
    <w:p w:rsidR="003F3065" w:rsidRDefault="003F3065" w:rsidP="003F3065">
      <w:pPr>
        <w:pStyle w:val="af0"/>
        <w:tabs>
          <w:tab w:val="left" w:pos="1080"/>
        </w:tabs>
        <w:spacing w:before="160"/>
        <w:rPr>
          <w:color w:val="000000" w:themeColor="text1"/>
        </w:rPr>
      </w:pPr>
    </w:p>
    <w:p w:rsidR="003F3065" w:rsidRDefault="003F3065" w:rsidP="003F3065">
      <w:pPr>
        <w:pStyle w:val="af0"/>
        <w:tabs>
          <w:tab w:val="left" w:pos="1080"/>
        </w:tabs>
        <w:spacing w:before="160"/>
        <w:rPr>
          <w:color w:val="000000" w:themeColor="text1"/>
        </w:rPr>
      </w:pPr>
    </w:p>
    <w:p w:rsidR="003F3065" w:rsidRDefault="003F3065" w:rsidP="003F3065">
      <w:pPr>
        <w:pStyle w:val="af0"/>
        <w:tabs>
          <w:tab w:val="left" w:pos="1080"/>
        </w:tabs>
        <w:spacing w:before="160"/>
        <w:rPr>
          <w:color w:val="000000" w:themeColor="text1"/>
        </w:rPr>
      </w:pPr>
    </w:p>
    <w:p w:rsidR="003F3065" w:rsidRPr="007E1804" w:rsidRDefault="003F3065" w:rsidP="003F3065">
      <w:pPr>
        <w:pStyle w:val="af0"/>
        <w:tabs>
          <w:tab w:val="left" w:pos="1080"/>
        </w:tabs>
        <w:spacing w:before="160"/>
        <w:rPr>
          <w:color w:val="000000" w:themeColor="text1"/>
        </w:rPr>
      </w:pPr>
    </w:p>
    <w:p w:rsidR="00787142" w:rsidRPr="007E1804" w:rsidRDefault="00096B4C" w:rsidP="00787142">
      <w:pPr>
        <w:pStyle w:val="af0"/>
        <w:spacing w:before="160"/>
        <w:rPr>
          <w:color w:val="000000" w:themeColor="text1"/>
        </w:rPr>
      </w:pPr>
      <w:bookmarkStart w:id="120" w:name="_Toc515231946"/>
      <w:r w:rsidRPr="007E1804">
        <w:rPr>
          <w:color w:val="000000" w:themeColor="text1"/>
          <w:cs/>
        </w:rPr>
        <w:lastRenderedPageBreak/>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16</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5</w:t>
      </w:r>
      <w:r w:rsidRPr="007E1804">
        <w:rPr>
          <w:color w:val="000000" w:themeColor="text1"/>
          <w:cs/>
        </w:rPr>
        <w:t xml:space="preserve"> </w:t>
      </w:r>
      <w:r w:rsidR="00787142" w:rsidRPr="007E1804">
        <w:rPr>
          <w:rFonts w:eastAsia="Times New Roman"/>
          <w:color w:val="000000" w:themeColor="text1"/>
          <w:cs/>
        </w:rPr>
        <w:t>ดูรายงานผลการประเมินด้านสมรรถนะ</w:t>
      </w:r>
      <w:bookmarkEnd w:id="120"/>
    </w:p>
    <w:tbl>
      <w:tblPr>
        <w:tblStyle w:val="af"/>
        <w:tblW w:w="5000" w:type="pct"/>
        <w:tblLayout w:type="fixed"/>
        <w:tblLook w:val="04A0" w:firstRow="1" w:lastRow="0" w:firstColumn="1" w:lastColumn="0" w:noHBand="0" w:noVBand="1"/>
      </w:tblPr>
      <w:tblGrid>
        <w:gridCol w:w="2388"/>
        <w:gridCol w:w="10"/>
        <w:gridCol w:w="2405"/>
        <w:gridCol w:w="651"/>
        <w:gridCol w:w="920"/>
        <w:gridCol w:w="2148"/>
      </w:tblGrid>
      <w:tr w:rsidR="00A90E4F" w:rsidRPr="007E1804" w:rsidTr="003F3065">
        <w:trPr>
          <w:trHeight w:val="683"/>
        </w:trPr>
        <w:tc>
          <w:tcPr>
            <w:tcW w:w="2818" w:type="pct"/>
            <w:gridSpan w:val="3"/>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ดูรายงานผลการประเมินด้านสมรรถนะ</w:t>
            </w:r>
          </w:p>
        </w:tc>
        <w:tc>
          <w:tcPr>
            <w:tcW w:w="922" w:type="pct"/>
            <w:gridSpan w:val="2"/>
            <w:vAlign w:val="center"/>
          </w:tcPr>
          <w:p w:rsidR="00FB668D" w:rsidRPr="007E1804" w:rsidRDefault="00FB668D"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00096B4C" w:rsidRPr="007E1804">
              <w:rPr>
                <w:rFonts w:eastAsia="Times New Roman" w:cs="TH SarabunPSK"/>
                <w:color w:val="000000" w:themeColor="text1"/>
                <w:szCs w:val="32"/>
                <w:cs/>
              </w:rPr>
              <w:t>5</w:t>
            </w:r>
          </w:p>
        </w:tc>
        <w:tc>
          <w:tcPr>
            <w:tcW w:w="1260" w:type="pct"/>
            <w:vAlign w:val="center"/>
          </w:tcPr>
          <w:p w:rsidR="00FB668D" w:rsidRPr="007E1804" w:rsidRDefault="00FB668D"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818" w:type="pct"/>
            <w:gridSpan w:val="3"/>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ผู้กระทำหลัก : คณบดี</w:t>
            </w:r>
            <w:r w:rsidR="00FF02AE">
              <w:rPr>
                <w:rFonts w:cs="TH SarabunPSK" w:hint="cs"/>
                <w:color w:val="000000" w:themeColor="text1"/>
                <w:szCs w:val="32"/>
                <w:cs/>
              </w:rPr>
              <w:t xml:space="preserve"> </w:t>
            </w:r>
            <w:r w:rsidRPr="007E1804">
              <w:rPr>
                <w:rFonts w:cs="TH SarabunPSK"/>
                <w:color w:val="000000" w:themeColor="text1"/>
                <w:szCs w:val="32"/>
                <w:cs/>
              </w:rPr>
              <w:t>และบุคลากร</w:t>
            </w:r>
          </w:p>
        </w:tc>
        <w:tc>
          <w:tcPr>
            <w:tcW w:w="2182" w:type="pct"/>
            <w:gridSpan w:val="3"/>
            <w:vAlign w:val="center"/>
          </w:tcPr>
          <w:p w:rsidR="00FB668D" w:rsidRPr="007E1804" w:rsidRDefault="00FB668D"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ระดับความซับซ้อน : ปานกลาง   </w:t>
            </w:r>
          </w:p>
        </w:tc>
      </w:tr>
      <w:tr w:rsidR="00A90E4F" w:rsidRPr="007E1804" w:rsidTr="00434E50">
        <w:tc>
          <w:tcPr>
            <w:tcW w:w="5000" w:type="pct"/>
            <w:gridSpan w:val="6"/>
          </w:tcPr>
          <w:p w:rsidR="00FB668D" w:rsidRPr="007E1804" w:rsidRDefault="00FB668D" w:rsidP="00FB668D">
            <w:pPr>
              <w:pStyle w:val="a7"/>
              <w:ind w:left="0"/>
              <w:rPr>
                <w:rFonts w:cs="TH SarabunPSK"/>
                <w:color w:val="000000" w:themeColor="text1"/>
                <w:szCs w:val="32"/>
              </w:rPr>
            </w:pPr>
            <w:r w:rsidRPr="007E1804">
              <w:rPr>
                <w:rFonts w:cs="TH SarabunPSK"/>
                <w:color w:val="000000" w:themeColor="text1"/>
                <w:szCs w:val="32"/>
                <w:cs/>
              </w:rPr>
              <w:t>ผู้มีส่วนเกี่ยวข้อง : คณบดี</w:t>
            </w:r>
            <w:r w:rsidR="00FF02AE">
              <w:rPr>
                <w:rFonts w:cs="TH SarabunPSK" w:hint="cs"/>
                <w:color w:val="000000" w:themeColor="text1"/>
                <w:szCs w:val="32"/>
                <w:cs/>
              </w:rPr>
              <w:t xml:space="preserve"> </w:t>
            </w:r>
            <w:r w:rsidRPr="007E1804">
              <w:rPr>
                <w:rFonts w:cs="TH SarabunPSK"/>
                <w:color w:val="000000" w:themeColor="text1"/>
                <w:szCs w:val="32"/>
                <w:cs/>
              </w:rPr>
              <w:t>และบุคลากร</w:t>
            </w:r>
          </w:p>
        </w:tc>
      </w:tr>
      <w:tr w:rsidR="00A90E4F" w:rsidRPr="007E1804" w:rsidTr="00434E50">
        <w:tc>
          <w:tcPr>
            <w:tcW w:w="5000" w:type="pct"/>
            <w:gridSpan w:val="6"/>
          </w:tcPr>
          <w:p w:rsidR="00313A5E" w:rsidRPr="007E1804" w:rsidRDefault="00313A5E" w:rsidP="00313A5E">
            <w:pPr>
              <w:rPr>
                <w:color w:val="000000" w:themeColor="text1"/>
              </w:rPr>
            </w:pPr>
            <w:r w:rsidRPr="007E1804">
              <w:rPr>
                <w:color w:val="000000" w:themeColor="text1"/>
                <w:cs/>
              </w:rPr>
              <w:t>คำอธิบาย : เป็น</w:t>
            </w:r>
            <w:r w:rsidR="00225E68" w:rsidRPr="007E1804">
              <w:rPr>
                <w:color w:val="000000" w:themeColor="text1"/>
                <w:cs/>
              </w:rPr>
              <w:t>ยูสเคส</w:t>
            </w:r>
            <w:r w:rsidRPr="007E1804">
              <w:rPr>
                <w:color w:val="000000" w:themeColor="text1"/>
                <w:cs/>
              </w:rPr>
              <w:t>ที่</w:t>
            </w:r>
            <w:r w:rsidR="00FF02AE" w:rsidRPr="007E1804">
              <w:rPr>
                <w:color w:val="000000" w:themeColor="text1"/>
                <w:cs/>
              </w:rPr>
              <w:t>คณบดี</w:t>
            </w:r>
            <w:r w:rsidR="00FF02AE">
              <w:rPr>
                <w:rFonts w:hint="cs"/>
                <w:color w:val="000000" w:themeColor="text1"/>
                <w:cs/>
              </w:rPr>
              <w:t xml:space="preserve"> </w:t>
            </w:r>
            <w:r w:rsidR="00FF02AE" w:rsidRPr="007E1804">
              <w:rPr>
                <w:color w:val="000000" w:themeColor="text1"/>
                <w:cs/>
              </w:rPr>
              <w:t>และบุคลากร</w:t>
            </w:r>
            <w:r w:rsidR="00FF02AE">
              <w:rPr>
                <w:rFonts w:hint="cs"/>
                <w:color w:val="000000" w:themeColor="text1"/>
                <w:cs/>
              </w:rPr>
              <w:t xml:space="preserve"> </w:t>
            </w:r>
            <w:r w:rsidRPr="007E1804">
              <w:rPr>
                <w:color w:val="000000" w:themeColor="text1"/>
                <w:cs/>
              </w:rPr>
              <w:t>จะมีการ</w:t>
            </w:r>
            <w:r w:rsidRPr="007E1804">
              <w:rPr>
                <w:rFonts w:eastAsia="Times New Roman"/>
                <w:color w:val="000000" w:themeColor="text1"/>
                <w:cs/>
              </w:rPr>
              <w:t>รายงานผลการประเมินด้านสมรรถนะ</w:t>
            </w:r>
            <w:r w:rsidRPr="007E1804">
              <w:rPr>
                <w:color w:val="000000" w:themeColor="text1"/>
                <w:cs/>
              </w:rPr>
              <w:t>บุคลากร โดยในการดู</w:t>
            </w:r>
            <w:r w:rsidRPr="007E1804">
              <w:rPr>
                <w:rFonts w:eastAsia="Times New Roman"/>
                <w:color w:val="000000" w:themeColor="text1"/>
                <w:cs/>
              </w:rPr>
              <w:t>รายงานผลการประเมินด้านสมรรถนะประกอบไปด้วย</w:t>
            </w:r>
            <w:r w:rsidR="00FF02AE">
              <w:rPr>
                <w:rFonts w:eastAsia="Times New Roman" w:hint="cs"/>
                <w:color w:val="000000" w:themeColor="text1"/>
                <w:cs/>
              </w:rPr>
              <w:t xml:space="preserve"> </w:t>
            </w:r>
            <w:r w:rsidRPr="007E1804">
              <w:rPr>
                <w:rFonts w:eastAsia="Times New Roman"/>
                <w:color w:val="000000" w:themeColor="text1"/>
                <w:cs/>
              </w:rPr>
              <w:t>วิธีการคำนวณรายละเอียดข้อมูลหลักเกณฑ์ในการประเมิน และมีการแสดงสรุปผลการคำนวณ</w:t>
            </w:r>
            <w:r w:rsidRPr="007E1804">
              <w:rPr>
                <w:color w:val="000000" w:themeColor="text1"/>
                <w:cs/>
              </w:rPr>
              <w:t>ได้</w:t>
            </w:r>
          </w:p>
        </w:tc>
      </w:tr>
      <w:tr w:rsidR="00313A5E" w:rsidRPr="007E1804" w:rsidTr="00434E50">
        <w:tc>
          <w:tcPr>
            <w:tcW w:w="5000" w:type="pct"/>
            <w:gridSpan w:val="6"/>
          </w:tcPr>
          <w:p w:rsidR="00313A5E" w:rsidRPr="007E1804" w:rsidRDefault="00313A5E" w:rsidP="00313A5E">
            <w:pPr>
              <w:pStyle w:val="a7"/>
              <w:ind w:left="0"/>
              <w:rPr>
                <w:rFonts w:cs="TH SarabunPSK"/>
                <w:color w:val="000000" w:themeColor="text1"/>
                <w:szCs w:val="32"/>
              </w:rPr>
            </w:pPr>
            <w:r w:rsidRPr="007E1804">
              <w:rPr>
                <w:rFonts w:cs="TH SarabunPSK"/>
                <w:color w:val="000000" w:themeColor="text1"/>
                <w:szCs w:val="32"/>
                <w:cs/>
              </w:rPr>
              <w:t>สิ่งกระตุ้น : คณบดี</w:t>
            </w:r>
            <w:r w:rsidR="00FF02AE">
              <w:rPr>
                <w:rFonts w:cs="TH SarabunPSK" w:hint="cs"/>
                <w:color w:val="000000" w:themeColor="text1"/>
                <w:szCs w:val="32"/>
                <w:cs/>
              </w:rPr>
              <w:t xml:space="preserve"> </w:t>
            </w:r>
            <w:r w:rsidRPr="007E1804">
              <w:rPr>
                <w:rFonts w:cs="TH SarabunPSK"/>
                <w:color w:val="000000" w:themeColor="text1"/>
                <w:szCs w:val="32"/>
                <w:cs/>
              </w:rPr>
              <w:t>และบุคลากรต้องการ</w:t>
            </w:r>
            <w:r w:rsidRPr="007E1804">
              <w:rPr>
                <w:rFonts w:eastAsia="Times New Roman" w:cs="TH SarabunPSK"/>
                <w:color w:val="000000" w:themeColor="text1"/>
                <w:szCs w:val="32"/>
                <w:cs/>
              </w:rPr>
              <w:t>ดูรายงานผลการประเมินด้านสมรรถนะ</w:t>
            </w:r>
          </w:p>
          <w:p w:rsidR="00313A5E" w:rsidRPr="007E1804" w:rsidRDefault="00313A5E" w:rsidP="00313A5E">
            <w:pPr>
              <w:rPr>
                <w:color w:val="000000" w:themeColor="text1"/>
                <w:cs/>
              </w:rPr>
            </w:pPr>
            <w:r w:rsidRPr="007E1804">
              <w:rPr>
                <w:color w:val="000000" w:themeColor="text1"/>
                <w:cs/>
              </w:rPr>
              <w:t>ประเภทสิ่งกระตุ้น : ภายนอก</w:t>
            </w:r>
          </w:p>
        </w:tc>
      </w:tr>
      <w:tr w:rsidR="00A90E4F" w:rsidRPr="007E1804" w:rsidTr="00434E50">
        <w:trPr>
          <w:trHeight w:val="1790"/>
        </w:trPr>
        <w:tc>
          <w:tcPr>
            <w:tcW w:w="5000" w:type="pct"/>
            <w:gridSpan w:val="6"/>
          </w:tcPr>
          <w:p w:rsidR="00FB668D" w:rsidRPr="007E1804" w:rsidRDefault="00FB668D" w:rsidP="00434E50">
            <w:pPr>
              <w:rPr>
                <w:color w:val="000000" w:themeColor="text1"/>
              </w:rPr>
            </w:pPr>
            <w:r w:rsidRPr="007E1804">
              <w:rPr>
                <w:color w:val="000000" w:themeColor="text1"/>
                <w:cs/>
              </w:rPr>
              <w:t xml:space="preserve">ความสัมพันธ์ </w:t>
            </w:r>
            <w:r w:rsidRPr="007E1804">
              <w:rPr>
                <w:color w:val="000000" w:themeColor="text1"/>
              </w:rPr>
              <w:t>:</w:t>
            </w:r>
          </w:p>
          <w:p w:rsidR="00FB668D" w:rsidRPr="007E1804" w:rsidRDefault="00FB668D" w:rsidP="00434E50">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color w:val="000000" w:themeColor="text1"/>
                <w:cs/>
              </w:rPr>
              <w:t>-</w:t>
            </w:r>
          </w:p>
          <w:p w:rsidR="00FB668D" w:rsidRPr="007E1804" w:rsidRDefault="00FB668D" w:rsidP="00434E50">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FB668D" w:rsidRPr="007E1804" w:rsidRDefault="00FB668D" w:rsidP="00434E50">
            <w:pPr>
              <w:ind w:left="720"/>
              <w:rPr>
                <w:color w:val="000000" w:themeColor="text1"/>
                <w:cs/>
              </w:rPr>
            </w:pPr>
            <w:r w:rsidRPr="007E1804">
              <w:rPr>
                <w:color w:val="000000" w:themeColor="text1"/>
                <w:cs/>
              </w:rPr>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FB668D" w:rsidRPr="007E1804" w:rsidRDefault="00FB668D" w:rsidP="00434E50">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434E50">
        <w:tc>
          <w:tcPr>
            <w:tcW w:w="1401" w:type="pct"/>
          </w:tcPr>
          <w:p w:rsidR="00FB668D" w:rsidRPr="007E1804" w:rsidRDefault="00FB668D" w:rsidP="00FB668D">
            <w:pPr>
              <w:rPr>
                <w:color w:val="000000" w:themeColor="text1"/>
              </w:rPr>
            </w:pPr>
            <w:r w:rsidRPr="007E1804">
              <w:rPr>
                <w:color w:val="000000" w:themeColor="text1"/>
                <w:cs/>
              </w:rPr>
              <w:t xml:space="preserve">เงื่อนไขก่อนการทำงาน </w:t>
            </w:r>
            <w:r w:rsidRPr="007E1804">
              <w:rPr>
                <w:color w:val="000000" w:themeColor="text1"/>
              </w:rPr>
              <w:t>:</w:t>
            </w:r>
          </w:p>
        </w:tc>
        <w:tc>
          <w:tcPr>
            <w:tcW w:w="3599" w:type="pct"/>
            <w:gridSpan w:val="5"/>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ต้องมีข้อมูลการประเมิน</w:t>
            </w:r>
            <w:r w:rsidRPr="007E1804">
              <w:rPr>
                <w:rFonts w:eastAsia="Times New Roman" w:cs="TH SarabunPSK"/>
                <w:color w:val="000000" w:themeColor="text1"/>
                <w:szCs w:val="32"/>
                <w:cs/>
              </w:rPr>
              <w:t>ด้านสมรรถนะจากคณบดี</w:t>
            </w:r>
          </w:p>
        </w:tc>
      </w:tr>
      <w:tr w:rsidR="00A90E4F" w:rsidRPr="007E1804" w:rsidTr="00434E50">
        <w:tc>
          <w:tcPr>
            <w:tcW w:w="1401" w:type="pct"/>
          </w:tcPr>
          <w:p w:rsidR="00FB668D" w:rsidRPr="007E1804" w:rsidRDefault="00FB668D" w:rsidP="00FB668D">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5"/>
          </w:tcPr>
          <w:p w:rsidR="00FB668D" w:rsidRPr="007E1804" w:rsidRDefault="00FB668D" w:rsidP="00FB668D">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w:t>
            </w:r>
            <w:r w:rsidRPr="007E1804">
              <w:rPr>
                <w:rFonts w:eastAsia="Times New Roman" w:cs="TH SarabunPSK"/>
                <w:color w:val="000000" w:themeColor="text1"/>
                <w:szCs w:val="32"/>
                <w:cs/>
              </w:rPr>
              <w:t>รายงานผลการประเมินด้านสมรรถนะ</w:t>
            </w:r>
          </w:p>
        </w:tc>
      </w:tr>
      <w:tr w:rsidR="00A90E4F" w:rsidRPr="007E1804" w:rsidTr="00434E50">
        <w:trPr>
          <w:trHeight w:val="332"/>
        </w:trPr>
        <w:tc>
          <w:tcPr>
            <w:tcW w:w="1407" w:type="pct"/>
            <w:gridSpan w:val="2"/>
            <w:tcBorders>
              <w:bottom w:val="single" w:sz="4" w:space="0" w:color="auto"/>
            </w:tcBorders>
          </w:tcPr>
          <w:p w:rsidR="00FB668D" w:rsidRPr="007E1804" w:rsidRDefault="00FB668D" w:rsidP="00434E50">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FB668D" w:rsidRPr="007E1804" w:rsidRDefault="00FB668D" w:rsidP="00434E50">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FB668D" w:rsidRPr="007E1804" w:rsidRDefault="00FB668D" w:rsidP="00434E50">
            <w:pPr>
              <w:jc w:val="center"/>
              <w:rPr>
                <w:color w:val="000000" w:themeColor="text1"/>
                <w:cs/>
              </w:rPr>
            </w:pPr>
            <w:r w:rsidRPr="007E1804">
              <w:rPr>
                <w:color w:val="000000" w:themeColor="text1"/>
                <w:cs/>
              </w:rPr>
              <w:t>ระบบ</w:t>
            </w:r>
          </w:p>
        </w:tc>
      </w:tr>
      <w:tr w:rsidR="00A90E4F" w:rsidRPr="007E1804" w:rsidTr="00434E50">
        <w:trPr>
          <w:trHeight w:val="1043"/>
        </w:trPr>
        <w:tc>
          <w:tcPr>
            <w:tcW w:w="1407" w:type="pct"/>
            <w:gridSpan w:val="2"/>
          </w:tcPr>
          <w:p w:rsidR="00695B90" w:rsidRPr="007E1804" w:rsidRDefault="00695B90" w:rsidP="00695B90">
            <w:pPr>
              <w:rPr>
                <w:color w:val="000000" w:themeColor="text1"/>
                <w:cs/>
              </w:rPr>
            </w:pPr>
          </w:p>
        </w:tc>
        <w:tc>
          <w:tcPr>
            <w:tcW w:w="1793" w:type="pct"/>
            <w:gridSpan w:val="2"/>
            <w:tcBorders>
              <w:top w:val="single" w:sz="4" w:space="0" w:color="auto"/>
              <w:bottom w:val="single" w:sz="4" w:space="0" w:color="auto"/>
            </w:tcBorders>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w:t>
            </w:r>
            <w:r w:rsidRPr="007E1804">
              <w:rPr>
                <w:rFonts w:eastAsia="Times New Roman" w:cs="TH SarabunPSK"/>
                <w:color w:val="000000" w:themeColor="text1"/>
                <w:szCs w:val="32"/>
                <w:cs/>
              </w:rPr>
              <w:t>รายงานผลการประเมินด้านสมรรถนะ</w:t>
            </w:r>
          </w:p>
        </w:tc>
        <w:tc>
          <w:tcPr>
            <w:tcW w:w="1800" w:type="pct"/>
            <w:gridSpan w:val="2"/>
            <w:tcBorders>
              <w:top w:val="single" w:sz="4" w:space="0" w:color="auto"/>
              <w:bottom w:val="single" w:sz="4" w:space="0" w:color="auto"/>
            </w:tcBorders>
          </w:tcPr>
          <w:p w:rsidR="00695B90" w:rsidRPr="007E1804" w:rsidRDefault="00695B90" w:rsidP="00695B90">
            <w:pPr>
              <w:pStyle w:val="a7"/>
              <w:ind w:left="0"/>
              <w:rPr>
                <w:rFonts w:cs="TH SarabunPSK"/>
                <w:color w:val="000000" w:themeColor="text1"/>
                <w:szCs w:val="32"/>
              </w:rPr>
            </w:pPr>
          </w:p>
          <w:p w:rsidR="00695B90" w:rsidRPr="007E1804" w:rsidRDefault="00695B90" w:rsidP="00695B90">
            <w:pPr>
              <w:pStyle w:val="a7"/>
              <w:ind w:left="0"/>
              <w:rPr>
                <w:rFonts w:cs="TH SarabunPSK"/>
                <w:color w:val="000000" w:themeColor="text1"/>
                <w:szCs w:val="32"/>
              </w:rPr>
            </w:pPr>
          </w:p>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ระบบแสดง</w:t>
            </w:r>
            <w:r w:rsidRPr="007E1804">
              <w:rPr>
                <w:rFonts w:eastAsia="Times New Roman" w:cs="TH SarabunPSK"/>
                <w:color w:val="000000" w:themeColor="text1"/>
                <w:szCs w:val="32"/>
                <w:cs/>
              </w:rPr>
              <w:t>รายงานผล</w:t>
            </w:r>
            <w:r w:rsidR="00FF02AE">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lastRenderedPageBreak/>
              <w:t>การประเมินด้านสมรรถนะ</w:t>
            </w:r>
            <w:r w:rsidRPr="007E1804">
              <w:rPr>
                <w:rFonts w:cs="TH SarabunPSK"/>
                <w:color w:val="000000" w:themeColor="text1"/>
                <w:szCs w:val="32"/>
                <w:cs/>
              </w:rPr>
              <w:t>ได้</w:t>
            </w:r>
          </w:p>
        </w:tc>
      </w:tr>
      <w:tr w:rsidR="00A90E4F" w:rsidRPr="007E1804" w:rsidTr="00434E50">
        <w:trPr>
          <w:trHeight w:val="431"/>
        </w:trPr>
        <w:tc>
          <w:tcPr>
            <w:tcW w:w="1401" w:type="pct"/>
          </w:tcPr>
          <w:p w:rsidR="00695B90" w:rsidRPr="007E1804" w:rsidRDefault="00695B90" w:rsidP="00434E50">
            <w:pPr>
              <w:rPr>
                <w:color w:val="000000" w:themeColor="text1"/>
              </w:rPr>
            </w:pPr>
            <w:r w:rsidRPr="007E1804">
              <w:rPr>
                <w:color w:val="000000" w:themeColor="text1"/>
                <w:cs/>
              </w:rPr>
              <w:lastRenderedPageBreak/>
              <w:t>เงื่อนไขการทำงานพิเศษ</w:t>
            </w:r>
            <w:r w:rsidRPr="007E1804">
              <w:rPr>
                <w:color w:val="000000" w:themeColor="text1"/>
              </w:rPr>
              <w:t xml:space="preserve"> :</w:t>
            </w:r>
          </w:p>
        </w:tc>
        <w:tc>
          <w:tcPr>
            <w:tcW w:w="3599" w:type="pct"/>
            <w:gridSpan w:val="5"/>
          </w:tcPr>
          <w:p w:rsidR="00695B90" w:rsidRPr="007E1804" w:rsidRDefault="00695B90" w:rsidP="00434E50">
            <w:pPr>
              <w:rPr>
                <w:color w:val="000000" w:themeColor="text1"/>
                <w:cs/>
              </w:rPr>
            </w:pPr>
            <w:r w:rsidRPr="007E1804">
              <w:rPr>
                <w:color w:val="000000" w:themeColor="text1"/>
                <w:cs/>
              </w:rPr>
              <w:t>-</w:t>
            </w:r>
          </w:p>
        </w:tc>
      </w:tr>
    </w:tbl>
    <w:p w:rsidR="00313A5E" w:rsidRPr="003F3065" w:rsidRDefault="001D40B7" w:rsidP="003F3065">
      <w:pPr>
        <w:pStyle w:val="af0"/>
        <w:numPr>
          <w:ilvl w:val="0"/>
          <w:numId w:val="390"/>
        </w:numPr>
        <w:tabs>
          <w:tab w:val="left" w:pos="1080"/>
        </w:tabs>
        <w:spacing w:before="160"/>
        <w:ind w:left="0" w:firstLine="720"/>
        <w:rPr>
          <w:color w:val="000000" w:themeColor="text1"/>
        </w:rPr>
      </w:pPr>
      <w:r w:rsidRPr="007E1804">
        <w:rPr>
          <w:rFonts w:eastAsia="Times New Roman"/>
          <w:color w:val="000000" w:themeColor="text1"/>
          <w:cs/>
        </w:rPr>
        <w:t>ดูสรุปการประเมินผลการปฏิบัติงาน เป็นส่วนที่คณบดี</w:t>
      </w:r>
      <w:r w:rsidR="00FF02AE">
        <w:rPr>
          <w:rFonts w:eastAsia="Times New Roman" w:hint="cs"/>
          <w:color w:val="000000" w:themeColor="text1"/>
          <w:cs/>
        </w:rPr>
        <w:t xml:space="preserve"> </w:t>
      </w:r>
      <w:r w:rsidRPr="007E1804">
        <w:rPr>
          <w:rFonts w:eastAsia="Times New Roman"/>
          <w:color w:val="000000" w:themeColor="text1"/>
          <w:cs/>
        </w:rPr>
        <w:t>และบุคลากร</w:t>
      </w:r>
      <w:r w:rsidR="00FF02AE">
        <w:rPr>
          <w:rFonts w:eastAsia="Times New Roman" w:hint="cs"/>
          <w:color w:val="000000" w:themeColor="text1"/>
          <w:cs/>
        </w:rPr>
        <w:t xml:space="preserve"> จะ</w:t>
      </w:r>
      <w:r w:rsidRPr="007E1804">
        <w:rPr>
          <w:rFonts w:eastAsia="Times New Roman"/>
          <w:color w:val="000000" w:themeColor="text1"/>
          <w:cs/>
        </w:rPr>
        <w:t>สามารถดูสรุป</w:t>
      </w:r>
      <w:r w:rsidR="00C6073F" w:rsidRPr="007E1804">
        <w:rPr>
          <w:rFonts w:eastAsia="Times New Roman"/>
          <w:color w:val="000000" w:themeColor="text1"/>
          <w:cs/>
        </w:rPr>
        <w:t xml:space="preserve">               </w:t>
      </w:r>
      <w:r w:rsidRPr="007E1804">
        <w:rPr>
          <w:rFonts w:eastAsia="Times New Roman"/>
          <w:color w:val="000000" w:themeColor="text1"/>
          <w:cs/>
        </w:rPr>
        <w:t>การประเมินผลการปฏิบัติงานได้ โดยที่ต้องได้รับการประเมินในด้านประสิทธิภาพของบุคลากร</w:t>
      </w:r>
      <w:r w:rsidR="00FF02AE">
        <w:rPr>
          <w:rFonts w:eastAsia="Times New Roman" w:hint="cs"/>
          <w:color w:val="000000" w:themeColor="text1"/>
          <w:cs/>
        </w:rPr>
        <w:t xml:space="preserve"> </w:t>
      </w:r>
      <w:r w:rsidRPr="007E1804">
        <w:rPr>
          <w:rFonts w:eastAsia="Times New Roman"/>
          <w:color w:val="000000" w:themeColor="text1"/>
          <w:cs/>
        </w:rPr>
        <w:t>และการประเมินด้านสมรรถนะจากคณบดีก่อน ซึ่งมีข้อมูลประกอบไปด้วย</w:t>
      </w:r>
      <w:r w:rsidR="00FF02AE">
        <w:rPr>
          <w:rFonts w:eastAsia="Times New Roman" w:hint="cs"/>
          <w:color w:val="000000" w:themeColor="text1"/>
          <w:cs/>
        </w:rPr>
        <w:t xml:space="preserve"> </w:t>
      </w:r>
      <w:r w:rsidRPr="007E1804">
        <w:rPr>
          <w:rFonts w:eastAsia="Times New Roman"/>
          <w:color w:val="000000" w:themeColor="text1"/>
          <w:cs/>
        </w:rPr>
        <w:t>วิธีการคำนวณรายละเอียดข้อมูลหลักเกณฑ์ในการประเมิน และมีการแสดงสรุปผลการคำนวณ</w:t>
      </w:r>
      <w:r w:rsidRPr="007E1804">
        <w:rPr>
          <w:color w:val="000000" w:themeColor="text1"/>
          <w:cs/>
        </w:rPr>
        <w:t xml:space="preserve">ได้ </w:t>
      </w:r>
      <w:r w:rsidRPr="007E1804">
        <w:rPr>
          <w:rFonts w:eastAsia="Times New Roman"/>
          <w:color w:val="000000" w:themeColor="text1"/>
          <w:cs/>
        </w:rPr>
        <w:t>โดยมีรายละเอียดการทำงานแสดงดังตารางที่</w:t>
      </w:r>
      <w:r w:rsidRPr="007E1804">
        <w:rPr>
          <w:rFonts w:eastAsia="Times New Roman"/>
          <w:color w:val="000000" w:themeColor="text1"/>
        </w:rPr>
        <w:t xml:space="preserve"> 3-1</w:t>
      </w:r>
      <w:r w:rsidR="00313A5E" w:rsidRPr="007E1804">
        <w:rPr>
          <w:rFonts w:eastAsia="Times New Roman"/>
          <w:color w:val="000000" w:themeColor="text1"/>
          <w:cs/>
        </w:rPr>
        <w:t>7</w:t>
      </w:r>
    </w:p>
    <w:p w:rsidR="00E267DF" w:rsidRPr="007E1804" w:rsidRDefault="00096B4C" w:rsidP="00E267DF">
      <w:pPr>
        <w:pStyle w:val="af0"/>
        <w:spacing w:before="160"/>
        <w:rPr>
          <w:rFonts w:eastAsia="Times New Roman"/>
          <w:color w:val="000000" w:themeColor="text1"/>
        </w:rPr>
      </w:pPr>
      <w:bookmarkStart w:id="121" w:name="_Toc515231947"/>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3F3065">
        <w:rPr>
          <w:noProof/>
          <w:color w:val="000000" w:themeColor="text1"/>
        </w:rPr>
        <w:t>3</w:t>
      </w:r>
      <w:r w:rsidRPr="007E1804">
        <w:rPr>
          <w:color w:val="000000" w:themeColor="text1"/>
        </w:rPr>
        <w:fldChar w:fldCharType="end"/>
      </w:r>
      <w:r w:rsidRPr="007E1804">
        <w:rPr>
          <w:color w:val="000000" w:themeColor="text1"/>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 xml:space="preserve">ตารางที่ </w:instrText>
      </w:r>
      <w:r w:rsidRPr="007E1804">
        <w:rPr>
          <w:color w:val="000000" w:themeColor="text1"/>
        </w:rPr>
        <w:instrText xml:space="preserve">\* ARABIC \s 1 </w:instrText>
      </w:r>
      <w:r w:rsidRPr="007E1804">
        <w:rPr>
          <w:color w:val="000000" w:themeColor="text1"/>
        </w:rPr>
        <w:fldChar w:fldCharType="separate"/>
      </w:r>
      <w:r w:rsidR="003F3065">
        <w:rPr>
          <w:noProof/>
          <w:color w:val="000000" w:themeColor="text1"/>
        </w:rPr>
        <w:t>17</w:t>
      </w:r>
      <w:r w:rsidRPr="007E1804">
        <w:rPr>
          <w:color w:val="000000" w:themeColor="text1"/>
        </w:rPr>
        <w:fldChar w:fldCharType="end"/>
      </w:r>
      <w:r w:rsidRPr="007E1804">
        <w:rPr>
          <w:color w:val="000000" w:themeColor="text1"/>
          <w:cs/>
        </w:rPr>
        <w:t xml:space="preserve"> คำอธิบายยูสเคส </w:t>
      </w:r>
      <w:r w:rsidRPr="007E1804">
        <w:rPr>
          <w:rFonts w:eastAsia="Times New Roman"/>
          <w:color w:val="000000" w:themeColor="text1"/>
        </w:rPr>
        <w:t>KPIS0</w:t>
      </w:r>
      <w:r w:rsidRPr="007E1804">
        <w:rPr>
          <w:rFonts w:eastAsia="Times New Roman"/>
          <w:color w:val="000000" w:themeColor="text1"/>
          <w:cs/>
        </w:rPr>
        <w:t>6</w:t>
      </w:r>
      <w:r w:rsidRPr="007E1804">
        <w:rPr>
          <w:rFonts w:eastAsia="Times New Roman"/>
          <w:color w:val="000000" w:themeColor="text1"/>
        </w:rPr>
        <w:t xml:space="preserve"> </w:t>
      </w:r>
      <w:r w:rsidR="00E267DF" w:rsidRPr="007E1804">
        <w:rPr>
          <w:rFonts w:eastAsia="Times New Roman"/>
          <w:color w:val="000000" w:themeColor="text1"/>
          <w:cs/>
        </w:rPr>
        <w:t>ดูสรุปการประเมินผลการปฏิบัติงาน</w:t>
      </w:r>
      <w:bookmarkEnd w:id="121"/>
    </w:p>
    <w:tbl>
      <w:tblPr>
        <w:tblStyle w:val="af"/>
        <w:tblW w:w="5000" w:type="pct"/>
        <w:tblLayout w:type="fixed"/>
        <w:tblLook w:val="04A0" w:firstRow="1" w:lastRow="0" w:firstColumn="1" w:lastColumn="0" w:noHBand="0" w:noVBand="1"/>
      </w:tblPr>
      <w:tblGrid>
        <w:gridCol w:w="2388"/>
        <w:gridCol w:w="2415"/>
        <w:gridCol w:w="1571"/>
        <w:gridCol w:w="2148"/>
      </w:tblGrid>
      <w:tr w:rsidR="00A90E4F" w:rsidRPr="007E1804" w:rsidTr="003F3065">
        <w:trPr>
          <w:trHeight w:val="683"/>
        </w:trPr>
        <w:tc>
          <w:tcPr>
            <w:tcW w:w="2818" w:type="pct"/>
            <w:gridSpan w:val="2"/>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ดูสรุปการประเมินผลการปฏิบัติงาน</w:t>
            </w:r>
          </w:p>
        </w:tc>
        <w:tc>
          <w:tcPr>
            <w:tcW w:w="922" w:type="pct"/>
            <w:vAlign w:val="center"/>
          </w:tcPr>
          <w:p w:rsidR="00695B90" w:rsidRPr="007E1804" w:rsidRDefault="00695B90" w:rsidP="003F3065">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00096B4C" w:rsidRPr="007E1804">
              <w:rPr>
                <w:rFonts w:eastAsia="Times New Roman" w:cs="TH SarabunPSK"/>
                <w:color w:val="000000" w:themeColor="text1"/>
                <w:szCs w:val="32"/>
                <w:cs/>
              </w:rPr>
              <w:t>6</w:t>
            </w:r>
          </w:p>
        </w:tc>
        <w:tc>
          <w:tcPr>
            <w:tcW w:w="1260" w:type="pct"/>
            <w:vAlign w:val="center"/>
          </w:tcPr>
          <w:p w:rsidR="00695B90" w:rsidRPr="007E1804" w:rsidRDefault="00695B90" w:rsidP="003F3065">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3F3065">
        <w:tc>
          <w:tcPr>
            <w:tcW w:w="2818" w:type="pct"/>
            <w:gridSpan w:val="2"/>
            <w:vAlign w:val="center"/>
          </w:tcPr>
          <w:p w:rsidR="00695B90" w:rsidRPr="007E1804" w:rsidRDefault="00695B90" w:rsidP="003F3065">
            <w:pPr>
              <w:pStyle w:val="a7"/>
              <w:ind w:left="0"/>
              <w:jc w:val="left"/>
              <w:rPr>
                <w:rFonts w:cs="TH SarabunPSK"/>
                <w:color w:val="000000" w:themeColor="text1"/>
                <w:szCs w:val="32"/>
                <w:cs/>
              </w:rPr>
            </w:pPr>
            <w:r w:rsidRPr="007E1804">
              <w:rPr>
                <w:rFonts w:cs="TH SarabunPSK"/>
                <w:color w:val="000000" w:themeColor="text1"/>
                <w:szCs w:val="32"/>
                <w:cs/>
              </w:rPr>
              <w:t>ผู้กระทำหลัก : คณบดี</w:t>
            </w:r>
            <w:r w:rsidR="00FF02AE">
              <w:rPr>
                <w:rFonts w:cs="TH SarabunPSK" w:hint="cs"/>
                <w:color w:val="000000" w:themeColor="text1"/>
                <w:szCs w:val="32"/>
                <w:cs/>
              </w:rPr>
              <w:t xml:space="preserve"> </w:t>
            </w:r>
            <w:r w:rsidRPr="007E1804">
              <w:rPr>
                <w:rFonts w:cs="TH SarabunPSK"/>
                <w:color w:val="000000" w:themeColor="text1"/>
                <w:szCs w:val="32"/>
                <w:cs/>
              </w:rPr>
              <w:t>และบุคลากร</w:t>
            </w:r>
          </w:p>
        </w:tc>
        <w:tc>
          <w:tcPr>
            <w:tcW w:w="2182" w:type="pct"/>
            <w:gridSpan w:val="2"/>
            <w:vAlign w:val="center"/>
          </w:tcPr>
          <w:p w:rsidR="00695B90" w:rsidRPr="007E1804" w:rsidRDefault="00695B90" w:rsidP="003F3065">
            <w:pPr>
              <w:pStyle w:val="a7"/>
              <w:ind w:left="0"/>
              <w:jc w:val="left"/>
              <w:rPr>
                <w:rFonts w:cs="TH SarabunPSK"/>
                <w:color w:val="000000" w:themeColor="text1"/>
                <w:szCs w:val="32"/>
              </w:rPr>
            </w:pPr>
            <w:r w:rsidRPr="007E1804">
              <w:rPr>
                <w:rFonts w:cs="TH SarabunPSK"/>
                <w:color w:val="000000" w:themeColor="text1"/>
                <w:szCs w:val="32"/>
                <w:cs/>
              </w:rPr>
              <w:t>ระดับความซับซ้อน : ปานกลาง</w:t>
            </w:r>
          </w:p>
        </w:tc>
      </w:tr>
      <w:tr w:rsidR="00A90E4F" w:rsidRPr="007E1804" w:rsidTr="00434E50">
        <w:tc>
          <w:tcPr>
            <w:tcW w:w="5000" w:type="pct"/>
            <w:gridSpan w:val="4"/>
          </w:tcPr>
          <w:p w:rsidR="00695B90" w:rsidRPr="007E1804" w:rsidRDefault="00695B90" w:rsidP="00695B90">
            <w:pPr>
              <w:pStyle w:val="a7"/>
              <w:ind w:left="0"/>
              <w:rPr>
                <w:rFonts w:cs="TH SarabunPSK"/>
                <w:color w:val="000000" w:themeColor="text1"/>
                <w:szCs w:val="32"/>
              </w:rPr>
            </w:pPr>
            <w:r w:rsidRPr="007E1804">
              <w:rPr>
                <w:rFonts w:cs="TH SarabunPSK"/>
                <w:color w:val="000000" w:themeColor="text1"/>
                <w:szCs w:val="32"/>
                <w:cs/>
              </w:rPr>
              <w:t>ผู้มีส่วนเกี่ยวข้อง : คณบดี</w:t>
            </w:r>
            <w:r w:rsidR="00FF02AE">
              <w:rPr>
                <w:rFonts w:cs="TH SarabunPSK" w:hint="cs"/>
                <w:color w:val="000000" w:themeColor="text1"/>
                <w:szCs w:val="32"/>
                <w:cs/>
              </w:rPr>
              <w:t xml:space="preserve"> </w:t>
            </w:r>
            <w:r w:rsidRPr="007E1804">
              <w:rPr>
                <w:rFonts w:cs="TH SarabunPSK"/>
                <w:color w:val="000000" w:themeColor="text1"/>
                <w:szCs w:val="32"/>
                <w:cs/>
              </w:rPr>
              <w:t>และบุคลากร</w:t>
            </w:r>
          </w:p>
        </w:tc>
      </w:tr>
      <w:tr w:rsidR="00A90E4F" w:rsidRPr="007E1804" w:rsidTr="00434E50">
        <w:tc>
          <w:tcPr>
            <w:tcW w:w="5000" w:type="pct"/>
            <w:gridSpan w:val="4"/>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cs/>
              </w:rPr>
              <w:t>คำอธิบาย : เป็น</w:t>
            </w:r>
            <w:r w:rsidR="00225E68" w:rsidRPr="007E1804">
              <w:rPr>
                <w:rFonts w:cs="TH SarabunPSK"/>
                <w:color w:val="000000" w:themeColor="text1"/>
                <w:szCs w:val="32"/>
                <w:cs/>
              </w:rPr>
              <w:t>ยูสเคส</w:t>
            </w:r>
            <w:r w:rsidRPr="007E1804">
              <w:rPr>
                <w:rFonts w:cs="TH SarabunPSK"/>
                <w:color w:val="000000" w:themeColor="text1"/>
                <w:szCs w:val="32"/>
                <w:cs/>
              </w:rPr>
              <w:t>ที่</w:t>
            </w:r>
            <w:r w:rsidR="00FF02AE" w:rsidRPr="007E1804">
              <w:rPr>
                <w:rFonts w:cs="TH SarabunPSK"/>
                <w:color w:val="000000" w:themeColor="text1"/>
                <w:szCs w:val="32"/>
                <w:cs/>
              </w:rPr>
              <w:t>คณบดี</w:t>
            </w:r>
            <w:r w:rsidR="00FF02AE">
              <w:rPr>
                <w:rFonts w:cs="TH SarabunPSK" w:hint="cs"/>
                <w:color w:val="000000" w:themeColor="text1"/>
                <w:szCs w:val="32"/>
                <w:cs/>
              </w:rPr>
              <w:t xml:space="preserve"> </w:t>
            </w:r>
            <w:r w:rsidR="00FF02AE" w:rsidRPr="007E1804">
              <w:rPr>
                <w:rFonts w:cs="TH SarabunPSK"/>
                <w:color w:val="000000" w:themeColor="text1"/>
                <w:szCs w:val="32"/>
                <w:cs/>
              </w:rPr>
              <w:t>และบุคลากร</w:t>
            </w:r>
            <w:r w:rsidR="00FF02AE">
              <w:rPr>
                <w:rFonts w:cs="TH SarabunPSK" w:hint="cs"/>
                <w:color w:val="000000" w:themeColor="text1"/>
                <w:szCs w:val="32"/>
                <w:cs/>
              </w:rPr>
              <w:t xml:space="preserve"> </w:t>
            </w:r>
            <w:r w:rsidRPr="007E1804">
              <w:rPr>
                <w:rFonts w:cs="TH SarabunPSK"/>
                <w:color w:val="000000" w:themeColor="text1"/>
                <w:szCs w:val="32"/>
                <w:cs/>
              </w:rPr>
              <w:t>จะมีการ</w:t>
            </w:r>
            <w:r w:rsidRPr="007E1804">
              <w:rPr>
                <w:rFonts w:eastAsia="Times New Roman" w:cs="TH SarabunPSK"/>
                <w:color w:val="000000" w:themeColor="text1"/>
                <w:szCs w:val="32"/>
                <w:cs/>
              </w:rPr>
              <w:t>สรุปการประเมินผลการปฏิบัติงานของ</w:t>
            </w:r>
            <w:r w:rsidRPr="007E1804">
              <w:rPr>
                <w:rFonts w:cs="TH SarabunPSK"/>
                <w:color w:val="000000" w:themeColor="text1"/>
                <w:szCs w:val="32"/>
                <w:cs/>
              </w:rPr>
              <w:t>บุคลากร โดยในการดู</w:t>
            </w:r>
            <w:r w:rsidRPr="007E1804">
              <w:rPr>
                <w:rFonts w:eastAsia="Times New Roman" w:cs="TH SarabunPSK"/>
                <w:color w:val="000000" w:themeColor="text1"/>
                <w:szCs w:val="32"/>
                <w:cs/>
              </w:rPr>
              <w:t>สรุปการประเมินผลการปฏิบัติงานประกอบไปด้วย</w:t>
            </w:r>
            <w:r w:rsidR="00FF02AE">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วิธีการคำนวณรายละเอียดข้อมูลหลักเกณฑ์ในการประเมิน และมีการแสดงสรุปผลการคำนวณ</w:t>
            </w:r>
            <w:r w:rsidRPr="007E1804">
              <w:rPr>
                <w:rFonts w:cs="TH SarabunPSK"/>
                <w:color w:val="000000" w:themeColor="text1"/>
                <w:szCs w:val="32"/>
                <w:cs/>
              </w:rPr>
              <w:t>ได้</w:t>
            </w:r>
          </w:p>
        </w:tc>
      </w:tr>
      <w:tr w:rsidR="00A90E4F" w:rsidRPr="007E1804" w:rsidTr="00434E50">
        <w:tc>
          <w:tcPr>
            <w:tcW w:w="5000" w:type="pct"/>
            <w:gridSpan w:val="4"/>
          </w:tcPr>
          <w:p w:rsidR="00695B90" w:rsidRPr="007E1804" w:rsidRDefault="00695B90" w:rsidP="00695B90">
            <w:pPr>
              <w:pStyle w:val="a7"/>
              <w:ind w:left="0"/>
              <w:rPr>
                <w:rFonts w:cs="TH SarabunPSK"/>
                <w:color w:val="000000" w:themeColor="text1"/>
                <w:szCs w:val="32"/>
              </w:rPr>
            </w:pPr>
            <w:r w:rsidRPr="007E1804">
              <w:rPr>
                <w:rFonts w:cs="TH SarabunPSK"/>
                <w:color w:val="000000" w:themeColor="text1"/>
                <w:szCs w:val="32"/>
                <w:cs/>
              </w:rPr>
              <w:t xml:space="preserve">สิ่งกระตุ้น : </w:t>
            </w:r>
            <w:r w:rsidR="00FF02AE" w:rsidRPr="007E1804">
              <w:rPr>
                <w:rFonts w:cs="TH SarabunPSK"/>
                <w:color w:val="000000" w:themeColor="text1"/>
                <w:szCs w:val="32"/>
                <w:cs/>
              </w:rPr>
              <w:t>คณบดี</w:t>
            </w:r>
            <w:r w:rsidR="00FF02AE">
              <w:rPr>
                <w:rFonts w:cs="TH SarabunPSK" w:hint="cs"/>
                <w:color w:val="000000" w:themeColor="text1"/>
                <w:szCs w:val="32"/>
                <w:cs/>
              </w:rPr>
              <w:t xml:space="preserve"> </w:t>
            </w:r>
            <w:r w:rsidR="00FF02AE" w:rsidRPr="007E1804">
              <w:rPr>
                <w:rFonts w:cs="TH SarabunPSK"/>
                <w:color w:val="000000" w:themeColor="text1"/>
                <w:szCs w:val="32"/>
                <w:cs/>
              </w:rPr>
              <w:t>และบุคลากร</w:t>
            </w:r>
            <w:r w:rsidRPr="007E1804">
              <w:rPr>
                <w:rFonts w:cs="TH SarabunPSK"/>
                <w:color w:val="000000" w:themeColor="text1"/>
                <w:szCs w:val="32"/>
                <w:cs/>
              </w:rPr>
              <w:t>ต้องการดู</w:t>
            </w:r>
            <w:r w:rsidRPr="007E1804">
              <w:rPr>
                <w:rFonts w:eastAsia="Times New Roman" w:cs="TH SarabunPSK"/>
                <w:color w:val="000000" w:themeColor="text1"/>
                <w:szCs w:val="32"/>
                <w:cs/>
              </w:rPr>
              <w:t>สรุปการประเมินผลการปฏิบัติงาน</w:t>
            </w:r>
          </w:p>
          <w:p w:rsidR="00695B90" w:rsidRPr="007E1804" w:rsidRDefault="00695B90" w:rsidP="00695B90">
            <w:pPr>
              <w:pStyle w:val="a7"/>
              <w:ind w:left="0"/>
              <w:rPr>
                <w:rFonts w:cs="TH SarabunPSK"/>
                <w:color w:val="000000" w:themeColor="text1"/>
                <w:szCs w:val="32"/>
              </w:rPr>
            </w:pPr>
            <w:r w:rsidRPr="007E1804">
              <w:rPr>
                <w:rFonts w:cs="TH SarabunPSK"/>
                <w:color w:val="000000" w:themeColor="text1"/>
                <w:szCs w:val="32"/>
                <w:cs/>
              </w:rPr>
              <w:t>ประเภทสิ่งกระตุ้น : ภายนอก</w:t>
            </w:r>
          </w:p>
        </w:tc>
      </w:tr>
      <w:tr w:rsidR="00A90E4F" w:rsidRPr="007E1804" w:rsidTr="00434E50">
        <w:trPr>
          <w:trHeight w:val="1790"/>
        </w:trPr>
        <w:tc>
          <w:tcPr>
            <w:tcW w:w="5000" w:type="pct"/>
            <w:gridSpan w:val="4"/>
          </w:tcPr>
          <w:p w:rsidR="00695B90" w:rsidRPr="007E1804" w:rsidRDefault="00695B90" w:rsidP="00434E50">
            <w:pPr>
              <w:rPr>
                <w:color w:val="000000" w:themeColor="text1"/>
              </w:rPr>
            </w:pPr>
            <w:r w:rsidRPr="007E1804">
              <w:rPr>
                <w:color w:val="000000" w:themeColor="text1"/>
                <w:cs/>
              </w:rPr>
              <w:t xml:space="preserve">ความสัมพันธ์ </w:t>
            </w:r>
            <w:r w:rsidRPr="007E1804">
              <w:rPr>
                <w:color w:val="000000" w:themeColor="text1"/>
              </w:rPr>
              <w:t>:</w:t>
            </w:r>
          </w:p>
          <w:p w:rsidR="00695B90" w:rsidRPr="007E1804" w:rsidRDefault="00695B90" w:rsidP="00434E50">
            <w:pPr>
              <w:ind w:left="720"/>
              <w:rPr>
                <w:color w:val="000000" w:themeColor="text1"/>
                <w:cs/>
              </w:rPr>
            </w:pPr>
            <w:r w:rsidRPr="007E1804">
              <w:rPr>
                <w:color w:val="000000" w:themeColor="text1"/>
                <w:cs/>
              </w:rPr>
              <w:t xml:space="preserve">ความเกี่ยวเนื่อง </w:t>
            </w:r>
            <w:r w:rsidRPr="007E1804">
              <w:rPr>
                <w:color w:val="000000" w:themeColor="text1"/>
              </w:rPr>
              <w:t xml:space="preserve">: </w:t>
            </w:r>
            <w:r w:rsidRPr="007E1804">
              <w:rPr>
                <w:color w:val="000000" w:themeColor="text1"/>
                <w:cs/>
              </w:rPr>
              <w:t>-</w:t>
            </w:r>
          </w:p>
          <w:p w:rsidR="00695B90" w:rsidRPr="007E1804" w:rsidRDefault="00695B90" w:rsidP="00434E50">
            <w:pPr>
              <w:ind w:left="720"/>
              <w:rPr>
                <w:color w:val="000000" w:themeColor="text1"/>
                <w:cs/>
              </w:rPr>
            </w:pPr>
            <w:r w:rsidRPr="007E1804">
              <w:rPr>
                <w:color w:val="000000" w:themeColor="text1"/>
                <w:cs/>
              </w:rPr>
              <w:t>การรวม</w:t>
            </w:r>
            <w:r w:rsidRPr="007E1804">
              <w:rPr>
                <w:color w:val="000000" w:themeColor="text1"/>
              </w:rPr>
              <w:t xml:space="preserve"> : </w:t>
            </w:r>
            <w:r w:rsidRPr="007E1804">
              <w:rPr>
                <w:color w:val="000000" w:themeColor="text1"/>
                <w:cs/>
              </w:rPr>
              <w:t>-</w:t>
            </w:r>
          </w:p>
          <w:p w:rsidR="00695B90" w:rsidRPr="007E1804" w:rsidRDefault="00695B90" w:rsidP="00434E50">
            <w:pPr>
              <w:ind w:left="720"/>
              <w:rPr>
                <w:color w:val="000000" w:themeColor="text1"/>
                <w:cs/>
              </w:rPr>
            </w:pPr>
            <w:r w:rsidRPr="007E1804">
              <w:rPr>
                <w:color w:val="000000" w:themeColor="text1"/>
                <w:cs/>
              </w:rPr>
              <w:lastRenderedPageBreak/>
              <w:t xml:space="preserve">การขยาย </w:t>
            </w:r>
            <w:r w:rsidRPr="007E1804">
              <w:rPr>
                <w:color w:val="000000" w:themeColor="text1"/>
              </w:rPr>
              <w:t>:</w:t>
            </w:r>
            <w:r w:rsidRPr="007E1804">
              <w:rPr>
                <w:color w:val="000000" w:themeColor="text1"/>
                <w:cs/>
              </w:rPr>
              <w:t xml:space="preserve"> </w:t>
            </w:r>
            <w:r w:rsidRPr="007E1804">
              <w:rPr>
                <w:rFonts w:eastAsia="Times New Roman"/>
                <w:color w:val="000000" w:themeColor="text1"/>
                <w:cs/>
              </w:rPr>
              <w:t>-</w:t>
            </w:r>
          </w:p>
          <w:p w:rsidR="00695B90" w:rsidRPr="007E1804" w:rsidRDefault="00695B90" w:rsidP="00434E50">
            <w:pPr>
              <w:ind w:left="720"/>
              <w:rPr>
                <w:color w:val="000000" w:themeColor="text1"/>
              </w:rPr>
            </w:pPr>
            <w:r w:rsidRPr="007E1804">
              <w:rPr>
                <w:color w:val="000000" w:themeColor="text1"/>
                <w:cs/>
              </w:rPr>
              <w:t xml:space="preserve">การรับทอดคุณสมบัติ </w:t>
            </w:r>
            <w:r w:rsidRPr="007E1804">
              <w:rPr>
                <w:color w:val="000000" w:themeColor="text1"/>
              </w:rPr>
              <w:t>: -</w:t>
            </w:r>
          </w:p>
        </w:tc>
      </w:tr>
      <w:tr w:rsidR="00A90E4F" w:rsidRPr="007E1804" w:rsidTr="00434E50">
        <w:tc>
          <w:tcPr>
            <w:tcW w:w="1401" w:type="pct"/>
          </w:tcPr>
          <w:p w:rsidR="00695B90" w:rsidRPr="007E1804" w:rsidRDefault="00695B90" w:rsidP="00695B90">
            <w:pPr>
              <w:rPr>
                <w:color w:val="000000" w:themeColor="text1"/>
              </w:rPr>
            </w:pPr>
            <w:r w:rsidRPr="007E1804">
              <w:rPr>
                <w:color w:val="000000" w:themeColor="text1"/>
                <w:cs/>
              </w:rPr>
              <w:lastRenderedPageBreak/>
              <w:t xml:space="preserve">เงื่อนไขก่อนการทำงาน </w:t>
            </w:r>
            <w:r w:rsidRPr="007E1804">
              <w:rPr>
                <w:color w:val="000000" w:themeColor="text1"/>
              </w:rPr>
              <w:t>:</w:t>
            </w:r>
          </w:p>
        </w:tc>
        <w:tc>
          <w:tcPr>
            <w:tcW w:w="3599" w:type="pct"/>
            <w:gridSpan w:val="3"/>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cs/>
              </w:rPr>
              <w:t>ต้องมีข้อมูลการประเมิน</w:t>
            </w:r>
            <w:r w:rsidRPr="007E1804">
              <w:rPr>
                <w:rFonts w:eastAsia="Times New Roman" w:cs="TH SarabunPSK"/>
                <w:color w:val="000000" w:themeColor="text1"/>
                <w:szCs w:val="32"/>
                <w:cs/>
              </w:rPr>
              <w:t>ด้านด้านประสิทธิภาพของบุคลากรและด้านสมรรถนะจากคณบดี</w:t>
            </w:r>
          </w:p>
        </w:tc>
      </w:tr>
      <w:tr w:rsidR="00695B90" w:rsidRPr="007E1804" w:rsidTr="00434E50">
        <w:tc>
          <w:tcPr>
            <w:tcW w:w="1401" w:type="pct"/>
          </w:tcPr>
          <w:p w:rsidR="00695B90" w:rsidRPr="007E1804" w:rsidRDefault="00695B90" w:rsidP="00695B90">
            <w:pPr>
              <w:rPr>
                <w:color w:val="000000" w:themeColor="text1"/>
              </w:rPr>
            </w:pPr>
            <w:r w:rsidRPr="007E1804">
              <w:rPr>
                <w:color w:val="000000" w:themeColor="text1"/>
                <w:cs/>
              </w:rPr>
              <w:t xml:space="preserve">เงื่อนไขหลังการทำงาน </w:t>
            </w:r>
            <w:r w:rsidRPr="007E1804">
              <w:rPr>
                <w:color w:val="000000" w:themeColor="text1"/>
              </w:rPr>
              <w:t>:</w:t>
            </w:r>
          </w:p>
        </w:tc>
        <w:tc>
          <w:tcPr>
            <w:tcW w:w="3599" w:type="pct"/>
            <w:gridSpan w:val="3"/>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cs/>
              </w:rPr>
              <w:t>สามารถแสดงรายละเอียดข้อมูล</w:t>
            </w:r>
            <w:r w:rsidRPr="007E1804">
              <w:rPr>
                <w:rFonts w:eastAsia="Times New Roman" w:cs="TH SarabunPSK"/>
                <w:color w:val="000000" w:themeColor="text1"/>
                <w:szCs w:val="32"/>
                <w:cs/>
              </w:rPr>
              <w:t>สรุปการประเมินผลการปฏิบัติงาน</w:t>
            </w:r>
            <w:r w:rsidRPr="007E1804">
              <w:rPr>
                <w:rFonts w:cs="TH SarabunPSK"/>
                <w:color w:val="000000" w:themeColor="text1"/>
                <w:szCs w:val="32"/>
                <w:cs/>
              </w:rPr>
              <w:t>ได้</w:t>
            </w:r>
          </w:p>
        </w:tc>
      </w:tr>
    </w:tbl>
    <w:p w:rsidR="00313A5E" w:rsidRPr="007E1804" w:rsidRDefault="00313A5E" w:rsidP="00787142">
      <w:pPr>
        <w:pStyle w:val="af0"/>
        <w:spacing w:before="160"/>
        <w:rPr>
          <w:color w:val="000000" w:themeColor="text1"/>
        </w:rPr>
      </w:pPr>
    </w:p>
    <w:p w:rsidR="00787142" w:rsidRPr="007E1804" w:rsidRDefault="00787142" w:rsidP="00787142">
      <w:pPr>
        <w:pStyle w:val="af0"/>
        <w:spacing w:before="160"/>
        <w:rPr>
          <w:rFonts w:eastAsia="Times New Roman"/>
          <w:color w:val="000000" w:themeColor="text1"/>
        </w:rPr>
      </w:pPr>
      <w:r w:rsidRPr="007E1804">
        <w:rPr>
          <w:color w:val="000000" w:themeColor="text1"/>
          <w:cs/>
        </w:rPr>
        <w:t xml:space="preserve">ตารางที่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3</w:t>
      </w:r>
      <w:r w:rsidRPr="007E1804">
        <w:rPr>
          <w:color w:val="000000" w:themeColor="text1"/>
        </w:rPr>
        <w:fldChar w:fldCharType="end"/>
      </w:r>
      <w:r w:rsidRPr="007E1804">
        <w:rPr>
          <w:color w:val="000000" w:themeColor="text1"/>
        </w:rPr>
        <w:noBreakHyphen/>
      </w:r>
      <w:r w:rsidR="00E267DF" w:rsidRPr="007E1804">
        <w:rPr>
          <w:color w:val="000000" w:themeColor="text1"/>
          <w:cs/>
        </w:rPr>
        <w:t>1</w:t>
      </w:r>
      <w:r w:rsidR="00096B4C" w:rsidRPr="007E1804">
        <w:rPr>
          <w:color w:val="000000" w:themeColor="text1"/>
          <w:cs/>
        </w:rPr>
        <w:t>7</w:t>
      </w:r>
      <w:r w:rsidRPr="007E1804">
        <w:rPr>
          <w:color w:val="000000" w:themeColor="text1"/>
          <w:cs/>
        </w:rPr>
        <w:t xml:space="preserve"> คำอธิบายยูสเคส </w:t>
      </w:r>
      <w:r w:rsidRPr="007E1804">
        <w:rPr>
          <w:rFonts w:eastAsia="Times New Roman"/>
          <w:color w:val="000000" w:themeColor="text1"/>
        </w:rPr>
        <w:t>KPIS0</w:t>
      </w:r>
      <w:r w:rsidR="00096B4C" w:rsidRPr="007E1804">
        <w:rPr>
          <w:rFonts w:eastAsia="Times New Roman"/>
          <w:color w:val="000000" w:themeColor="text1"/>
          <w:cs/>
        </w:rPr>
        <w:t>6</w:t>
      </w:r>
      <w:r w:rsidRPr="007E1804">
        <w:rPr>
          <w:rFonts w:eastAsia="Times New Roman"/>
          <w:color w:val="000000" w:themeColor="text1"/>
        </w:rPr>
        <w:t xml:space="preserve"> </w:t>
      </w:r>
      <w:r w:rsidRPr="007E1804">
        <w:rPr>
          <w:rFonts w:eastAsia="Times New Roman"/>
          <w:color w:val="000000" w:themeColor="text1"/>
          <w:cs/>
        </w:rPr>
        <w:t>ดูสรุปการประเมินผลการปฏิบัติงาน</w:t>
      </w:r>
      <w:r w:rsidR="00E267DF" w:rsidRPr="007E1804">
        <w:rPr>
          <w:rFonts w:eastAsia="Times New Roman"/>
          <w:color w:val="000000" w:themeColor="text1"/>
          <w:cs/>
        </w:rPr>
        <w:t xml:space="preserve"> (ต่อ)</w:t>
      </w:r>
    </w:p>
    <w:tbl>
      <w:tblPr>
        <w:tblStyle w:val="af"/>
        <w:tblW w:w="5000" w:type="pct"/>
        <w:tblLayout w:type="fixed"/>
        <w:tblLook w:val="04A0" w:firstRow="1" w:lastRow="0" w:firstColumn="1" w:lastColumn="0" w:noHBand="0" w:noVBand="1"/>
      </w:tblPr>
      <w:tblGrid>
        <w:gridCol w:w="2388"/>
        <w:gridCol w:w="10"/>
        <w:gridCol w:w="2405"/>
        <w:gridCol w:w="651"/>
        <w:gridCol w:w="920"/>
        <w:gridCol w:w="2148"/>
      </w:tblGrid>
      <w:tr w:rsidR="00A90E4F" w:rsidRPr="007E1804" w:rsidTr="00434E50">
        <w:trPr>
          <w:trHeight w:val="683"/>
        </w:trPr>
        <w:tc>
          <w:tcPr>
            <w:tcW w:w="2818" w:type="pct"/>
            <w:gridSpan w:val="3"/>
            <w:vAlign w:val="center"/>
          </w:tcPr>
          <w:p w:rsidR="00695B90" w:rsidRPr="007E1804" w:rsidRDefault="00695B90" w:rsidP="00434E50">
            <w:pPr>
              <w:pStyle w:val="a7"/>
              <w:ind w:left="0"/>
              <w:jc w:val="left"/>
              <w:rPr>
                <w:rFonts w:cs="TH SarabunPSK"/>
                <w:color w:val="000000" w:themeColor="text1"/>
                <w:szCs w:val="32"/>
                <w:cs/>
              </w:rPr>
            </w:pPr>
            <w:r w:rsidRPr="007E1804">
              <w:rPr>
                <w:rFonts w:cs="TH SarabunPSK"/>
                <w:color w:val="000000" w:themeColor="text1"/>
                <w:szCs w:val="32"/>
                <w:cs/>
              </w:rPr>
              <w:t xml:space="preserve">ชื่อยูสเคส : </w:t>
            </w:r>
            <w:r w:rsidRPr="007E1804">
              <w:rPr>
                <w:rFonts w:eastAsia="Times New Roman" w:cs="TH SarabunPSK"/>
                <w:color w:val="000000" w:themeColor="text1"/>
                <w:szCs w:val="32"/>
                <w:cs/>
              </w:rPr>
              <w:t>ดูรายงานผลการประเมินด้านสมรรถนะ</w:t>
            </w:r>
          </w:p>
        </w:tc>
        <w:tc>
          <w:tcPr>
            <w:tcW w:w="922" w:type="pct"/>
            <w:gridSpan w:val="2"/>
            <w:vAlign w:val="center"/>
          </w:tcPr>
          <w:p w:rsidR="00695B90" w:rsidRPr="007E1804" w:rsidRDefault="00695B90" w:rsidP="00434E50">
            <w:pPr>
              <w:pStyle w:val="a7"/>
              <w:ind w:left="0"/>
              <w:jc w:val="left"/>
              <w:rPr>
                <w:rFonts w:cs="TH SarabunPSK"/>
                <w:color w:val="000000" w:themeColor="text1"/>
                <w:szCs w:val="32"/>
              </w:rPr>
            </w:pPr>
            <w:r w:rsidRPr="007E1804">
              <w:rPr>
                <w:rFonts w:cs="TH SarabunPSK"/>
                <w:color w:val="000000" w:themeColor="text1"/>
                <w:szCs w:val="32"/>
                <w:cs/>
              </w:rPr>
              <w:t xml:space="preserve">รหัส : </w:t>
            </w:r>
            <w:r w:rsidRPr="007E1804">
              <w:rPr>
                <w:rFonts w:eastAsia="Times New Roman" w:cs="TH SarabunPSK"/>
                <w:color w:val="000000" w:themeColor="text1"/>
                <w:szCs w:val="32"/>
              </w:rPr>
              <w:t xml:space="preserve"> KPIS0</w:t>
            </w:r>
            <w:r w:rsidRPr="007E1804">
              <w:rPr>
                <w:rFonts w:eastAsia="Times New Roman" w:cs="TH SarabunPSK"/>
                <w:color w:val="000000" w:themeColor="text1"/>
                <w:szCs w:val="32"/>
                <w:cs/>
              </w:rPr>
              <w:t>6</w:t>
            </w:r>
          </w:p>
        </w:tc>
        <w:tc>
          <w:tcPr>
            <w:tcW w:w="1260" w:type="pct"/>
            <w:vAlign w:val="center"/>
          </w:tcPr>
          <w:p w:rsidR="00695B90" w:rsidRPr="007E1804" w:rsidRDefault="00695B90" w:rsidP="00434E50">
            <w:pPr>
              <w:pStyle w:val="a7"/>
              <w:ind w:left="0"/>
              <w:jc w:val="left"/>
              <w:rPr>
                <w:rFonts w:cs="TH SarabunPSK"/>
                <w:color w:val="000000" w:themeColor="text1"/>
                <w:szCs w:val="32"/>
                <w:cs/>
              </w:rPr>
            </w:pPr>
            <w:r w:rsidRPr="007E1804">
              <w:rPr>
                <w:rFonts w:cs="TH SarabunPSK"/>
                <w:color w:val="000000" w:themeColor="text1"/>
                <w:szCs w:val="32"/>
                <w:cs/>
              </w:rPr>
              <w:t>ระดับความสำคัญ : สูง</w:t>
            </w:r>
          </w:p>
        </w:tc>
      </w:tr>
      <w:tr w:rsidR="00A90E4F" w:rsidRPr="007E1804" w:rsidTr="00434E50">
        <w:trPr>
          <w:trHeight w:val="332"/>
        </w:trPr>
        <w:tc>
          <w:tcPr>
            <w:tcW w:w="1407" w:type="pct"/>
            <w:gridSpan w:val="2"/>
            <w:tcBorders>
              <w:bottom w:val="single" w:sz="4" w:space="0" w:color="auto"/>
            </w:tcBorders>
          </w:tcPr>
          <w:p w:rsidR="00695B90" w:rsidRPr="007E1804" w:rsidRDefault="00695B90" w:rsidP="00434E50">
            <w:pPr>
              <w:rPr>
                <w:color w:val="000000" w:themeColor="text1"/>
              </w:rPr>
            </w:pPr>
            <w:r w:rsidRPr="007E1804">
              <w:rPr>
                <w:color w:val="000000" w:themeColor="text1"/>
                <w:cs/>
              </w:rPr>
              <w:t xml:space="preserve">ขั้นตอนการทำงานปกติ </w:t>
            </w:r>
            <w:r w:rsidRPr="007E1804">
              <w:rPr>
                <w:color w:val="000000" w:themeColor="text1"/>
              </w:rPr>
              <w:t>:</w:t>
            </w:r>
          </w:p>
        </w:tc>
        <w:tc>
          <w:tcPr>
            <w:tcW w:w="1793" w:type="pct"/>
            <w:gridSpan w:val="2"/>
            <w:tcBorders>
              <w:bottom w:val="single" w:sz="4" w:space="0" w:color="auto"/>
            </w:tcBorders>
          </w:tcPr>
          <w:p w:rsidR="00695B90" w:rsidRPr="007E1804" w:rsidRDefault="00695B90" w:rsidP="00434E50">
            <w:pPr>
              <w:jc w:val="center"/>
              <w:rPr>
                <w:color w:val="000000" w:themeColor="text1"/>
                <w:cs/>
              </w:rPr>
            </w:pPr>
            <w:r w:rsidRPr="007E1804">
              <w:rPr>
                <w:color w:val="000000" w:themeColor="text1"/>
                <w:cs/>
              </w:rPr>
              <w:t>ผู้ใช้งาน</w:t>
            </w:r>
          </w:p>
        </w:tc>
        <w:tc>
          <w:tcPr>
            <w:tcW w:w="1800" w:type="pct"/>
            <w:gridSpan w:val="2"/>
            <w:tcBorders>
              <w:bottom w:val="single" w:sz="4" w:space="0" w:color="auto"/>
            </w:tcBorders>
          </w:tcPr>
          <w:p w:rsidR="00695B90" w:rsidRPr="007E1804" w:rsidRDefault="00695B90" w:rsidP="00434E50">
            <w:pPr>
              <w:jc w:val="center"/>
              <w:rPr>
                <w:color w:val="000000" w:themeColor="text1"/>
                <w:cs/>
              </w:rPr>
            </w:pPr>
            <w:r w:rsidRPr="007E1804">
              <w:rPr>
                <w:color w:val="000000" w:themeColor="text1"/>
                <w:cs/>
              </w:rPr>
              <w:t>ระบบ</w:t>
            </w:r>
          </w:p>
        </w:tc>
      </w:tr>
      <w:tr w:rsidR="00A90E4F" w:rsidRPr="007E1804" w:rsidTr="00434E50">
        <w:trPr>
          <w:trHeight w:val="1043"/>
        </w:trPr>
        <w:tc>
          <w:tcPr>
            <w:tcW w:w="1407" w:type="pct"/>
            <w:gridSpan w:val="2"/>
          </w:tcPr>
          <w:p w:rsidR="00695B90" w:rsidRPr="007E1804" w:rsidRDefault="00695B90" w:rsidP="00695B90">
            <w:pPr>
              <w:rPr>
                <w:color w:val="000000" w:themeColor="text1"/>
                <w:cs/>
              </w:rPr>
            </w:pPr>
          </w:p>
        </w:tc>
        <w:tc>
          <w:tcPr>
            <w:tcW w:w="1793" w:type="pct"/>
            <w:gridSpan w:val="2"/>
            <w:tcBorders>
              <w:top w:val="single" w:sz="4" w:space="0" w:color="auto"/>
              <w:bottom w:val="single" w:sz="4" w:space="0" w:color="auto"/>
            </w:tcBorders>
          </w:tcPr>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rPr>
              <w:t>1</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ผู้ใช้งานเลือกเมนู</w:t>
            </w:r>
            <w:r w:rsidRPr="007E1804">
              <w:rPr>
                <w:rFonts w:eastAsia="Times New Roman" w:cs="TH SarabunPSK"/>
                <w:color w:val="000000" w:themeColor="text1"/>
                <w:szCs w:val="32"/>
                <w:cs/>
              </w:rPr>
              <w:t>สรุป</w:t>
            </w:r>
            <w:r w:rsidR="00A00470">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การประเมินผลการปฏิบัติงาน</w:t>
            </w:r>
          </w:p>
        </w:tc>
        <w:tc>
          <w:tcPr>
            <w:tcW w:w="1800" w:type="pct"/>
            <w:gridSpan w:val="2"/>
            <w:tcBorders>
              <w:top w:val="single" w:sz="4" w:space="0" w:color="auto"/>
              <w:bottom w:val="single" w:sz="4" w:space="0" w:color="auto"/>
            </w:tcBorders>
          </w:tcPr>
          <w:p w:rsidR="00695B90" w:rsidRPr="007E1804" w:rsidRDefault="00695B90" w:rsidP="00695B90">
            <w:pPr>
              <w:pStyle w:val="a7"/>
              <w:ind w:left="0"/>
              <w:rPr>
                <w:rFonts w:cs="TH SarabunPSK"/>
                <w:color w:val="000000" w:themeColor="text1"/>
                <w:szCs w:val="32"/>
              </w:rPr>
            </w:pPr>
          </w:p>
          <w:p w:rsidR="00695B90" w:rsidRPr="007E1804" w:rsidRDefault="00695B90" w:rsidP="00695B90">
            <w:pPr>
              <w:pStyle w:val="a7"/>
              <w:ind w:left="0"/>
              <w:rPr>
                <w:rFonts w:cs="TH SarabunPSK"/>
                <w:color w:val="000000" w:themeColor="text1"/>
                <w:szCs w:val="32"/>
              </w:rPr>
            </w:pPr>
          </w:p>
          <w:p w:rsidR="00695B90" w:rsidRPr="007E1804" w:rsidRDefault="00695B90" w:rsidP="00695B90">
            <w:pPr>
              <w:pStyle w:val="a7"/>
              <w:ind w:left="0"/>
              <w:rPr>
                <w:rFonts w:cs="TH SarabunPSK"/>
                <w:color w:val="000000" w:themeColor="text1"/>
                <w:szCs w:val="32"/>
                <w:cs/>
              </w:rPr>
            </w:pPr>
            <w:r w:rsidRPr="007E1804">
              <w:rPr>
                <w:rFonts w:cs="TH SarabunPSK"/>
                <w:color w:val="000000" w:themeColor="text1"/>
                <w:szCs w:val="32"/>
              </w:rPr>
              <w:t>2</w:t>
            </w:r>
            <w:r w:rsidRPr="007E1804">
              <w:rPr>
                <w:rFonts w:cs="TH SarabunPSK"/>
                <w:color w:val="000000" w:themeColor="text1"/>
                <w:szCs w:val="32"/>
                <w:cs/>
              </w:rPr>
              <w:t>.</w:t>
            </w:r>
            <w:r w:rsidRPr="007E1804">
              <w:rPr>
                <w:rFonts w:cs="TH SarabunPSK"/>
                <w:color w:val="000000" w:themeColor="text1"/>
                <w:szCs w:val="32"/>
              </w:rPr>
              <w:t xml:space="preserve"> </w:t>
            </w:r>
            <w:r w:rsidRPr="007E1804">
              <w:rPr>
                <w:rFonts w:cs="TH SarabunPSK"/>
                <w:color w:val="000000" w:themeColor="text1"/>
                <w:szCs w:val="32"/>
                <w:cs/>
              </w:rPr>
              <w:t>ระบบ</w:t>
            </w:r>
            <w:r w:rsidRPr="007E1804">
              <w:rPr>
                <w:rFonts w:eastAsia="Times New Roman" w:cs="TH SarabunPSK"/>
                <w:color w:val="000000" w:themeColor="text1"/>
                <w:szCs w:val="32"/>
                <w:cs/>
              </w:rPr>
              <w:t>สรุปการประเมินผล</w:t>
            </w:r>
            <w:r w:rsidR="00A00470">
              <w:rPr>
                <w:rFonts w:eastAsia="Times New Roman" w:cs="TH SarabunPSK" w:hint="cs"/>
                <w:color w:val="000000" w:themeColor="text1"/>
                <w:szCs w:val="32"/>
                <w:cs/>
              </w:rPr>
              <w:t xml:space="preserve">                </w:t>
            </w:r>
            <w:r w:rsidRPr="007E1804">
              <w:rPr>
                <w:rFonts w:eastAsia="Times New Roman" w:cs="TH SarabunPSK"/>
                <w:color w:val="000000" w:themeColor="text1"/>
                <w:szCs w:val="32"/>
                <w:cs/>
              </w:rPr>
              <w:t>การปฏิบัติงาน</w:t>
            </w:r>
            <w:r w:rsidRPr="007E1804">
              <w:rPr>
                <w:rFonts w:cs="TH SarabunPSK"/>
                <w:color w:val="000000" w:themeColor="text1"/>
                <w:szCs w:val="32"/>
                <w:cs/>
              </w:rPr>
              <w:t>ได้</w:t>
            </w:r>
          </w:p>
        </w:tc>
      </w:tr>
      <w:tr w:rsidR="00A90E4F" w:rsidRPr="007E1804" w:rsidTr="00434E50">
        <w:trPr>
          <w:trHeight w:val="431"/>
        </w:trPr>
        <w:tc>
          <w:tcPr>
            <w:tcW w:w="1401" w:type="pct"/>
          </w:tcPr>
          <w:p w:rsidR="00695B90" w:rsidRPr="007E1804" w:rsidRDefault="00695B90" w:rsidP="00434E50">
            <w:pPr>
              <w:rPr>
                <w:color w:val="000000" w:themeColor="text1"/>
              </w:rPr>
            </w:pPr>
            <w:r w:rsidRPr="007E1804">
              <w:rPr>
                <w:color w:val="000000" w:themeColor="text1"/>
                <w:cs/>
              </w:rPr>
              <w:t>เงื่อนไขการทำงานพิเศษ</w:t>
            </w:r>
            <w:r w:rsidRPr="007E1804">
              <w:rPr>
                <w:color w:val="000000" w:themeColor="text1"/>
              </w:rPr>
              <w:t xml:space="preserve"> :</w:t>
            </w:r>
          </w:p>
        </w:tc>
        <w:tc>
          <w:tcPr>
            <w:tcW w:w="3599" w:type="pct"/>
            <w:gridSpan w:val="5"/>
          </w:tcPr>
          <w:p w:rsidR="00695B90" w:rsidRPr="007E1804" w:rsidRDefault="00695B90" w:rsidP="00434E50">
            <w:pPr>
              <w:rPr>
                <w:color w:val="000000" w:themeColor="text1"/>
                <w:cs/>
              </w:rPr>
            </w:pPr>
            <w:r w:rsidRPr="007E1804">
              <w:rPr>
                <w:color w:val="000000" w:themeColor="text1"/>
                <w:cs/>
              </w:rPr>
              <w:t>-</w:t>
            </w:r>
          </w:p>
        </w:tc>
      </w:tr>
    </w:tbl>
    <w:p w:rsidR="00DB16E7" w:rsidRPr="007E1804" w:rsidRDefault="00DB16E7" w:rsidP="00DB16E7">
      <w:pPr>
        <w:pStyle w:val="2"/>
        <w:rPr>
          <w:color w:val="000000" w:themeColor="text1"/>
        </w:rPr>
      </w:pPr>
      <w:bookmarkStart w:id="122" w:name="_Toc515323200"/>
      <w:bookmarkEnd w:id="103"/>
      <w:r w:rsidRPr="007E1804">
        <w:rPr>
          <w:color w:val="000000" w:themeColor="text1"/>
          <w:cs/>
        </w:rPr>
        <w:t>แผนภาพกิจกรรม (</w:t>
      </w:r>
      <w:r w:rsidRPr="007E1804">
        <w:rPr>
          <w:color w:val="000000" w:themeColor="text1"/>
        </w:rPr>
        <w:t>Activity Diagram</w:t>
      </w:r>
      <w:r w:rsidRPr="007E1804">
        <w:rPr>
          <w:color w:val="000000" w:themeColor="text1"/>
          <w:cs/>
        </w:rPr>
        <w:t>)</w:t>
      </w:r>
      <w:bookmarkEnd w:id="122"/>
    </w:p>
    <w:p w:rsidR="009216E0" w:rsidRPr="007E1804" w:rsidRDefault="009216E0" w:rsidP="009216E0">
      <w:pPr>
        <w:ind w:firstLine="720"/>
        <w:rPr>
          <w:color w:val="000000" w:themeColor="text1"/>
        </w:rPr>
      </w:pPr>
      <w:r w:rsidRPr="007E1804">
        <w:rPr>
          <w:color w:val="000000" w:themeColor="text1"/>
          <w:cs/>
        </w:rPr>
        <w:t>แผนภาพกิจกรรม (</w:t>
      </w:r>
      <w:r w:rsidRPr="007E1804">
        <w:rPr>
          <w:color w:val="000000" w:themeColor="text1"/>
        </w:rPr>
        <w:t>Activity Diagram</w:t>
      </w:r>
      <w:r w:rsidRPr="007E1804">
        <w:rPr>
          <w:color w:val="000000" w:themeColor="text1"/>
          <w:cs/>
        </w:rPr>
        <w:t xml:space="preserve">) เป็นแผนภาพที่ใช้แสดงขั้นตอนการทำงานของ </w:t>
      </w:r>
      <w:r w:rsidR="00583083" w:rsidRPr="007E1804">
        <w:rPr>
          <w:color w:val="000000" w:themeColor="text1"/>
          <w:cs/>
        </w:rPr>
        <w:t xml:space="preserve">                     </w:t>
      </w:r>
      <w:r w:rsidRPr="007E1804">
        <w:rPr>
          <w:color w:val="000000" w:themeColor="text1"/>
        </w:rPr>
        <w:t>Use Case</w:t>
      </w:r>
      <w:r w:rsidRPr="007E1804">
        <w:rPr>
          <w:color w:val="000000" w:themeColor="text1"/>
          <w:cs/>
        </w:rPr>
        <w:t xml:space="preserve"> โดยจะอธิบาย</w:t>
      </w:r>
      <w:r w:rsidR="00A00470">
        <w:rPr>
          <w:rFonts w:hint="cs"/>
          <w:color w:val="000000" w:themeColor="text1"/>
          <w:cs/>
        </w:rPr>
        <w:t xml:space="preserve"> </w:t>
      </w:r>
      <w:r w:rsidRPr="007E1804">
        <w:rPr>
          <w:color w:val="000000" w:themeColor="text1"/>
          <w:cs/>
        </w:rPr>
        <w:t>และแสดงขั้นตอนการทำงานของ</w:t>
      </w:r>
      <w:r w:rsidR="001807A0" w:rsidRPr="001807A0">
        <w:rPr>
          <w:color w:val="000000" w:themeColor="text1"/>
          <w:cs/>
        </w:rPr>
        <w:t xml:space="preserve">ระบบบุคลากรของสำนักงานป้องกันควบคุมโรคที่ 6 จังหวัดชลบุรี </w:t>
      </w:r>
      <w:r w:rsidRPr="007E1804">
        <w:rPr>
          <w:color w:val="000000" w:themeColor="text1"/>
          <w:cs/>
        </w:rPr>
        <w:t>ในส่วน</w:t>
      </w:r>
      <w:r w:rsidR="001807A0">
        <w:rPr>
          <w:rFonts w:hint="cs"/>
          <w:color w:val="000000" w:themeColor="text1"/>
          <w:cs/>
        </w:rPr>
        <w:t>ของมอดูลทำเนียบบุคลากร มอดูลการเกษียณ</w:t>
      </w:r>
      <w:r w:rsidR="004D75B6">
        <w:rPr>
          <w:rFonts w:hint="cs"/>
          <w:color w:val="000000" w:themeColor="text1"/>
          <w:cs/>
        </w:rPr>
        <w:t>อายุ</w:t>
      </w:r>
      <w:r w:rsidR="001807A0">
        <w:rPr>
          <w:rFonts w:hint="cs"/>
          <w:color w:val="000000" w:themeColor="text1"/>
          <w:cs/>
        </w:rPr>
        <w:t>ราชการ และมอดูลการรายงาน</w:t>
      </w:r>
      <w:r w:rsidRPr="007E1804">
        <w:rPr>
          <w:color w:val="000000" w:themeColor="text1"/>
          <w:cs/>
        </w:rPr>
        <w:t xml:space="preserve"> ซึ่งรูปแบบแผนภาพกิจกรรมของระบบ</w:t>
      </w:r>
      <w:r w:rsidR="00A00470">
        <w:rPr>
          <w:rFonts w:hint="cs"/>
          <w:color w:val="000000" w:themeColor="text1"/>
          <w:cs/>
        </w:rPr>
        <w:t xml:space="preserve"> มี</w:t>
      </w:r>
      <w:r w:rsidRPr="007E1804">
        <w:rPr>
          <w:color w:val="000000" w:themeColor="text1"/>
          <w:cs/>
        </w:rPr>
        <w:t xml:space="preserve">ดังนี้ </w:t>
      </w:r>
    </w:p>
    <w:p w:rsidR="00AB2291" w:rsidRPr="00E51581" w:rsidRDefault="001807A0" w:rsidP="009216E0">
      <w:pPr>
        <w:pStyle w:val="a7"/>
        <w:numPr>
          <w:ilvl w:val="0"/>
          <w:numId w:val="396"/>
        </w:numPr>
        <w:tabs>
          <w:tab w:val="left" w:pos="1080"/>
        </w:tabs>
        <w:ind w:left="0" w:firstLine="720"/>
        <w:rPr>
          <w:rFonts w:cs="TH SarabunPSK"/>
          <w:szCs w:val="32"/>
        </w:rPr>
      </w:pPr>
      <w:bookmarkStart w:id="123" w:name="_Hlk514694516"/>
      <w:r>
        <w:rPr>
          <w:rFonts w:cs="TH SarabunPSK" w:hint="cs"/>
          <w:color w:val="000000" w:themeColor="text1"/>
          <w:szCs w:val="32"/>
          <w:cs/>
        </w:rPr>
        <w:lastRenderedPageBreak/>
        <w:t>แสดงกลุ่มงานของระบบบุคลากร</w:t>
      </w:r>
      <w:r w:rsidR="009216E0" w:rsidRPr="007E1804">
        <w:rPr>
          <w:rFonts w:cs="TH SarabunPSK"/>
          <w:color w:val="000000" w:themeColor="text1"/>
          <w:szCs w:val="32"/>
          <w:cs/>
        </w:rPr>
        <w:t xml:space="preserve"> เป็นส่วนที่เจ้าหน้า</w:t>
      </w:r>
      <w:r w:rsidR="007649EE" w:rsidRPr="007E1804">
        <w:rPr>
          <w:rFonts w:cs="TH SarabunPSK"/>
          <w:color w:val="000000" w:themeColor="text1"/>
          <w:szCs w:val="32"/>
          <w:cs/>
        </w:rPr>
        <w:t>ที่</w:t>
      </w:r>
      <w:r w:rsidR="000A6770">
        <w:rPr>
          <w:rFonts w:cs="TH SarabunPSK" w:hint="cs"/>
          <w:color w:val="000000" w:themeColor="text1"/>
          <w:szCs w:val="32"/>
          <w:cs/>
        </w:rPr>
        <w:t>และผู้ใช้งานทั่วไป</w:t>
      </w:r>
      <w:r w:rsidR="009216E0" w:rsidRPr="007E1804">
        <w:rPr>
          <w:rFonts w:cs="TH SarabunPSK"/>
          <w:color w:val="000000" w:themeColor="text1"/>
          <w:szCs w:val="32"/>
          <w:cs/>
        </w:rPr>
        <w:t>สามารถที่จะ</w:t>
      </w:r>
      <w:r w:rsidR="009216E0" w:rsidRPr="000A6770">
        <w:rPr>
          <w:rFonts w:cs="TH SarabunPSK"/>
          <w:color w:val="FF0000"/>
          <w:szCs w:val="32"/>
          <w:cs/>
        </w:rPr>
        <w:t>จัดการข้อมูลพื้นฐานด้านสมรรถนะได้ โดยจะทำการเพิ่ม แก้ไข และลบจัดข้อมูลพื้นฐานด้านสมรรถนะ ข้อมูลพื้นฐานด้านสมรรถนะ</w:t>
      </w:r>
      <w:r w:rsidR="00A00470" w:rsidRPr="000A6770">
        <w:rPr>
          <w:rFonts w:cs="TH SarabunPSK" w:hint="cs"/>
          <w:color w:val="FF0000"/>
          <w:szCs w:val="32"/>
          <w:cs/>
        </w:rPr>
        <w:t xml:space="preserve"> </w:t>
      </w:r>
      <w:r w:rsidR="009216E0" w:rsidRPr="000A6770">
        <w:rPr>
          <w:rFonts w:cs="TH SarabunPSK"/>
          <w:color w:val="FF0000"/>
          <w:szCs w:val="32"/>
          <w:cs/>
        </w:rPr>
        <w:t xml:space="preserve">จะประกอบไปด้วย ประเภทสมรรถนะ ตัวชี้วัดและคะแนน </w:t>
      </w:r>
      <w:r w:rsidR="009216E0" w:rsidRPr="004C42A9">
        <w:rPr>
          <w:rFonts w:cs="TH SarabunPSK"/>
          <w:szCs w:val="32"/>
          <w:cs/>
        </w:rPr>
        <w:t>ซึ่งจะมี</w:t>
      </w:r>
      <w:r w:rsidR="00E51581" w:rsidRPr="004C42A9">
        <w:rPr>
          <w:rFonts w:cs="TH SarabunPSK"/>
          <w:szCs w:val="32"/>
          <w:cs/>
        </w:rPr>
        <w:t>ขั้นตอนการทำงาน</w:t>
      </w:r>
      <w:r w:rsidR="00E51581" w:rsidRPr="00E51581">
        <w:rPr>
          <w:rFonts w:cs="TH SarabunPSK"/>
          <w:szCs w:val="32"/>
          <w:cs/>
        </w:rPr>
        <w:t>แสดงดัง</w:t>
      </w:r>
      <w:r w:rsidR="004C42A9">
        <w:rPr>
          <w:rFonts w:cs="TH SarabunPSK" w:hint="cs"/>
          <w:szCs w:val="32"/>
          <w:cs/>
        </w:rPr>
        <w:t xml:space="preserve"> </w:t>
      </w:r>
      <w:r w:rsidR="00E51581" w:rsidRPr="00E51581">
        <w:rPr>
          <w:rFonts w:cs="TH SarabunPSK"/>
          <w:szCs w:val="32"/>
          <w:cs/>
        </w:rPr>
        <w:t>ภาพที่ 3-</w:t>
      </w:r>
      <w:r w:rsidR="00E51581" w:rsidRPr="00E51581">
        <w:rPr>
          <w:rFonts w:cs="TH SarabunPSK"/>
          <w:szCs w:val="32"/>
        </w:rPr>
        <w:t>2</w:t>
      </w:r>
    </w:p>
    <w:bookmarkEnd w:id="123"/>
    <w:p w:rsidR="007F01EB" w:rsidRPr="007E1804" w:rsidRDefault="00620C6E" w:rsidP="00AB2291">
      <w:pPr>
        <w:pStyle w:val="af0"/>
        <w:spacing w:before="160"/>
        <w:jc w:val="center"/>
        <w:rPr>
          <w:color w:val="000000" w:themeColor="text1"/>
        </w:rPr>
      </w:pPr>
      <w:r>
        <w:rPr>
          <w:noProof/>
        </w:rPr>
        <w:drawing>
          <wp:inline distT="0" distB="0" distL="0" distR="0" wp14:anchorId="5631BF2B" wp14:editId="4D7FADEF">
            <wp:extent cx="3957851" cy="2014867"/>
            <wp:effectExtent l="0" t="0" r="5080" b="444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4770" cy="2023480"/>
                    </a:xfrm>
                    <a:prstGeom prst="rect">
                      <a:avLst/>
                    </a:prstGeom>
                  </pic:spPr>
                </pic:pic>
              </a:graphicData>
            </a:graphic>
          </wp:inline>
        </w:drawing>
      </w:r>
    </w:p>
    <w:p w:rsidR="007F01EB" w:rsidRDefault="00AB2291" w:rsidP="00AB2291">
      <w:pPr>
        <w:pStyle w:val="af0"/>
        <w:spacing w:before="160"/>
        <w:jc w:val="center"/>
        <w:rPr>
          <w:rFonts w:eastAsia="Times New Roman"/>
        </w:rPr>
      </w:pPr>
      <w:bookmarkStart w:id="124" w:name="_Toc515231880"/>
      <w:r w:rsidRPr="00620C6E">
        <w:rPr>
          <w:cs/>
        </w:rPr>
        <w:t xml:space="preserve">ภาพที่ </w:t>
      </w:r>
      <w:fldSimple w:instr=" STYLEREF 1 \s ">
        <w:r w:rsidR="00F64315" w:rsidRPr="00620C6E">
          <w:rPr>
            <w:noProof/>
          </w:rPr>
          <w:t>3</w:t>
        </w:r>
      </w:fldSimple>
      <w:r w:rsidRPr="00620C6E">
        <w:rPr>
          <w:cs/>
        </w:rPr>
        <w:noBreakHyphen/>
      </w:r>
      <w:r w:rsidR="00620C6E" w:rsidRPr="00620C6E">
        <w:t>2</w:t>
      </w:r>
      <w:r w:rsidRPr="00620C6E">
        <w:rPr>
          <w:cs/>
        </w:rPr>
        <w:t xml:space="preserve"> แผนภาพกิจกรรม</w:t>
      </w:r>
      <w:bookmarkEnd w:id="124"/>
      <w:r w:rsidR="00620C6E" w:rsidRPr="00620C6E">
        <w:rPr>
          <w:rFonts w:eastAsia="Times New Roman" w:hint="cs"/>
          <w:cs/>
        </w:rPr>
        <w:t>แสดงกลุ่มงานของระบบบุคลากร</w:t>
      </w:r>
    </w:p>
    <w:p w:rsidR="009216E0" w:rsidRPr="007E1804" w:rsidRDefault="006741A2" w:rsidP="00C62580">
      <w:pPr>
        <w:pStyle w:val="a7"/>
        <w:numPr>
          <w:ilvl w:val="0"/>
          <w:numId w:val="396"/>
        </w:numPr>
        <w:tabs>
          <w:tab w:val="left" w:pos="990"/>
          <w:tab w:val="left" w:pos="1260"/>
        </w:tabs>
        <w:ind w:left="0" w:firstLine="720"/>
        <w:rPr>
          <w:rFonts w:cs="TH SarabunPSK"/>
          <w:color w:val="000000" w:themeColor="text1"/>
          <w:szCs w:val="32"/>
        </w:rPr>
      </w:pPr>
      <w:r>
        <w:rPr>
          <w:rFonts w:cs="TH SarabunPSK" w:hint="cs"/>
          <w:color w:val="000000" w:themeColor="text1"/>
          <w:szCs w:val="32"/>
          <w:cs/>
        </w:rPr>
        <w:t>แสดงโครงสร้างแต่ละกลุ่มงานภายในองค์กร</w:t>
      </w:r>
      <w:r w:rsidR="009216E0" w:rsidRPr="007E1804">
        <w:rPr>
          <w:rFonts w:cs="TH SarabunPSK"/>
          <w:color w:val="000000" w:themeColor="text1"/>
          <w:szCs w:val="32"/>
          <w:cs/>
        </w:rPr>
        <w:t xml:space="preserve"> เป็นส่วนที่เจ้าหน้า</w:t>
      </w:r>
      <w:r w:rsidR="007649EE" w:rsidRPr="007E1804">
        <w:rPr>
          <w:rFonts w:cs="TH SarabunPSK"/>
          <w:color w:val="000000" w:themeColor="text1"/>
          <w:szCs w:val="32"/>
          <w:cs/>
        </w:rPr>
        <w:t>ที่</w:t>
      </w:r>
      <w:r>
        <w:rPr>
          <w:rFonts w:cs="TH SarabunPSK" w:hint="cs"/>
          <w:color w:val="000000" w:themeColor="text1"/>
          <w:szCs w:val="32"/>
          <w:cs/>
        </w:rPr>
        <w:t xml:space="preserve">และผู้ใช้งานทั่วไป </w:t>
      </w:r>
      <w:r w:rsidR="009216E0" w:rsidRPr="007E1804">
        <w:rPr>
          <w:rFonts w:cs="TH SarabunPSK"/>
          <w:color w:val="000000" w:themeColor="text1"/>
          <w:szCs w:val="32"/>
          <w:cs/>
        </w:rPr>
        <w:t>สามารถที่จะ</w:t>
      </w:r>
      <w:r w:rsidR="00C62580" w:rsidRPr="006741A2">
        <w:rPr>
          <w:rFonts w:cs="TH SarabunPSK"/>
          <w:color w:val="FF0000"/>
          <w:szCs w:val="32"/>
          <w:cs/>
        </w:rPr>
        <w:t>จัดการแบบฟอร์มการประเมิน</w:t>
      </w:r>
      <w:r w:rsidR="009216E0" w:rsidRPr="006741A2">
        <w:rPr>
          <w:rFonts w:cs="TH SarabunPSK"/>
          <w:color w:val="FF0000"/>
          <w:szCs w:val="32"/>
          <w:cs/>
        </w:rPr>
        <w:t>ได้ โดยจะทำการ</w:t>
      </w:r>
      <w:r w:rsidR="00C62580" w:rsidRPr="006741A2">
        <w:rPr>
          <w:rFonts w:cs="TH SarabunPSK"/>
          <w:color w:val="FF0000"/>
          <w:szCs w:val="32"/>
          <w:cs/>
        </w:rPr>
        <w:t>ดู</w:t>
      </w:r>
      <w:r w:rsidR="009216E0" w:rsidRPr="006741A2">
        <w:rPr>
          <w:rFonts w:cs="TH SarabunPSK"/>
          <w:color w:val="FF0000"/>
          <w:szCs w:val="32"/>
          <w:cs/>
        </w:rPr>
        <w:t>ข้อมูล</w:t>
      </w:r>
      <w:r w:rsidR="00C62580" w:rsidRPr="006741A2">
        <w:rPr>
          <w:rFonts w:cs="TH SarabunPSK"/>
          <w:color w:val="FF0000"/>
          <w:szCs w:val="32"/>
          <w:cs/>
        </w:rPr>
        <w:t>แบบฟอร์มการประเมิน</w:t>
      </w:r>
      <w:r w:rsidR="009216E0" w:rsidRPr="006741A2">
        <w:rPr>
          <w:rFonts w:cs="TH SarabunPSK"/>
          <w:color w:val="FF0000"/>
          <w:szCs w:val="32"/>
          <w:cs/>
        </w:rPr>
        <w:t>จะประกอบไปด้วย</w:t>
      </w:r>
      <w:r w:rsidR="00C62580" w:rsidRPr="006741A2">
        <w:rPr>
          <w:rFonts w:cs="TH SarabunPSK"/>
          <w:color w:val="FF0000"/>
          <w:szCs w:val="32"/>
          <w:cs/>
        </w:rPr>
        <w:t>ชื่อแบบฟอร์มการประเมิน และคำอธิบายแบบฟอร์มการประเมิน</w:t>
      </w:r>
      <w:r w:rsidR="009216E0" w:rsidRPr="006741A2">
        <w:rPr>
          <w:rFonts w:cs="TH SarabunPSK"/>
          <w:color w:val="FF0000"/>
          <w:szCs w:val="32"/>
          <w:cs/>
        </w:rPr>
        <w:t xml:space="preserve"> </w:t>
      </w:r>
      <w:r w:rsidR="009216E0" w:rsidRPr="007E1804">
        <w:rPr>
          <w:rFonts w:cs="TH SarabunPSK"/>
          <w:color w:val="000000" w:themeColor="text1"/>
          <w:szCs w:val="32"/>
          <w:cs/>
        </w:rPr>
        <w:t>ซึ่งจะมีขั้นตอนการทำงานแสดงดัง</w:t>
      </w:r>
      <w:r w:rsidR="004C42A9">
        <w:rPr>
          <w:rFonts w:cs="TH SarabunPSK" w:hint="cs"/>
          <w:color w:val="000000" w:themeColor="text1"/>
          <w:szCs w:val="32"/>
          <w:cs/>
        </w:rPr>
        <w:t xml:space="preserve"> </w:t>
      </w:r>
      <w:r w:rsidR="009216E0" w:rsidRPr="007E1804">
        <w:rPr>
          <w:rFonts w:cs="TH SarabunPSK"/>
          <w:color w:val="000000" w:themeColor="text1"/>
          <w:szCs w:val="32"/>
          <w:cs/>
        </w:rPr>
        <w:t>ภาพที่ 3-</w:t>
      </w:r>
      <w:r>
        <w:rPr>
          <w:rFonts w:cs="TH SarabunPSK"/>
          <w:color w:val="000000" w:themeColor="text1"/>
          <w:szCs w:val="32"/>
        </w:rPr>
        <w:t>3</w:t>
      </w:r>
    </w:p>
    <w:p w:rsidR="007F01EB" w:rsidRPr="007E1804" w:rsidRDefault="00BD528B" w:rsidP="00AB2291">
      <w:pPr>
        <w:pStyle w:val="af0"/>
        <w:spacing w:before="160"/>
        <w:jc w:val="center"/>
        <w:rPr>
          <w:color w:val="000000" w:themeColor="text1"/>
        </w:rPr>
      </w:pPr>
      <w:r>
        <w:rPr>
          <w:noProof/>
        </w:rPr>
        <w:lastRenderedPageBreak/>
        <w:drawing>
          <wp:inline distT="0" distB="0" distL="0" distR="0" wp14:anchorId="36409772" wp14:editId="66FEC049">
            <wp:extent cx="4012442" cy="2905162"/>
            <wp:effectExtent l="0" t="0" r="762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5979" cy="2907723"/>
                    </a:xfrm>
                    <a:prstGeom prst="rect">
                      <a:avLst/>
                    </a:prstGeom>
                  </pic:spPr>
                </pic:pic>
              </a:graphicData>
            </a:graphic>
          </wp:inline>
        </w:drawing>
      </w:r>
    </w:p>
    <w:p w:rsidR="007F01EB" w:rsidRPr="00A7532C" w:rsidRDefault="006741A2" w:rsidP="00A7532C">
      <w:pPr>
        <w:pStyle w:val="af0"/>
        <w:spacing w:before="160"/>
        <w:jc w:val="center"/>
        <w:rPr>
          <w:rFonts w:eastAsia="Times New Roman"/>
        </w:rPr>
      </w:pPr>
      <w:r w:rsidRPr="00620C6E">
        <w:rPr>
          <w:cs/>
        </w:rPr>
        <w:t xml:space="preserve">ภาพที่ </w:t>
      </w:r>
      <w:fldSimple w:instr=" STYLEREF 1 \s ">
        <w:r w:rsidRPr="00620C6E">
          <w:rPr>
            <w:noProof/>
          </w:rPr>
          <w:t>3</w:t>
        </w:r>
      </w:fldSimple>
      <w:r w:rsidRPr="00620C6E">
        <w:rPr>
          <w:cs/>
        </w:rPr>
        <w:noBreakHyphen/>
      </w:r>
      <w:fldSimple w:instr=" SEQ ภาพที่_ \* ARABIC \s 1 ">
        <w:r w:rsidRPr="00620C6E">
          <w:rPr>
            <w:noProof/>
          </w:rPr>
          <w:t>3</w:t>
        </w:r>
      </w:fldSimple>
      <w:r w:rsidRPr="00620C6E">
        <w:rPr>
          <w:cs/>
        </w:rPr>
        <w:t xml:space="preserve"> แผนภาพกิจกรรม</w:t>
      </w:r>
      <w:r w:rsidRPr="00620C6E">
        <w:rPr>
          <w:rFonts w:eastAsia="Times New Roman" w:hint="cs"/>
          <w:cs/>
        </w:rPr>
        <w:t>แสดง</w:t>
      </w:r>
      <w:r w:rsidR="006874F8">
        <w:rPr>
          <w:rFonts w:eastAsia="Times New Roman" w:hint="cs"/>
          <w:cs/>
        </w:rPr>
        <w:t>โครงสร้างแต่ละกลุ่มงานภายในองค์กร</w:t>
      </w:r>
    </w:p>
    <w:p w:rsidR="00C62580" w:rsidRPr="007E1804" w:rsidRDefault="00C62580" w:rsidP="00C62580">
      <w:pPr>
        <w:pStyle w:val="a7"/>
        <w:numPr>
          <w:ilvl w:val="0"/>
          <w:numId w:val="396"/>
        </w:numPr>
        <w:tabs>
          <w:tab w:val="left" w:pos="990"/>
          <w:tab w:val="left" w:pos="1260"/>
        </w:tabs>
        <w:ind w:left="0" w:firstLine="720"/>
        <w:rPr>
          <w:rFonts w:cs="TH SarabunPSK"/>
          <w:color w:val="000000" w:themeColor="text1"/>
          <w:szCs w:val="32"/>
        </w:rPr>
      </w:pPr>
      <w:r w:rsidRPr="007E1804">
        <w:rPr>
          <w:rFonts w:cs="TH SarabunPSK"/>
          <w:color w:val="000000" w:themeColor="text1"/>
          <w:cs/>
        </w:rPr>
        <w:t xml:space="preserve"> </w:t>
      </w:r>
      <w:r w:rsidR="00CD45FB">
        <w:rPr>
          <w:rFonts w:cs="TH SarabunPSK" w:hint="cs"/>
          <w:color w:val="000000" w:themeColor="text1"/>
          <w:szCs w:val="32"/>
          <w:cs/>
        </w:rPr>
        <w:t>แสดงการเกษียณ</w:t>
      </w:r>
      <w:r w:rsidR="004D75B6">
        <w:rPr>
          <w:rFonts w:cs="TH SarabunPSK" w:hint="cs"/>
          <w:color w:val="000000" w:themeColor="text1"/>
          <w:szCs w:val="32"/>
          <w:cs/>
        </w:rPr>
        <w:t>อายุ</w:t>
      </w:r>
      <w:r w:rsidR="00CD45FB">
        <w:rPr>
          <w:rFonts w:cs="TH SarabunPSK" w:hint="cs"/>
          <w:color w:val="000000" w:themeColor="text1"/>
          <w:szCs w:val="32"/>
          <w:cs/>
        </w:rPr>
        <w:t xml:space="preserve">ราชการ </w:t>
      </w:r>
      <w:r w:rsidRPr="007E1804">
        <w:rPr>
          <w:rFonts w:cs="TH SarabunPSK"/>
          <w:color w:val="000000" w:themeColor="text1"/>
          <w:szCs w:val="32"/>
          <w:cs/>
        </w:rPr>
        <w:t>เป็นส่วนที่เจ้าหน้า</w:t>
      </w:r>
      <w:r w:rsidR="007649EE" w:rsidRPr="007E1804">
        <w:rPr>
          <w:rFonts w:cs="TH SarabunPSK"/>
          <w:color w:val="000000" w:themeColor="text1"/>
          <w:szCs w:val="32"/>
          <w:cs/>
        </w:rPr>
        <w:t>ที่</w:t>
      </w:r>
      <w:r w:rsidR="00CD45FB">
        <w:rPr>
          <w:rFonts w:cs="TH SarabunPSK" w:hint="cs"/>
          <w:color w:val="000000" w:themeColor="text1"/>
          <w:szCs w:val="32"/>
          <w:cs/>
        </w:rPr>
        <w:t xml:space="preserve">และผู้ใช้งานทั่วไป </w:t>
      </w:r>
      <w:r w:rsidRPr="007E1804">
        <w:rPr>
          <w:rFonts w:cs="TH SarabunPSK"/>
          <w:color w:val="000000" w:themeColor="text1"/>
          <w:szCs w:val="32"/>
          <w:cs/>
        </w:rPr>
        <w:t>สามารถที่จะ</w:t>
      </w:r>
      <w:r w:rsidRPr="00CD45FB">
        <w:rPr>
          <w:rFonts w:cs="TH SarabunPSK"/>
          <w:color w:val="FF0000"/>
          <w:szCs w:val="32"/>
          <w:cs/>
        </w:rPr>
        <w:t>จัดการ</w:t>
      </w:r>
      <w:r w:rsidRPr="00CD45FB">
        <w:rPr>
          <w:rFonts w:eastAsia="Times New Roman" w:cs="TH SarabunPSK"/>
          <w:color w:val="FF0000"/>
          <w:szCs w:val="32"/>
          <w:cs/>
        </w:rPr>
        <w:t>กำหนดการสำหรับแบบประเมิน</w:t>
      </w:r>
      <w:r w:rsidRPr="00CD45FB">
        <w:rPr>
          <w:rFonts w:cs="TH SarabunPSK"/>
          <w:color w:val="FF0000"/>
          <w:szCs w:val="32"/>
          <w:cs/>
        </w:rPr>
        <w:t>ได้ โดยจะทำการดูข้อมูล</w:t>
      </w:r>
      <w:r w:rsidRPr="00CD45FB">
        <w:rPr>
          <w:rFonts w:eastAsia="Times New Roman" w:cs="TH SarabunPSK"/>
          <w:color w:val="FF0000"/>
          <w:szCs w:val="32"/>
          <w:cs/>
        </w:rPr>
        <w:t>กำหนดการสำหรับแบบประเมิน</w:t>
      </w:r>
      <w:r w:rsidR="00CD45FB">
        <w:rPr>
          <w:rFonts w:eastAsia="Times New Roman" w:cs="TH SarabunPSK" w:hint="cs"/>
          <w:color w:val="FF0000"/>
          <w:szCs w:val="32"/>
          <w:cs/>
        </w:rPr>
        <w:t xml:space="preserve"> </w:t>
      </w:r>
      <w:r w:rsidRPr="00CD45FB">
        <w:rPr>
          <w:rFonts w:cs="TH SarabunPSK"/>
          <w:color w:val="FF0000"/>
          <w:szCs w:val="32"/>
          <w:cs/>
        </w:rPr>
        <w:t xml:space="preserve">จะประกอบไปแบบประเมิน ปีงบประมาณ วันที่ในการประเมิน วันที่กำหนดการในการกำหนด/แก้ไขค่าเป้าหมาย วันที่ในการประเมินคะแนน และวันที่ของคณบดีที่จะทำการประเมิน </w:t>
      </w:r>
      <w:r w:rsidRPr="007E1804">
        <w:rPr>
          <w:rFonts w:cs="TH SarabunPSK"/>
          <w:color w:val="000000" w:themeColor="text1"/>
          <w:szCs w:val="32"/>
          <w:cs/>
        </w:rPr>
        <w:t>ซึ่งจะมีขั้นตอน</w:t>
      </w:r>
      <w:r w:rsidR="00CD45FB">
        <w:rPr>
          <w:rFonts w:cs="TH SarabunPSK" w:hint="cs"/>
          <w:color w:val="000000" w:themeColor="text1"/>
          <w:szCs w:val="32"/>
          <w:cs/>
        </w:rPr>
        <w:t xml:space="preserve"> </w:t>
      </w:r>
      <w:r w:rsidRPr="007E1804">
        <w:rPr>
          <w:rFonts w:cs="TH SarabunPSK"/>
          <w:color w:val="000000" w:themeColor="text1"/>
          <w:szCs w:val="32"/>
          <w:cs/>
        </w:rPr>
        <w:t>การทำงานแสดงดังภาพที่ 3-</w:t>
      </w:r>
      <w:r w:rsidR="008B6550">
        <w:rPr>
          <w:rFonts w:cs="TH SarabunPSK"/>
          <w:color w:val="000000" w:themeColor="text1"/>
          <w:szCs w:val="32"/>
        </w:rPr>
        <w:t>4</w:t>
      </w:r>
      <w:r w:rsidRPr="007E1804">
        <w:rPr>
          <w:rFonts w:cs="TH SarabunPSK"/>
          <w:color w:val="000000" w:themeColor="text1"/>
          <w:szCs w:val="32"/>
          <w:cs/>
        </w:rPr>
        <w:t xml:space="preserve"> </w:t>
      </w:r>
    </w:p>
    <w:p w:rsidR="007F01EB" w:rsidRPr="007E1804" w:rsidRDefault="00CD3E74" w:rsidP="00AB2291">
      <w:pPr>
        <w:pStyle w:val="af0"/>
        <w:spacing w:before="160"/>
        <w:jc w:val="center"/>
        <w:rPr>
          <w:color w:val="000000" w:themeColor="text1"/>
        </w:rPr>
      </w:pPr>
      <w:r>
        <w:rPr>
          <w:noProof/>
        </w:rPr>
        <w:lastRenderedPageBreak/>
        <w:drawing>
          <wp:inline distT="0" distB="0" distL="0" distR="0" wp14:anchorId="5623A27C" wp14:editId="301D5374">
            <wp:extent cx="4069910" cy="3712191"/>
            <wp:effectExtent l="0" t="0" r="6985" b="317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2047" cy="3714140"/>
                    </a:xfrm>
                    <a:prstGeom prst="rect">
                      <a:avLst/>
                    </a:prstGeom>
                  </pic:spPr>
                </pic:pic>
              </a:graphicData>
            </a:graphic>
          </wp:inline>
        </w:drawing>
      </w:r>
    </w:p>
    <w:p w:rsidR="006741A2" w:rsidRPr="007E1804" w:rsidRDefault="006741A2" w:rsidP="006741A2">
      <w:pPr>
        <w:pStyle w:val="af0"/>
        <w:spacing w:before="160"/>
        <w:jc w:val="center"/>
        <w:rPr>
          <w:rFonts w:eastAsia="Times New Roman"/>
          <w:color w:val="000000" w:themeColor="text1"/>
        </w:rPr>
      </w:pPr>
      <w:bookmarkStart w:id="125" w:name="_Toc515231881"/>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3</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Pr>
          <w:noProof/>
          <w:color w:val="000000" w:themeColor="text1"/>
        </w:rPr>
        <w:t>4</w:t>
      </w:r>
      <w:r w:rsidRPr="007E1804">
        <w:rPr>
          <w:color w:val="000000" w:themeColor="text1"/>
        </w:rPr>
        <w:fldChar w:fldCharType="end"/>
      </w:r>
      <w:r w:rsidRPr="007E1804">
        <w:rPr>
          <w:color w:val="000000" w:themeColor="text1"/>
          <w:cs/>
        </w:rPr>
        <w:t xml:space="preserve"> แผนภาพกิจกรรม</w:t>
      </w:r>
      <w:bookmarkEnd w:id="125"/>
      <w:r w:rsidR="00350623">
        <w:rPr>
          <w:rFonts w:eastAsia="Times New Roman" w:hint="cs"/>
          <w:color w:val="000000" w:themeColor="text1"/>
          <w:cs/>
        </w:rPr>
        <w:t>แสดงการเกษียณ</w:t>
      </w:r>
      <w:r w:rsidR="004D75B6">
        <w:rPr>
          <w:rFonts w:eastAsia="Times New Roman" w:hint="cs"/>
          <w:color w:val="000000" w:themeColor="text1"/>
          <w:cs/>
        </w:rPr>
        <w:t>อายุ</w:t>
      </w:r>
      <w:r w:rsidR="00350623">
        <w:rPr>
          <w:rFonts w:eastAsia="Times New Roman" w:hint="cs"/>
          <w:color w:val="000000" w:themeColor="text1"/>
          <w:cs/>
        </w:rPr>
        <w:t>ราชการ</w:t>
      </w:r>
    </w:p>
    <w:p w:rsidR="00C62580" w:rsidRPr="007E1804" w:rsidRDefault="00350623" w:rsidP="00C6073F">
      <w:pPr>
        <w:pStyle w:val="af0"/>
        <w:numPr>
          <w:ilvl w:val="0"/>
          <w:numId w:val="396"/>
        </w:numPr>
        <w:tabs>
          <w:tab w:val="left" w:pos="990"/>
          <w:tab w:val="left" w:pos="1260"/>
          <w:tab w:val="left" w:pos="1350"/>
        </w:tabs>
        <w:spacing w:before="160"/>
        <w:ind w:left="0" w:firstLine="720"/>
        <w:rPr>
          <w:color w:val="000000" w:themeColor="text1"/>
        </w:rPr>
      </w:pPr>
      <w:r>
        <w:rPr>
          <w:rFonts w:eastAsia="Times New Roman" w:hint="cs"/>
          <w:color w:val="000000" w:themeColor="text1"/>
          <w:cs/>
        </w:rPr>
        <w:t xml:space="preserve">แสดงข้อมูลบุคลากรภายในองค์กรแต่ละกลุ่มงาน </w:t>
      </w:r>
      <w:r w:rsidRPr="007E1804">
        <w:rPr>
          <w:color w:val="000000" w:themeColor="text1"/>
          <w:cs/>
        </w:rPr>
        <w:t>เป็นส่วนที่เจ้าหน้าที่</w:t>
      </w:r>
      <w:r>
        <w:rPr>
          <w:rFonts w:hint="cs"/>
          <w:color w:val="000000" w:themeColor="text1"/>
          <w:cs/>
        </w:rPr>
        <w:t xml:space="preserve">และผู้ใช้งานทั่วไป </w:t>
      </w:r>
      <w:r w:rsidR="00C6073F" w:rsidRPr="00350623">
        <w:rPr>
          <w:rFonts w:eastAsia="Times New Roman"/>
          <w:color w:val="FF0000"/>
          <w:cs/>
        </w:rPr>
        <w:t>จะทำการประเมินด้านสมรรถนะของบุคลากรในคณะวิทยาการสารสนเทศด้วยตนเอง ซึ่งจะแบ่งประเมินด้านสมรรถนะของบุคลากรออกเป็น 2 ประเภท คือ คณาจารย์ และพนักงานสนับสนุน</w:t>
      </w:r>
      <w:r w:rsidR="00C6073F" w:rsidRPr="007E1804">
        <w:rPr>
          <w:rFonts w:eastAsia="Times New Roman"/>
          <w:color w:val="000000" w:themeColor="text1"/>
          <w:cs/>
        </w:rPr>
        <w:t xml:space="preserve"> โดยมีรายละเอียดการทำงานแสดงดัง</w:t>
      </w:r>
      <w:r w:rsidR="00A00470">
        <w:rPr>
          <w:rFonts w:eastAsia="Times New Roman" w:hint="cs"/>
          <w:color w:val="000000" w:themeColor="text1"/>
          <w:cs/>
        </w:rPr>
        <w:t xml:space="preserve"> </w:t>
      </w:r>
      <w:r w:rsidR="00C6073F" w:rsidRPr="007E1804">
        <w:rPr>
          <w:rFonts w:eastAsia="Times New Roman"/>
          <w:color w:val="000000" w:themeColor="text1"/>
          <w:cs/>
        </w:rPr>
        <w:t>ภาพที่</w:t>
      </w:r>
      <w:r>
        <w:rPr>
          <w:rFonts w:eastAsia="Times New Roman"/>
          <w:color w:val="000000" w:themeColor="text1"/>
        </w:rPr>
        <w:t xml:space="preserve"> 3-5</w:t>
      </w:r>
    </w:p>
    <w:p w:rsidR="00AB2291" w:rsidRPr="007E1804" w:rsidRDefault="00E55863" w:rsidP="00AB2291">
      <w:pPr>
        <w:pStyle w:val="af0"/>
        <w:spacing w:before="160"/>
        <w:jc w:val="center"/>
        <w:rPr>
          <w:color w:val="000000" w:themeColor="text1"/>
        </w:rPr>
      </w:pPr>
      <w:r>
        <w:rPr>
          <w:noProof/>
        </w:rPr>
        <w:lastRenderedPageBreak/>
        <w:drawing>
          <wp:inline distT="0" distB="0" distL="0" distR="0" wp14:anchorId="70174BE6" wp14:editId="48C7B0B0">
            <wp:extent cx="3882184" cy="3814549"/>
            <wp:effectExtent l="0" t="0" r="4445"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6148" cy="3818444"/>
                    </a:xfrm>
                    <a:prstGeom prst="rect">
                      <a:avLst/>
                    </a:prstGeom>
                  </pic:spPr>
                </pic:pic>
              </a:graphicData>
            </a:graphic>
          </wp:inline>
        </w:drawing>
      </w:r>
    </w:p>
    <w:p w:rsidR="007F01EB" w:rsidRPr="007E1804" w:rsidRDefault="00C97F64" w:rsidP="00C97F64">
      <w:pPr>
        <w:pStyle w:val="af0"/>
        <w:spacing w:before="160"/>
        <w:jc w:val="center"/>
        <w:rPr>
          <w:rFonts w:eastAsia="Times New Roman"/>
          <w:color w:val="000000" w:themeColor="text1"/>
        </w:rPr>
      </w:pPr>
      <w:bookmarkStart w:id="126" w:name="_Toc515231882"/>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3</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Pr>
          <w:noProof/>
          <w:color w:val="000000" w:themeColor="text1"/>
        </w:rPr>
        <w:t>5</w:t>
      </w:r>
      <w:r w:rsidRPr="007E1804">
        <w:rPr>
          <w:color w:val="000000" w:themeColor="text1"/>
        </w:rPr>
        <w:fldChar w:fldCharType="end"/>
      </w:r>
      <w:r w:rsidRPr="007E1804">
        <w:rPr>
          <w:color w:val="000000" w:themeColor="text1"/>
          <w:cs/>
        </w:rPr>
        <w:t xml:space="preserve"> แผนภาพกิจกรรม</w:t>
      </w:r>
      <w:bookmarkEnd w:id="126"/>
      <w:r w:rsidR="00E55863">
        <w:rPr>
          <w:rFonts w:eastAsia="Times New Roman" w:hint="cs"/>
          <w:color w:val="000000" w:themeColor="text1"/>
          <w:cs/>
        </w:rPr>
        <w:t>แสดงข้อมูลบุคลากรภายในองค์กรแต่ละกลุ่มงาน</w:t>
      </w:r>
    </w:p>
    <w:p w:rsidR="00C6073F" w:rsidRPr="007E1804" w:rsidRDefault="00E55863" w:rsidP="00313A5E">
      <w:pPr>
        <w:pStyle w:val="af0"/>
        <w:numPr>
          <w:ilvl w:val="0"/>
          <w:numId w:val="396"/>
        </w:numPr>
        <w:tabs>
          <w:tab w:val="left" w:pos="1080"/>
        </w:tabs>
        <w:spacing w:before="160"/>
        <w:ind w:left="0" w:firstLine="720"/>
        <w:rPr>
          <w:color w:val="000000" w:themeColor="text1"/>
        </w:rPr>
      </w:pPr>
      <w:r>
        <w:rPr>
          <w:rFonts w:eastAsia="Times New Roman" w:hint="cs"/>
          <w:color w:val="000000" w:themeColor="text1"/>
          <w:cs/>
        </w:rPr>
        <w:t>แสดงข้อมูลตำแหน่งสายงาน</w:t>
      </w:r>
      <w:r w:rsidR="00C6073F" w:rsidRPr="007E1804">
        <w:rPr>
          <w:rFonts w:eastAsia="Times New Roman"/>
          <w:color w:val="000000" w:themeColor="text1"/>
          <w:cs/>
        </w:rPr>
        <w:t xml:space="preserve"> </w:t>
      </w:r>
      <w:r w:rsidR="00930681" w:rsidRPr="007E1804">
        <w:rPr>
          <w:color w:val="000000" w:themeColor="text1"/>
          <w:cs/>
        </w:rPr>
        <w:t>เป็นส่วนที่เจ้าหน้าที่</w:t>
      </w:r>
      <w:r w:rsidR="00930681">
        <w:rPr>
          <w:rFonts w:hint="cs"/>
          <w:color w:val="000000" w:themeColor="text1"/>
          <w:cs/>
        </w:rPr>
        <w:t>และผู้ใช้งานทั่วไป</w:t>
      </w:r>
      <w:r w:rsidR="00C6073F" w:rsidRPr="007E1804">
        <w:rPr>
          <w:rFonts w:eastAsia="Times New Roman"/>
          <w:color w:val="000000" w:themeColor="text1"/>
          <w:cs/>
        </w:rPr>
        <w:t>สามารถ</w:t>
      </w:r>
      <w:r w:rsidR="00C6073F" w:rsidRPr="00930681">
        <w:rPr>
          <w:rFonts w:eastAsia="Times New Roman"/>
          <w:color w:val="FF0000"/>
          <w:cs/>
        </w:rPr>
        <w:t>ดูรายงานผลการประเมินด้านสมรรถนะได้ โดยที่ต้องได้รับการประเมินจากคณบดีก่อน ซึ่งมีข้อมูลประกอบไปด้วย</w:t>
      </w:r>
      <w:r w:rsidR="00A00470" w:rsidRPr="00930681">
        <w:rPr>
          <w:rFonts w:eastAsia="Times New Roman" w:hint="cs"/>
          <w:color w:val="FF0000"/>
          <w:cs/>
        </w:rPr>
        <w:t xml:space="preserve"> </w:t>
      </w:r>
      <w:r w:rsidR="00C6073F" w:rsidRPr="00930681">
        <w:rPr>
          <w:rFonts w:eastAsia="Times New Roman"/>
          <w:color w:val="FF0000"/>
          <w:cs/>
        </w:rPr>
        <w:t>วิธีการคำนวณรายละเอียดข้อมูลหลักเกณฑ์ในการประเมิน และมีการแสดงสรุปผลการคำนวณ</w:t>
      </w:r>
      <w:r w:rsidR="00C6073F" w:rsidRPr="00930681">
        <w:rPr>
          <w:color w:val="FF0000"/>
          <w:cs/>
        </w:rPr>
        <w:t xml:space="preserve">ได้ </w:t>
      </w:r>
      <w:r w:rsidR="00C6073F" w:rsidRPr="007E1804">
        <w:rPr>
          <w:rFonts w:eastAsia="Times New Roman"/>
          <w:color w:val="000000" w:themeColor="text1"/>
          <w:cs/>
        </w:rPr>
        <w:t>โดยมีรายละเอียดการทำงาน</w:t>
      </w:r>
      <w:r w:rsidR="00930681">
        <w:rPr>
          <w:rFonts w:eastAsia="Times New Roman" w:hint="cs"/>
          <w:color w:val="000000" w:themeColor="text1"/>
          <w:cs/>
        </w:rPr>
        <w:t xml:space="preserve"> </w:t>
      </w:r>
      <w:r w:rsidR="00C6073F" w:rsidRPr="007E1804">
        <w:rPr>
          <w:rFonts w:eastAsia="Times New Roman"/>
          <w:color w:val="000000" w:themeColor="text1"/>
          <w:cs/>
        </w:rPr>
        <w:t>แสดงดังภาพที่</w:t>
      </w:r>
      <w:r w:rsidR="00C6073F" w:rsidRPr="007E1804">
        <w:rPr>
          <w:rFonts w:eastAsia="Times New Roman"/>
          <w:color w:val="000000" w:themeColor="text1"/>
        </w:rPr>
        <w:t xml:space="preserve"> </w:t>
      </w:r>
      <w:r w:rsidR="00930681">
        <w:rPr>
          <w:rFonts w:eastAsia="Times New Roman"/>
          <w:color w:val="000000" w:themeColor="text1"/>
        </w:rPr>
        <w:t>3-6</w:t>
      </w:r>
    </w:p>
    <w:p w:rsidR="00AB2291" w:rsidRPr="007E1804" w:rsidRDefault="004C42A9" w:rsidP="00AB2291">
      <w:pPr>
        <w:pStyle w:val="af0"/>
        <w:spacing w:before="160"/>
        <w:jc w:val="center"/>
        <w:rPr>
          <w:color w:val="000000" w:themeColor="text1"/>
        </w:rPr>
      </w:pPr>
      <w:r>
        <w:rPr>
          <w:noProof/>
        </w:rPr>
        <w:lastRenderedPageBreak/>
        <w:drawing>
          <wp:inline distT="0" distB="0" distL="0" distR="0" wp14:anchorId="2FD22CC6" wp14:editId="2D0C83CB">
            <wp:extent cx="4217930" cy="3057099"/>
            <wp:effectExtent l="0" t="0" r="0"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20153" cy="3058710"/>
                    </a:xfrm>
                    <a:prstGeom prst="rect">
                      <a:avLst/>
                    </a:prstGeom>
                  </pic:spPr>
                </pic:pic>
              </a:graphicData>
            </a:graphic>
          </wp:inline>
        </w:drawing>
      </w:r>
    </w:p>
    <w:p w:rsidR="007F01EB" w:rsidRPr="007768ED" w:rsidRDefault="00C57AFA" w:rsidP="007768ED">
      <w:pPr>
        <w:jc w:val="center"/>
        <w:rPr>
          <w:rFonts w:eastAsia="Times New Roman"/>
          <w:color w:val="000000" w:themeColor="text1"/>
        </w:rPr>
      </w:pPr>
      <w:bookmarkStart w:id="127" w:name="_Toc515231893"/>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Pr>
          <w:noProof/>
          <w:color w:val="000000" w:themeColor="text1"/>
        </w:rPr>
        <w:t>3</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Pr>
          <w:noProof/>
          <w:color w:val="000000" w:themeColor="text1"/>
        </w:rPr>
        <w:t>6</w:t>
      </w:r>
      <w:r w:rsidRPr="007E1804">
        <w:rPr>
          <w:color w:val="000000" w:themeColor="text1"/>
        </w:rPr>
        <w:fldChar w:fldCharType="end"/>
      </w:r>
      <w:r w:rsidRPr="007E1804">
        <w:rPr>
          <w:color w:val="000000" w:themeColor="text1"/>
          <w:cs/>
        </w:rPr>
        <w:t xml:space="preserve"> แผนภาพกิจกรรม</w:t>
      </w:r>
      <w:bookmarkEnd w:id="127"/>
      <w:r>
        <w:rPr>
          <w:rFonts w:eastAsia="Times New Roman" w:hint="cs"/>
          <w:color w:val="000000" w:themeColor="text1"/>
          <w:cs/>
        </w:rPr>
        <w:t>แสดงข้อมูลตำแหน่งสายงาน</w:t>
      </w:r>
    </w:p>
    <w:bookmarkEnd w:id="97"/>
    <w:p w:rsidR="00012FAD" w:rsidRPr="007E1804" w:rsidRDefault="00012FAD" w:rsidP="00C57AFA">
      <w:pPr>
        <w:jc w:val="both"/>
        <w:rPr>
          <w:color w:val="000000" w:themeColor="text1"/>
          <w:cs/>
        </w:rPr>
        <w:sectPr w:rsidR="00012FAD" w:rsidRPr="007E1804" w:rsidSect="00CC7546">
          <w:pgSz w:w="11906" w:h="16838" w:code="9"/>
          <w:pgMar w:top="2160" w:right="1440" w:bottom="2160" w:left="2160" w:header="1008" w:footer="720" w:gutter="0"/>
          <w:cols w:space="708"/>
          <w:docGrid w:linePitch="435"/>
        </w:sectPr>
      </w:pPr>
    </w:p>
    <w:p w:rsidR="001C2674" w:rsidRPr="007E1804" w:rsidRDefault="00A87D64" w:rsidP="000C5A60">
      <w:pPr>
        <w:pStyle w:val="10"/>
      </w:pPr>
      <w:bookmarkStart w:id="128" w:name="_Toc399842583"/>
      <w:r w:rsidRPr="007E1804">
        <w:rPr>
          <w:cs/>
        </w:rPr>
        <w:lastRenderedPageBreak/>
        <w:br/>
      </w:r>
      <w:bookmarkStart w:id="129" w:name="_Toc515323204"/>
      <w:r w:rsidR="00B27644" w:rsidRPr="007E1804">
        <w:rPr>
          <w:noProof/>
        </w:rPr>
        <mc:AlternateContent>
          <mc:Choice Requires="wps">
            <w:drawing>
              <wp:anchor distT="0" distB="0" distL="114300" distR="114300" simplePos="0" relativeHeight="251776000" behindDoc="0" locked="0" layoutInCell="1" allowOverlap="1" wp14:anchorId="5428D0BF" wp14:editId="3CDD0C99">
                <wp:simplePos x="0" y="0"/>
                <wp:positionH relativeFrom="column">
                  <wp:posOffset>5146206</wp:posOffset>
                </wp:positionH>
                <wp:positionV relativeFrom="paragraph">
                  <wp:posOffset>-652145</wp:posOffset>
                </wp:positionV>
                <wp:extent cx="457200" cy="457200"/>
                <wp:effectExtent l="0" t="0" r="0" b="0"/>
                <wp:wrapNone/>
                <wp:docPr id="9" name="Rectangle 9"/>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FE78F" id="Rectangle 9" o:spid="_x0000_s1026" style="position:absolute;margin-left:405.2pt;margin-top:-51.35pt;width:36pt;height:36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" fillcolor="white [3212]" stroked="f" strokeweight="1pt"/>
            </w:pict>
          </mc:Fallback>
        </mc:AlternateContent>
      </w:r>
      <w:r w:rsidR="00476DB7" w:rsidRPr="007E1804">
        <w:rPr>
          <w:cs/>
        </w:rPr>
        <w:br/>
      </w:r>
      <w:bookmarkStart w:id="130" w:name="_Toc453666154"/>
      <w:bookmarkEnd w:id="128"/>
      <w:r w:rsidR="00E97A4C" w:rsidRPr="007E1804">
        <w:rPr>
          <w:cs/>
        </w:rPr>
        <w:t>ผลการดำเนินโครงงาน</w:t>
      </w:r>
      <w:bookmarkEnd w:id="129"/>
      <w:bookmarkEnd w:id="130"/>
    </w:p>
    <w:p w:rsidR="00F31E88" w:rsidRPr="007E1804" w:rsidRDefault="00F31E88" w:rsidP="002D6E27">
      <w:pPr>
        <w:spacing w:before="0" w:after="0"/>
        <w:rPr>
          <w:color w:val="000000" w:themeColor="text1"/>
        </w:rPr>
      </w:pPr>
    </w:p>
    <w:p w:rsidR="005A1E7C" w:rsidRPr="007E1804" w:rsidRDefault="00A7773E" w:rsidP="00120B28">
      <w:pPr>
        <w:pStyle w:val="aa"/>
        <w:spacing w:before="0" w:after="320"/>
        <w:ind w:firstLine="720"/>
        <w:jc w:val="thaiDistribute"/>
      </w:pPr>
      <w:r>
        <w:rPr>
          <w:rFonts w:hint="cs"/>
          <w:color w:val="000000" w:themeColor="text1"/>
          <w:cs/>
        </w:rPr>
        <w:t xml:space="preserve">บทนี้เป็นการแสดงผลการดำเนินโครงงานที่ได้จัดทำขึ้นเป็นระยะเวลา </w:t>
      </w:r>
      <w:r w:rsidR="00A822E5">
        <w:rPr>
          <w:color w:val="000000" w:themeColor="text1"/>
        </w:rPr>
        <w:t>1</w:t>
      </w:r>
      <w:r>
        <w:rPr>
          <w:color w:val="000000" w:themeColor="text1"/>
        </w:rPr>
        <w:t xml:space="preserve"> </w:t>
      </w:r>
      <w:r>
        <w:rPr>
          <w:rFonts w:hint="cs"/>
          <w:color w:val="000000" w:themeColor="text1"/>
          <w:cs/>
        </w:rPr>
        <w:t>เดือน</w:t>
      </w:r>
      <w:r w:rsidR="00A822E5">
        <w:rPr>
          <w:color w:val="000000" w:themeColor="text1"/>
        </w:rPr>
        <w:t xml:space="preserve"> 9 </w:t>
      </w:r>
      <w:r w:rsidR="00A822E5">
        <w:rPr>
          <w:rFonts w:hint="cs"/>
          <w:color w:val="000000" w:themeColor="text1"/>
          <w:cs/>
        </w:rPr>
        <w:t>วัน</w:t>
      </w:r>
      <w:r w:rsidR="00410005">
        <w:rPr>
          <w:rFonts w:hint="cs"/>
          <w:color w:val="000000" w:themeColor="text1"/>
          <w:cs/>
        </w:rPr>
        <w:t xml:space="preserve"> </w:t>
      </w:r>
      <w:r w:rsidR="00410005">
        <w:rPr>
          <w:rFonts w:hint="cs"/>
          <w:color w:val="000000" w:themeColor="text1"/>
          <w:cs/>
        </w:rPr>
        <w:br/>
      </w:r>
      <w:r>
        <w:rPr>
          <w:rFonts w:hint="cs"/>
          <w:color w:val="000000" w:themeColor="text1"/>
          <w:cs/>
        </w:rPr>
        <w:t>โดยเริ่มตั้งแต่</w:t>
      </w:r>
      <w:r w:rsidR="00410005">
        <w:rPr>
          <w:rFonts w:hint="cs"/>
          <w:color w:val="000000" w:themeColor="text1"/>
          <w:cs/>
        </w:rPr>
        <w:t xml:space="preserve"> </w:t>
      </w:r>
      <w:r>
        <w:rPr>
          <w:rFonts w:hint="cs"/>
          <w:color w:val="000000" w:themeColor="text1"/>
          <w:cs/>
        </w:rPr>
        <w:t>เดือนเมษายน</w:t>
      </w:r>
      <w:r w:rsidR="00410005">
        <w:rPr>
          <w:rFonts w:hint="cs"/>
          <w:color w:val="000000" w:themeColor="text1"/>
          <w:cs/>
        </w:rPr>
        <w:t xml:space="preserve"> </w:t>
      </w:r>
      <w:r>
        <w:rPr>
          <w:rFonts w:hint="cs"/>
          <w:color w:val="000000" w:themeColor="text1"/>
          <w:cs/>
        </w:rPr>
        <w:t>ถึง</w:t>
      </w:r>
      <w:r w:rsidR="00410005">
        <w:rPr>
          <w:rFonts w:hint="cs"/>
          <w:color w:val="000000" w:themeColor="text1"/>
          <w:cs/>
        </w:rPr>
        <w:t xml:space="preserve"> </w:t>
      </w:r>
      <w:r>
        <w:rPr>
          <w:rFonts w:hint="cs"/>
          <w:color w:val="000000" w:themeColor="text1"/>
          <w:cs/>
        </w:rPr>
        <w:t>เดือน</w:t>
      </w:r>
      <w:r w:rsidRPr="00A7773E">
        <w:rPr>
          <w:color w:val="000000" w:themeColor="text1"/>
          <w:cs/>
        </w:rPr>
        <w:t>พฤษภาคม</w:t>
      </w:r>
      <w:r>
        <w:rPr>
          <w:rFonts w:hint="cs"/>
          <w:color w:val="000000" w:themeColor="text1"/>
          <w:cs/>
        </w:rPr>
        <w:t xml:space="preserve"> ซึ่งเป็นการพัฒนาระบบบุคลากรในมอดูลทำเนียบบุคลากร มอดูลเกษียณอายุราชการ และมอดูลการออกรายงาน</w:t>
      </w:r>
      <w:r w:rsidR="00F46180">
        <w:rPr>
          <w:rFonts w:hint="cs"/>
          <w:color w:val="000000" w:themeColor="text1"/>
          <w:cs/>
        </w:rPr>
        <w:t xml:space="preserve"> ในการพัฒนาระบบ</w:t>
      </w:r>
      <w:r w:rsidR="00A822E5">
        <w:rPr>
          <w:rFonts w:hint="cs"/>
          <w:color w:val="000000" w:themeColor="text1"/>
          <w:cs/>
        </w:rPr>
        <w:t xml:space="preserve">ในส่วนการออกแบบหน้าจอได้มีการใช้ </w:t>
      </w:r>
      <w:r w:rsidR="00A822E5">
        <w:rPr>
          <w:color w:val="000000" w:themeColor="text1"/>
        </w:rPr>
        <w:t xml:space="preserve">Bootstrap 4.0 Framework </w:t>
      </w:r>
      <w:r w:rsidR="00A822E5">
        <w:rPr>
          <w:rFonts w:hint="cs"/>
          <w:color w:val="000000" w:themeColor="text1"/>
          <w:cs/>
        </w:rPr>
        <w:t>เพื่อให้ได้หน้าจอที่สวยงาม</w:t>
      </w:r>
      <w:r w:rsidR="00410005">
        <w:rPr>
          <w:rFonts w:hint="cs"/>
          <w:color w:val="000000" w:themeColor="text1"/>
          <w:cs/>
        </w:rPr>
        <w:t xml:space="preserve"> </w:t>
      </w:r>
      <w:r w:rsidR="00A822E5">
        <w:rPr>
          <w:rFonts w:hint="cs"/>
          <w:color w:val="000000" w:themeColor="text1"/>
          <w:cs/>
        </w:rPr>
        <w:t>และระบบสามารถใ</w:t>
      </w:r>
      <w:r w:rsidR="00410005">
        <w:rPr>
          <w:rFonts w:hint="cs"/>
          <w:color w:val="000000" w:themeColor="text1"/>
          <w:cs/>
        </w:rPr>
        <w:t>ช้งานบน</w:t>
      </w:r>
      <w:r w:rsidR="00A822E5">
        <w:rPr>
          <w:rFonts w:hint="cs"/>
          <w:color w:val="000000" w:themeColor="text1"/>
          <w:cs/>
        </w:rPr>
        <w:t>รูปแบบโทรศัพท์มือถือ</w:t>
      </w:r>
      <w:r w:rsidR="00410005">
        <w:rPr>
          <w:rFonts w:hint="cs"/>
          <w:color w:val="000000" w:themeColor="text1"/>
          <w:cs/>
        </w:rPr>
        <w:t xml:space="preserve"> </w:t>
      </w:r>
      <w:r w:rsidR="00A822E5">
        <w:rPr>
          <w:rFonts w:hint="cs"/>
          <w:color w:val="000000" w:themeColor="text1"/>
          <w:cs/>
        </w:rPr>
        <w:t xml:space="preserve">รองรับการทำงานแบบ </w:t>
      </w:r>
      <w:r w:rsidR="00A822E5">
        <w:rPr>
          <w:color w:val="000000" w:themeColor="text1"/>
        </w:rPr>
        <w:t xml:space="preserve">Responsive Web </w:t>
      </w:r>
      <w:r w:rsidR="00A822E5">
        <w:rPr>
          <w:rFonts w:hint="cs"/>
          <w:color w:val="000000" w:themeColor="text1"/>
          <w:cs/>
        </w:rPr>
        <w:t>โดยรายละเอียด</w:t>
      </w:r>
      <w:r w:rsidR="00410005">
        <w:rPr>
          <w:rFonts w:hint="cs"/>
          <w:color w:val="000000" w:themeColor="text1"/>
          <w:cs/>
        </w:rPr>
        <w:t>จะ</w:t>
      </w:r>
      <w:r w:rsidR="00A822E5">
        <w:rPr>
          <w:rFonts w:hint="cs"/>
          <w:color w:val="000000" w:themeColor="text1"/>
          <w:cs/>
        </w:rPr>
        <w:t>กล่าวในลำดับถัดไป</w:t>
      </w:r>
      <w:bookmarkStart w:id="131" w:name="_Toc399842591"/>
    </w:p>
    <w:p w:rsidR="00120B28" w:rsidRDefault="00120B28" w:rsidP="00180F46">
      <w:pPr>
        <w:pStyle w:val="3"/>
      </w:pPr>
      <w:bookmarkStart w:id="132" w:name="_Toc515231805"/>
      <w:bookmarkStart w:id="133" w:name="_Toc515323206"/>
      <w:r w:rsidRPr="007E1804">
        <w:rPr>
          <w:cs/>
        </w:rPr>
        <w:t>มอดูล</w:t>
      </w:r>
      <w:bookmarkEnd w:id="132"/>
      <w:bookmarkEnd w:id="133"/>
      <w:r w:rsidR="00A822E5">
        <w:rPr>
          <w:rFonts w:hint="cs"/>
          <w:cs/>
        </w:rPr>
        <w:t>ทำเนียบบุคลากร</w:t>
      </w:r>
    </w:p>
    <w:p w:rsidR="00A33B97" w:rsidRPr="007E1804" w:rsidRDefault="00623D00" w:rsidP="004A5E98">
      <w:pPr>
        <w:ind w:firstLine="720"/>
      </w:pPr>
      <w:r>
        <w:rPr>
          <w:rFonts w:hint="cs"/>
          <w:cs/>
        </w:rPr>
        <w:t>เมื่อผู้ใช้งานเข้าสู่ระบบสำเร็จ</w:t>
      </w:r>
      <w:r w:rsidR="00410005">
        <w:rPr>
          <w:rFonts w:hint="cs"/>
          <w:cs/>
        </w:rPr>
        <w:t xml:space="preserve"> </w:t>
      </w:r>
      <w:r>
        <w:rPr>
          <w:rFonts w:hint="cs"/>
          <w:cs/>
        </w:rPr>
        <w:t>ระบบจะแสดงหน้าจอข้อมูลทำเนียบ</w:t>
      </w:r>
      <w:r w:rsidR="00395A96">
        <w:rPr>
          <w:rFonts w:hint="cs"/>
          <w:cs/>
        </w:rPr>
        <w:t>บุคลากรภายในองค์กร</w:t>
      </w:r>
      <w:r w:rsidR="00410005">
        <w:rPr>
          <w:rFonts w:hint="cs"/>
          <w:cs/>
        </w:rPr>
        <w:t xml:space="preserve"> </w:t>
      </w:r>
      <w:r w:rsidR="00395A96">
        <w:rPr>
          <w:rFonts w:hint="cs"/>
          <w:cs/>
        </w:rPr>
        <w:t>เป็นหน้าจอหลัก</w:t>
      </w:r>
      <w:r>
        <w:rPr>
          <w:rFonts w:hint="cs"/>
          <w:cs/>
        </w:rPr>
        <w:t>ของระบบ จากนั้นผู้ใช้งานสามารถ</w:t>
      </w:r>
      <w:r w:rsidR="00AC458F">
        <w:rPr>
          <w:rFonts w:hint="cs"/>
          <w:cs/>
        </w:rPr>
        <w:t>เลือกดูโครงสร้างแต่ล</w:t>
      </w:r>
      <w:r w:rsidR="00410005">
        <w:rPr>
          <w:rFonts w:hint="cs"/>
          <w:cs/>
        </w:rPr>
        <w:t>ะกลุ่มงานได้ โดยแต่ล</w:t>
      </w:r>
      <w:r w:rsidR="00AC458F">
        <w:rPr>
          <w:rFonts w:hint="cs"/>
          <w:cs/>
        </w:rPr>
        <w:t>ะกลุ่มงานจะประกอบไปด้วย</w:t>
      </w:r>
      <w:r w:rsidR="00410005">
        <w:rPr>
          <w:rFonts w:hint="cs"/>
          <w:cs/>
        </w:rPr>
        <w:t xml:space="preserve"> </w:t>
      </w:r>
      <w:r w:rsidR="00AC458F">
        <w:rPr>
          <w:rFonts w:hint="cs"/>
          <w:cs/>
        </w:rPr>
        <w:t>ผู้อำนวยการ</w:t>
      </w:r>
      <w:r w:rsidR="008C5191" w:rsidRPr="008C5191">
        <w:rPr>
          <w:cs/>
        </w:rPr>
        <w:t xml:space="preserve">สำนักงานป้องกันควบคุมโรคที่ 6 จังหวัดชลบุรี </w:t>
      </w:r>
      <w:r w:rsidR="00410005">
        <w:rPr>
          <w:rFonts w:hint="cs"/>
          <w:cs/>
        </w:rPr>
        <w:t xml:space="preserve">รองผู้อำนวยการ </w:t>
      </w:r>
      <w:r w:rsidR="00AC458F">
        <w:rPr>
          <w:rFonts w:hint="cs"/>
          <w:cs/>
        </w:rPr>
        <w:t>หัวหน้ากลุ่มงาน และพนักงานทั่วไป</w:t>
      </w:r>
      <w:r w:rsidR="00410005">
        <w:rPr>
          <w:rFonts w:hint="cs"/>
          <w:cs/>
        </w:rPr>
        <w:t xml:space="preserve"> </w:t>
      </w:r>
      <w:r w:rsidR="00120B28" w:rsidRPr="007E1804">
        <w:rPr>
          <w:cs/>
        </w:rPr>
        <w:t>แสดงดังภาพที่ 4-</w:t>
      </w:r>
      <w:r w:rsidR="00C70BE7" w:rsidRPr="007E1804">
        <w:rPr>
          <w:cs/>
        </w:rPr>
        <w:t>1</w:t>
      </w:r>
      <w:r w:rsidR="00333221" w:rsidRPr="007E1804">
        <w:rPr>
          <w:cs/>
        </w:rPr>
        <w:t xml:space="preserve"> </w:t>
      </w:r>
      <w:r w:rsidR="00A33B97">
        <w:rPr>
          <w:rFonts w:hint="cs"/>
          <w:cs/>
        </w:rPr>
        <w:t xml:space="preserve">และภาพที่ </w:t>
      </w:r>
      <w:r w:rsidR="00A33B97">
        <w:t>4-2</w:t>
      </w:r>
    </w:p>
    <w:p w:rsidR="00120B28" w:rsidRPr="007E1804" w:rsidRDefault="00AC458F" w:rsidP="006F4BE1">
      <w:pPr>
        <w:jc w:val="center"/>
      </w:pPr>
      <w:r>
        <w:rPr>
          <w:noProof/>
        </w:rPr>
        <w:drawing>
          <wp:inline distT="0" distB="0" distL="0" distR="0" wp14:anchorId="2697F773" wp14:editId="2EFCC980">
            <wp:extent cx="5202936" cy="2410413"/>
            <wp:effectExtent l="12700" t="12700" r="17145" b="158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561-06-02 at 15.03.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670" cy="2424188"/>
                    </a:xfrm>
                    <a:prstGeom prst="rect">
                      <a:avLst/>
                    </a:prstGeom>
                    <a:ln w="6350">
                      <a:solidFill>
                        <a:schemeClr val="tx1"/>
                      </a:solidFill>
                    </a:ln>
                  </pic:spPr>
                </pic:pic>
              </a:graphicData>
            </a:graphic>
          </wp:inline>
        </w:drawing>
      </w:r>
    </w:p>
    <w:p w:rsidR="0090112A" w:rsidRDefault="006F4BE1" w:rsidP="0090112A">
      <w:pPr>
        <w:jc w:val="center"/>
      </w:pPr>
      <w:bookmarkStart w:id="134" w:name="_Toc515231908"/>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1</w:t>
      </w:r>
      <w:r w:rsidRPr="007E1804">
        <w:rPr>
          <w:color w:val="000000" w:themeColor="text1"/>
        </w:rPr>
        <w:fldChar w:fldCharType="end"/>
      </w:r>
      <w:r w:rsidR="00333221" w:rsidRPr="007E1804">
        <w:rPr>
          <w:color w:val="000000" w:themeColor="text1"/>
          <w:cs/>
        </w:rPr>
        <w:t xml:space="preserve"> </w:t>
      </w:r>
      <w:bookmarkEnd w:id="134"/>
      <w:r w:rsidR="00AC458F">
        <w:rPr>
          <w:rFonts w:hint="cs"/>
          <w:cs/>
        </w:rPr>
        <w:t>ทำเนียบบุคลากร</w:t>
      </w:r>
    </w:p>
    <w:p w:rsidR="00333221" w:rsidRPr="007E1804" w:rsidRDefault="00A33B97" w:rsidP="00E44451">
      <w:pPr>
        <w:jc w:val="center"/>
      </w:pPr>
      <w:r>
        <w:rPr>
          <w:rFonts w:hint="cs"/>
          <w:noProof/>
        </w:rPr>
        <w:lastRenderedPageBreak/>
        <w:drawing>
          <wp:inline distT="0" distB="0" distL="0" distR="0" wp14:anchorId="32CAFB5B" wp14:editId="3019B351">
            <wp:extent cx="5125212" cy="2581734"/>
            <wp:effectExtent l="12700" t="12700" r="571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561-06-02 at 16.30.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9536" cy="2588949"/>
                    </a:xfrm>
                    <a:prstGeom prst="rect">
                      <a:avLst/>
                    </a:prstGeom>
                    <a:ln w="6350">
                      <a:solidFill>
                        <a:schemeClr val="tx1"/>
                      </a:solidFill>
                    </a:ln>
                  </pic:spPr>
                </pic:pic>
              </a:graphicData>
            </a:graphic>
          </wp:inline>
        </w:drawing>
      </w:r>
    </w:p>
    <w:p w:rsidR="007F2B60" w:rsidRDefault="007F2B60" w:rsidP="007F2B60">
      <w:pPr>
        <w:jc w:val="center"/>
      </w:pPr>
      <w:bookmarkStart w:id="135" w:name="_Toc515231909"/>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2</w:t>
      </w:r>
      <w:r w:rsidRPr="007E1804">
        <w:rPr>
          <w:color w:val="000000" w:themeColor="text1"/>
        </w:rPr>
        <w:fldChar w:fldCharType="end"/>
      </w:r>
      <w:r w:rsidRPr="007E1804">
        <w:rPr>
          <w:color w:val="000000" w:themeColor="text1"/>
          <w:cs/>
        </w:rPr>
        <w:t xml:space="preserve"> </w:t>
      </w:r>
      <w:bookmarkEnd w:id="135"/>
      <w:r w:rsidR="00A33B97">
        <w:rPr>
          <w:rFonts w:hint="cs"/>
          <w:color w:val="000000" w:themeColor="text1"/>
          <w:cs/>
        </w:rPr>
        <w:t>โครงสร้าง</w:t>
      </w:r>
      <w:r w:rsidR="00A33B97">
        <w:rPr>
          <w:rFonts w:hint="cs"/>
          <w:cs/>
        </w:rPr>
        <w:t>กลุ่มงาน</w:t>
      </w:r>
      <w:r w:rsidR="0090112A">
        <w:rPr>
          <w:rFonts w:hint="cs"/>
          <w:cs/>
        </w:rPr>
        <w:t>ภายในองค์กร</w:t>
      </w:r>
    </w:p>
    <w:p w:rsidR="0090112A" w:rsidRPr="007E1804" w:rsidRDefault="0090112A" w:rsidP="004A5E98">
      <w:pPr>
        <w:rPr>
          <w:cs/>
        </w:rPr>
      </w:pPr>
      <w:r>
        <w:rPr>
          <w:cs/>
        </w:rPr>
        <w:tab/>
      </w:r>
      <w:r>
        <w:rPr>
          <w:rFonts w:hint="cs"/>
          <w:cs/>
        </w:rPr>
        <w:t xml:space="preserve">จากภาพที่ </w:t>
      </w:r>
      <w:r>
        <w:t xml:space="preserve">4-1 </w:t>
      </w:r>
      <w:r>
        <w:rPr>
          <w:rFonts w:hint="cs"/>
          <w:cs/>
        </w:rPr>
        <w:t xml:space="preserve">และภาพที่ </w:t>
      </w:r>
      <w:r>
        <w:t xml:space="preserve">4-2 </w:t>
      </w:r>
      <w:r>
        <w:rPr>
          <w:rFonts w:hint="cs"/>
          <w:cs/>
        </w:rPr>
        <w:t>เป็นการแสดงโครงสร้างภายในองค์กร</w:t>
      </w:r>
      <w:r w:rsidR="004A5E98">
        <w:rPr>
          <w:rFonts w:hint="cs"/>
          <w:cs/>
        </w:rPr>
        <w:t xml:space="preserve"> โดยที่</w:t>
      </w:r>
      <w:r>
        <w:rPr>
          <w:rFonts w:hint="cs"/>
          <w:cs/>
        </w:rPr>
        <w:t>ข้อมูล</w:t>
      </w:r>
      <w:r>
        <w:rPr>
          <w:cs/>
        </w:rPr>
        <w:br/>
      </w:r>
      <w:r w:rsidR="00F370B7">
        <w:rPr>
          <w:rFonts w:hint="cs"/>
          <w:cs/>
        </w:rPr>
        <w:t>จะ</w:t>
      </w:r>
      <w:r>
        <w:rPr>
          <w:rFonts w:hint="cs"/>
          <w:cs/>
        </w:rPr>
        <w:t>แบ่งเป็นกลุ่มงาน</w:t>
      </w:r>
      <w:r w:rsidR="004A5E98">
        <w:rPr>
          <w:rFonts w:hint="cs"/>
          <w:cs/>
        </w:rPr>
        <w:t xml:space="preserve"> </w:t>
      </w:r>
      <w:r>
        <w:rPr>
          <w:rFonts w:hint="cs"/>
          <w:cs/>
        </w:rPr>
        <w:t>ผู้ใช้งานต้องทำการเข้าสู่ระบบก่อน</w:t>
      </w:r>
      <w:r w:rsidR="00737C3D">
        <w:rPr>
          <w:rFonts w:hint="cs"/>
          <w:cs/>
        </w:rPr>
        <w:t xml:space="preserve"> </w:t>
      </w:r>
      <w:r>
        <w:rPr>
          <w:rFonts w:hint="cs"/>
          <w:cs/>
        </w:rPr>
        <w:t>จึงจะสามารถ</w:t>
      </w:r>
      <w:r w:rsidR="004A5E98">
        <w:rPr>
          <w:rFonts w:hint="cs"/>
          <w:cs/>
        </w:rPr>
        <w:t xml:space="preserve">เข้าดูข้อมูลได้ </w:t>
      </w:r>
    </w:p>
    <w:p w:rsidR="00120B28" w:rsidRDefault="00120B28" w:rsidP="00180F46">
      <w:pPr>
        <w:pStyle w:val="3"/>
      </w:pPr>
      <w:bookmarkStart w:id="136" w:name="_Toc515231806"/>
      <w:bookmarkStart w:id="137" w:name="_Toc515323207"/>
      <w:r w:rsidRPr="007E1804">
        <w:rPr>
          <w:cs/>
        </w:rPr>
        <w:t>มอดูล</w:t>
      </w:r>
      <w:bookmarkEnd w:id="136"/>
      <w:bookmarkEnd w:id="137"/>
      <w:r w:rsidR="00A33B97">
        <w:rPr>
          <w:rFonts w:hint="cs"/>
          <w:cs/>
        </w:rPr>
        <w:t>การเกษียณอายุราชการ</w:t>
      </w:r>
    </w:p>
    <w:p w:rsidR="00120B28" w:rsidRPr="007E1804" w:rsidRDefault="00381865" w:rsidP="00381865">
      <w:pPr>
        <w:ind w:firstLine="720"/>
      </w:pPr>
      <w:r>
        <w:rPr>
          <w:rFonts w:hint="cs"/>
          <w:cs/>
        </w:rPr>
        <w:t>มอดูลการเกษียณอายุราชการ</w:t>
      </w:r>
      <w:r w:rsidR="006445F7">
        <w:rPr>
          <w:rFonts w:hint="cs"/>
          <w:cs/>
        </w:rPr>
        <w:t xml:space="preserve"> </w:t>
      </w:r>
      <w:r>
        <w:rPr>
          <w:rFonts w:hint="cs"/>
          <w:cs/>
        </w:rPr>
        <w:t>เป็นส่วนที่เจ้าหน้าที่และผู้ใช้งาน</w:t>
      </w:r>
      <w:r w:rsidR="005E6DD6">
        <w:rPr>
          <w:rFonts w:hint="cs"/>
          <w:cs/>
        </w:rPr>
        <w:t>ทั่วไป</w:t>
      </w:r>
      <w:r>
        <w:rPr>
          <w:rFonts w:hint="cs"/>
          <w:cs/>
        </w:rPr>
        <w:t>สามารถดูรายละเอียดได้</w:t>
      </w:r>
      <w:r w:rsidR="006445F7">
        <w:rPr>
          <w:rFonts w:hint="cs"/>
          <w:cs/>
        </w:rPr>
        <w:t xml:space="preserve"> </w:t>
      </w:r>
      <w:r>
        <w:rPr>
          <w:rFonts w:hint="cs"/>
          <w:cs/>
        </w:rPr>
        <w:t>ว่ามีบุคคลภายในองค์กรเกษียณอายุราชการจำนวนกี่คนในแต่ละปี โดยระบบจะแสดงรายชื่อในตาราง</w:t>
      </w:r>
      <w:r w:rsidRPr="007E1804">
        <w:rPr>
          <w:cs/>
        </w:rPr>
        <w:t>ดัง</w:t>
      </w:r>
      <w:r w:rsidR="005E6DD6">
        <w:rPr>
          <w:rFonts w:hint="cs"/>
          <w:cs/>
        </w:rPr>
        <w:t xml:space="preserve"> </w:t>
      </w:r>
      <w:r w:rsidRPr="007E1804">
        <w:rPr>
          <w:cs/>
        </w:rPr>
        <w:t>ภาพที่ 4-3 และภาพที่ 4-4</w:t>
      </w:r>
    </w:p>
    <w:p w:rsidR="00180F46" w:rsidRPr="007E1804" w:rsidRDefault="00381865" w:rsidP="00B2387B">
      <w:pPr>
        <w:spacing w:before="240"/>
        <w:jc w:val="center"/>
      </w:pPr>
      <w:r>
        <w:rPr>
          <w:noProof/>
        </w:rPr>
        <w:lastRenderedPageBreak/>
        <w:drawing>
          <wp:inline distT="0" distB="0" distL="0" distR="0" wp14:anchorId="6500FB6C" wp14:editId="71BA45A2">
            <wp:extent cx="5031197" cy="2433218"/>
            <wp:effectExtent l="12700" t="12700" r="10795" b="184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561-06-02 at 17.06.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2844" cy="2448523"/>
                    </a:xfrm>
                    <a:prstGeom prst="rect">
                      <a:avLst/>
                    </a:prstGeom>
                    <a:ln w="9525">
                      <a:solidFill>
                        <a:schemeClr val="tx1"/>
                      </a:solidFill>
                    </a:ln>
                  </pic:spPr>
                </pic:pic>
              </a:graphicData>
            </a:graphic>
          </wp:inline>
        </w:drawing>
      </w:r>
      <w:bookmarkStart w:id="138" w:name="_Toc515231910"/>
      <w:r w:rsidR="00180F46" w:rsidRPr="007E1804">
        <w:rPr>
          <w:color w:val="000000" w:themeColor="text1"/>
          <w:cs/>
        </w:rPr>
        <w:t xml:space="preserve">ภาพที่ </w:t>
      </w:r>
      <w:r w:rsidR="00180F46" w:rsidRPr="007E1804">
        <w:rPr>
          <w:color w:val="000000" w:themeColor="text1"/>
        </w:rPr>
        <w:fldChar w:fldCharType="begin"/>
      </w:r>
      <w:r w:rsidR="00180F46" w:rsidRPr="007E1804">
        <w:rPr>
          <w:color w:val="000000" w:themeColor="text1"/>
        </w:rPr>
        <w:instrText xml:space="preserve"> STYLEREF 1 \s </w:instrText>
      </w:r>
      <w:r w:rsidR="00180F46" w:rsidRPr="007E1804">
        <w:rPr>
          <w:color w:val="000000" w:themeColor="text1"/>
        </w:rPr>
        <w:fldChar w:fldCharType="separate"/>
      </w:r>
      <w:r w:rsidR="00F64315">
        <w:rPr>
          <w:noProof/>
          <w:color w:val="000000" w:themeColor="text1"/>
        </w:rPr>
        <w:t>4</w:t>
      </w:r>
      <w:r w:rsidR="00180F46" w:rsidRPr="007E1804">
        <w:rPr>
          <w:color w:val="000000" w:themeColor="text1"/>
        </w:rPr>
        <w:fldChar w:fldCharType="end"/>
      </w:r>
      <w:r w:rsidR="00180F46" w:rsidRPr="007E1804">
        <w:rPr>
          <w:color w:val="000000" w:themeColor="text1"/>
          <w:cs/>
        </w:rPr>
        <w:noBreakHyphen/>
      </w:r>
      <w:r w:rsidR="00180F46" w:rsidRPr="007E1804">
        <w:rPr>
          <w:color w:val="000000" w:themeColor="text1"/>
        </w:rPr>
        <w:fldChar w:fldCharType="begin"/>
      </w:r>
      <w:r w:rsidR="00180F46" w:rsidRPr="007E1804">
        <w:rPr>
          <w:color w:val="000000" w:themeColor="text1"/>
        </w:rPr>
        <w:instrText xml:space="preserve"> SEQ </w:instrText>
      </w:r>
      <w:r w:rsidR="00180F46" w:rsidRPr="007E1804">
        <w:rPr>
          <w:color w:val="000000" w:themeColor="text1"/>
          <w:cs/>
        </w:rPr>
        <w:instrText>ภาพที่</w:instrText>
      </w:r>
      <w:r w:rsidR="00180F46" w:rsidRPr="007E1804">
        <w:rPr>
          <w:color w:val="000000" w:themeColor="text1"/>
        </w:rPr>
        <w:instrText xml:space="preserve">_ \* ARABIC \s 1 </w:instrText>
      </w:r>
      <w:r w:rsidR="00180F46" w:rsidRPr="007E1804">
        <w:rPr>
          <w:color w:val="000000" w:themeColor="text1"/>
        </w:rPr>
        <w:fldChar w:fldCharType="separate"/>
      </w:r>
      <w:r w:rsidR="00F64315">
        <w:rPr>
          <w:noProof/>
          <w:color w:val="000000" w:themeColor="text1"/>
        </w:rPr>
        <w:t>3</w:t>
      </w:r>
      <w:r w:rsidR="00180F46" w:rsidRPr="007E1804">
        <w:rPr>
          <w:color w:val="000000" w:themeColor="text1"/>
        </w:rPr>
        <w:fldChar w:fldCharType="end"/>
      </w:r>
      <w:r w:rsidR="00180F46" w:rsidRPr="007E1804">
        <w:rPr>
          <w:color w:val="000000" w:themeColor="text1"/>
          <w:cs/>
        </w:rPr>
        <w:t xml:space="preserve"> </w:t>
      </w:r>
      <w:bookmarkEnd w:id="138"/>
      <w:r w:rsidR="0039096D">
        <w:rPr>
          <w:rFonts w:hint="cs"/>
          <w:color w:val="000000" w:themeColor="text1"/>
          <w:cs/>
        </w:rPr>
        <w:t>การแสดงข้อมูลการเกษียณอายุราชการแบบกราฟ</w:t>
      </w:r>
    </w:p>
    <w:p w:rsidR="00180F46" w:rsidRPr="007E1804" w:rsidRDefault="0039096D" w:rsidP="00180F46">
      <w:pPr>
        <w:jc w:val="center"/>
      </w:pPr>
      <w:r>
        <w:rPr>
          <w:noProof/>
        </w:rPr>
        <w:drawing>
          <wp:inline distT="0" distB="0" distL="0" distR="0" wp14:anchorId="120E4B2B" wp14:editId="49667914">
            <wp:extent cx="5025542" cy="2453476"/>
            <wp:effectExtent l="12700" t="12700" r="16510" b="107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561-06-02 at 17.10.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914" cy="2455122"/>
                    </a:xfrm>
                    <a:prstGeom prst="rect">
                      <a:avLst/>
                    </a:prstGeom>
                    <a:ln w="9525">
                      <a:solidFill>
                        <a:schemeClr val="tx1"/>
                      </a:solidFill>
                    </a:ln>
                  </pic:spPr>
                </pic:pic>
              </a:graphicData>
            </a:graphic>
          </wp:inline>
        </w:drawing>
      </w:r>
    </w:p>
    <w:p w:rsidR="007B3BEA" w:rsidRPr="00726D7D" w:rsidRDefault="00180F46" w:rsidP="00726D7D">
      <w:pPr>
        <w:jc w:val="center"/>
      </w:pPr>
      <w:bookmarkStart w:id="139" w:name="_Toc515231911"/>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t xml:space="preserve"> </w:t>
      </w:r>
      <w:bookmarkEnd w:id="139"/>
      <w:r w:rsidR="0039096D">
        <w:rPr>
          <w:rFonts w:hint="cs"/>
          <w:color w:val="000000" w:themeColor="text1"/>
          <w:cs/>
        </w:rPr>
        <w:t>การแสดงข้อมูลการเกษียณอายุราชการแบบตาราง</w:t>
      </w:r>
    </w:p>
    <w:p w:rsidR="007B3BEA" w:rsidRDefault="007B3BEA" w:rsidP="007B3BEA">
      <w:pPr>
        <w:pStyle w:val="3"/>
        <w:rPr>
          <w:color w:val="000000" w:themeColor="text1"/>
        </w:rPr>
      </w:pPr>
      <w:bookmarkStart w:id="140" w:name="_Toc515231807"/>
      <w:bookmarkStart w:id="141" w:name="_Toc515323208"/>
      <w:r w:rsidRPr="007E1804">
        <w:rPr>
          <w:color w:val="000000" w:themeColor="text1"/>
          <w:cs/>
        </w:rPr>
        <w:t>มอดูล</w:t>
      </w:r>
      <w:bookmarkEnd w:id="140"/>
      <w:bookmarkEnd w:id="141"/>
      <w:r w:rsidR="00DF084B">
        <w:rPr>
          <w:rFonts w:hint="cs"/>
          <w:color w:val="000000" w:themeColor="text1"/>
          <w:cs/>
        </w:rPr>
        <w:t>การรายงาน</w:t>
      </w:r>
    </w:p>
    <w:p w:rsidR="007649EE" w:rsidRPr="007E1804" w:rsidRDefault="00DF084B" w:rsidP="00AD0934">
      <w:pPr>
        <w:ind w:firstLine="720"/>
        <w:rPr>
          <w:color w:val="000000" w:themeColor="text1"/>
        </w:rPr>
      </w:pPr>
      <w:r>
        <w:rPr>
          <w:rFonts w:hint="cs"/>
          <w:cs/>
        </w:rPr>
        <w:t>มอดูลในส่วนนี้</w:t>
      </w:r>
      <w:r w:rsidRPr="007E1804">
        <w:rPr>
          <w:color w:val="000000" w:themeColor="text1"/>
          <w:cs/>
        </w:rPr>
        <w:t>เจ้าหน้าที่</w:t>
      </w:r>
      <w:r>
        <w:rPr>
          <w:rFonts w:hint="cs"/>
          <w:color w:val="000000" w:themeColor="text1"/>
          <w:cs/>
        </w:rPr>
        <w:t>และผู้ใช้งานทั่วไป สามารถเข้าดู</w:t>
      </w:r>
      <w:r w:rsidR="00AD0934">
        <w:rPr>
          <w:rFonts w:hint="cs"/>
          <w:color w:val="000000" w:themeColor="text1"/>
          <w:cs/>
        </w:rPr>
        <w:t>ข้อมูล</w:t>
      </w:r>
      <w:r>
        <w:rPr>
          <w:rFonts w:hint="cs"/>
          <w:color w:val="000000" w:themeColor="text1"/>
          <w:cs/>
        </w:rPr>
        <w:t>รายงาน</w:t>
      </w:r>
      <w:r w:rsidR="00AD0934">
        <w:rPr>
          <w:rFonts w:hint="cs"/>
          <w:color w:val="000000" w:themeColor="text1"/>
          <w:cs/>
        </w:rPr>
        <w:t>ของแต่ละกลุ่มงาน โดย</w:t>
      </w:r>
      <w:r w:rsidR="00AD0934" w:rsidRPr="007E1804">
        <w:rPr>
          <w:color w:val="000000" w:themeColor="text1"/>
          <w:cs/>
        </w:rPr>
        <w:t>เจ้าหน้าที่</w:t>
      </w:r>
      <w:r w:rsidR="00AD0934">
        <w:rPr>
          <w:rFonts w:hint="cs"/>
          <w:color w:val="000000" w:themeColor="text1"/>
          <w:cs/>
        </w:rPr>
        <w:t>และผู้ใช้งานทั่วไปต้องทำการเข้าสู่ระบบก่อน จึงจะสามารถเข้าดูข้อมูลการรายงานได้ ข้อมูลการรายงาน</w:t>
      </w:r>
      <w:r w:rsidR="006445F7">
        <w:rPr>
          <w:rFonts w:hint="cs"/>
          <w:color w:val="000000" w:themeColor="text1"/>
          <w:cs/>
        </w:rPr>
        <w:t xml:space="preserve"> </w:t>
      </w:r>
      <w:r w:rsidR="00AD0934">
        <w:rPr>
          <w:rFonts w:hint="cs"/>
          <w:color w:val="000000" w:themeColor="text1"/>
          <w:cs/>
        </w:rPr>
        <w:t>คือ</w:t>
      </w:r>
      <w:r w:rsidR="006445F7">
        <w:rPr>
          <w:rFonts w:hint="cs"/>
          <w:color w:val="000000" w:themeColor="text1"/>
          <w:cs/>
        </w:rPr>
        <w:t xml:space="preserve"> ข้อมูลทั่วไปข</w:t>
      </w:r>
      <w:r w:rsidR="00AD0934">
        <w:rPr>
          <w:rFonts w:hint="cs"/>
          <w:color w:val="000000" w:themeColor="text1"/>
          <w:cs/>
        </w:rPr>
        <w:t>อ</w:t>
      </w:r>
      <w:r w:rsidR="006445F7">
        <w:rPr>
          <w:rFonts w:hint="cs"/>
          <w:color w:val="000000" w:themeColor="text1"/>
          <w:cs/>
        </w:rPr>
        <w:t>ง</w:t>
      </w:r>
      <w:r w:rsidR="00AD0934">
        <w:rPr>
          <w:rFonts w:hint="cs"/>
          <w:color w:val="000000" w:themeColor="text1"/>
          <w:cs/>
        </w:rPr>
        <w:t>บุคคลในกลุ่มงาน ซึ่ง</w:t>
      </w:r>
      <w:r w:rsidR="006445F7">
        <w:rPr>
          <w:rFonts w:hint="cs"/>
          <w:color w:val="000000" w:themeColor="text1"/>
          <w:cs/>
        </w:rPr>
        <w:t xml:space="preserve">ประกอบไปด้วย </w:t>
      </w:r>
      <w:r w:rsidR="00AD0934">
        <w:rPr>
          <w:rFonts w:hint="cs"/>
          <w:color w:val="000000" w:themeColor="text1"/>
          <w:cs/>
        </w:rPr>
        <w:t>ชื่อ</w:t>
      </w:r>
      <w:r w:rsidR="006445F7">
        <w:rPr>
          <w:rFonts w:hint="cs"/>
          <w:color w:val="000000" w:themeColor="text1"/>
          <w:cs/>
        </w:rPr>
        <w:t xml:space="preserve"> </w:t>
      </w:r>
      <w:r w:rsidR="00AD0934">
        <w:rPr>
          <w:rFonts w:hint="cs"/>
          <w:color w:val="000000" w:themeColor="text1"/>
          <w:cs/>
        </w:rPr>
        <w:t xml:space="preserve">นามสกุล ประเภท </w:t>
      </w:r>
      <w:r w:rsidR="00AD0934">
        <w:rPr>
          <w:rFonts w:hint="cs"/>
          <w:color w:val="000000" w:themeColor="text1"/>
          <w:cs/>
        </w:rPr>
        <w:lastRenderedPageBreak/>
        <w:t xml:space="preserve">ตำแหน่ง </w:t>
      </w:r>
      <w:r w:rsidR="006445F7">
        <w:rPr>
          <w:rFonts w:hint="cs"/>
          <w:color w:val="000000" w:themeColor="text1"/>
          <w:cs/>
        </w:rPr>
        <w:t>ระดับ เบอร์โทร อีเมล์ โดย</w:t>
      </w:r>
      <w:r w:rsidR="00AD0934">
        <w:rPr>
          <w:rFonts w:hint="cs"/>
          <w:color w:val="000000" w:themeColor="text1"/>
          <w:cs/>
        </w:rPr>
        <w:t xml:space="preserve">มอดูลการรายงานแบ่งออกเป็น </w:t>
      </w:r>
      <w:r w:rsidR="00AD0934">
        <w:rPr>
          <w:color w:val="000000" w:themeColor="text1"/>
        </w:rPr>
        <w:t xml:space="preserve">2 </w:t>
      </w:r>
      <w:r w:rsidR="00AD0934">
        <w:rPr>
          <w:rFonts w:hint="cs"/>
          <w:color w:val="000000" w:themeColor="text1"/>
          <w:cs/>
        </w:rPr>
        <w:t>กลุ่ม</w:t>
      </w:r>
      <w:r w:rsidR="006445F7">
        <w:rPr>
          <w:rFonts w:hint="cs"/>
          <w:color w:val="000000" w:themeColor="text1"/>
          <w:cs/>
        </w:rPr>
        <w:t xml:space="preserve"> </w:t>
      </w:r>
      <w:r w:rsidR="00AD0934">
        <w:rPr>
          <w:rFonts w:hint="cs"/>
          <w:color w:val="000000" w:themeColor="text1"/>
          <w:cs/>
        </w:rPr>
        <w:t xml:space="preserve">คือ รายงานบุคลากร และรายงานตำแหน่ง ดังภาพที่ </w:t>
      </w:r>
      <w:r w:rsidR="006445F7">
        <w:rPr>
          <w:color w:val="000000" w:themeColor="text1"/>
        </w:rPr>
        <w:t xml:space="preserve">4-5 </w:t>
      </w:r>
      <w:r w:rsidR="00AD0934">
        <w:rPr>
          <w:rFonts w:hint="cs"/>
          <w:color w:val="000000" w:themeColor="text1"/>
          <w:cs/>
        </w:rPr>
        <w:t xml:space="preserve">และภาพที่ </w:t>
      </w:r>
      <w:r w:rsidR="00AD0934">
        <w:rPr>
          <w:color w:val="000000" w:themeColor="text1"/>
        </w:rPr>
        <w:t>4-6</w:t>
      </w:r>
    </w:p>
    <w:p w:rsidR="00164391" w:rsidRPr="007E1804" w:rsidRDefault="00AD0934" w:rsidP="00CC7546">
      <w:pPr>
        <w:jc w:val="center"/>
      </w:pPr>
      <w:r>
        <w:rPr>
          <w:noProof/>
        </w:rPr>
        <w:drawing>
          <wp:inline distT="0" distB="0" distL="0" distR="0" wp14:anchorId="7B3FC08A" wp14:editId="57CA6AE3">
            <wp:extent cx="5139842" cy="2187496"/>
            <wp:effectExtent l="12700" t="12700" r="16510"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561-06-02 at 18.22.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2658" cy="2197206"/>
                    </a:xfrm>
                    <a:prstGeom prst="rect">
                      <a:avLst/>
                    </a:prstGeom>
                    <a:ln w="9525">
                      <a:solidFill>
                        <a:schemeClr val="tx1"/>
                      </a:solidFill>
                    </a:ln>
                  </pic:spPr>
                </pic:pic>
              </a:graphicData>
            </a:graphic>
          </wp:inline>
        </w:drawing>
      </w:r>
    </w:p>
    <w:p w:rsidR="006C0C56" w:rsidRDefault="00164391" w:rsidP="00366CF2">
      <w:pPr>
        <w:jc w:val="center"/>
      </w:pPr>
      <w:bookmarkStart w:id="142" w:name="_Toc515231914"/>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AD0934">
        <w:rPr>
          <w:noProof/>
          <w:color w:val="000000" w:themeColor="text1"/>
        </w:rPr>
        <w:t>5</w:t>
      </w:r>
      <w:r w:rsidRPr="007E1804">
        <w:rPr>
          <w:color w:val="000000" w:themeColor="text1"/>
        </w:rPr>
        <w:fldChar w:fldCharType="end"/>
      </w:r>
      <w:r w:rsidRPr="007E1804">
        <w:rPr>
          <w:color w:val="000000" w:themeColor="text1"/>
          <w:cs/>
        </w:rPr>
        <w:t xml:space="preserve"> </w:t>
      </w:r>
      <w:r w:rsidRPr="007E1804">
        <w:rPr>
          <w:cs/>
        </w:rPr>
        <w:t>การ</w:t>
      </w:r>
      <w:bookmarkEnd w:id="142"/>
      <w:r w:rsidR="00AD0934">
        <w:rPr>
          <w:rFonts w:hint="cs"/>
          <w:cs/>
        </w:rPr>
        <w:t>รายงานข้อมูลบุคลากร</w:t>
      </w:r>
    </w:p>
    <w:p w:rsidR="00213763" w:rsidRPr="007E1804" w:rsidRDefault="00213763" w:rsidP="00164391">
      <w:pPr>
        <w:jc w:val="center"/>
      </w:pPr>
      <w:r>
        <w:rPr>
          <w:noProof/>
        </w:rPr>
        <w:drawing>
          <wp:inline distT="0" distB="0" distL="0" distR="0" wp14:anchorId="0B7370F1" wp14:editId="66C0854C">
            <wp:extent cx="5183628" cy="2561234"/>
            <wp:effectExtent l="12700" t="12700" r="10795"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561-06-02 at 19.01.0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9016" cy="2563896"/>
                    </a:xfrm>
                    <a:prstGeom prst="rect">
                      <a:avLst/>
                    </a:prstGeom>
                    <a:ln w="9525">
                      <a:solidFill>
                        <a:schemeClr val="tx1"/>
                      </a:solidFill>
                    </a:ln>
                  </pic:spPr>
                </pic:pic>
              </a:graphicData>
            </a:graphic>
          </wp:inline>
        </w:drawing>
      </w:r>
    </w:p>
    <w:p w:rsidR="006C0C56" w:rsidRPr="007E1804" w:rsidRDefault="006C0C56" w:rsidP="00164391">
      <w:pPr>
        <w:jc w:val="center"/>
      </w:pPr>
      <w:bookmarkStart w:id="143" w:name="_Toc515231915"/>
      <w:r w:rsidRPr="007E1804">
        <w:rPr>
          <w:color w:val="000000" w:themeColor="text1"/>
          <w:cs/>
        </w:rPr>
        <w:t xml:space="preserve">ภาพที่ </w:t>
      </w:r>
      <w:r w:rsidRPr="007E1804">
        <w:rPr>
          <w:color w:val="000000" w:themeColor="text1"/>
        </w:rPr>
        <w:fldChar w:fldCharType="begin"/>
      </w:r>
      <w:r w:rsidRPr="007E1804">
        <w:rPr>
          <w:color w:val="000000" w:themeColor="text1"/>
        </w:rPr>
        <w:instrText xml:space="preserve"> STYLEREF 1 \s </w:instrText>
      </w:r>
      <w:r w:rsidRPr="007E1804">
        <w:rPr>
          <w:color w:val="000000" w:themeColor="text1"/>
        </w:rPr>
        <w:fldChar w:fldCharType="separate"/>
      </w:r>
      <w:r w:rsidR="00F64315">
        <w:rPr>
          <w:noProof/>
          <w:color w:val="000000" w:themeColor="text1"/>
        </w:rPr>
        <w:t>4</w:t>
      </w:r>
      <w:r w:rsidRPr="007E1804">
        <w:rPr>
          <w:color w:val="000000" w:themeColor="text1"/>
        </w:rPr>
        <w:fldChar w:fldCharType="end"/>
      </w:r>
      <w:r w:rsidRPr="007E1804">
        <w:rPr>
          <w:color w:val="000000" w:themeColor="text1"/>
          <w:cs/>
        </w:rPr>
        <w:noBreakHyphen/>
      </w:r>
      <w:r w:rsidRPr="007E1804">
        <w:rPr>
          <w:color w:val="000000" w:themeColor="text1"/>
        </w:rPr>
        <w:fldChar w:fldCharType="begin"/>
      </w:r>
      <w:r w:rsidRPr="007E1804">
        <w:rPr>
          <w:color w:val="000000" w:themeColor="text1"/>
        </w:rPr>
        <w:instrText xml:space="preserve"> SEQ </w:instrText>
      </w:r>
      <w:r w:rsidRPr="007E1804">
        <w:rPr>
          <w:color w:val="000000" w:themeColor="text1"/>
          <w:cs/>
        </w:rPr>
        <w:instrText>ภาพที่</w:instrText>
      </w:r>
      <w:r w:rsidRPr="007E1804">
        <w:rPr>
          <w:color w:val="000000" w:themeColor="text1"/>
        </w:rPr>
        <w:instrText xml:space="preserve">_ \* ARABIC \s 1 </w:instrText>
      </w:r>
      <w:r w:rsidRPr="007E1804">
        <w:rPr>
          <w:color w:val="000000" w:themeColor="text1"/>
        </w:rPr>
        <w:fldChar w:fldCharType="separate"/>
      </w:r>
      <w:r w:rsidR="00213763">
        <w:rPr>
          <w:noProof/>
          <w:color w:val="000000" w:themeColor="text1"/>
        </w:rPr>
        <w:t>6</w:t>
      </w:r>
      <w:r w:rsidRPr="007E1804">
        <w:rPr>
          <w:color w:val="000000" w:themeColor="text1"/>
        </w:rPr>
        <w:fldChar w:fldCharType="end"/>
      </w:r>
      <w:r w:rsidRPr="007E1804">
        <w:rPr>
          <w:color w:val="000000" w:themeColor="text1"/>
          <w:cs/>
        </w:rPr>
        <w:t xml:space="preserve"> </w:t>
      </w:r>
      <w:bookmarkEnd w:id="143"/>
      <w:r w:rsidR="00213763" w:rsidRPr="007E1804">
        <w:rPr>
          <w:cs/>
        </w:rPr>
        <w:t>การ</w:t>
      </w:r>
      <w:r w:rsidR="00213763">
        <w:rPr>
          <w:rFonts w:hint="cs"/>
          <w:cs/>
        </w:rPr>
        <w:t>รายงานข้อมูลบุคลากร</w:t>
      </w:r>
    </w:p>
    <w:p w:rsidR="006C0C56" w:rsidRDefault="004A5E98" w:rsidP="009A3660">
      <w:r>
        <w:rPr>
          <w:cs/>
        </w:rPr>
        <w:tab/>
        <w:t>จากภาพที่ 4-</w:t>
      </w:r>
      <w:r>
        <w:t xml:space="preserve">5 </w:t>
      </w:r>
      <w:r>
        <w:rPr>
          <w:rFonts w:hint="cs"/>
          <w:cs/>
        </w:rPr>
        <w:t xml:space="preserve">และภาพที่ </w:t>
      </w:r>
      <w:r>
        <w:t xml:space="preserve">4-6 </w:t>
      </w:r>
      <w:r w:rsidR="006C0C56" w:rsidRPr="007E1804">
        <w:rPr>
          <w:cs/>
        </w:rPr>
        <w:t xml:space="preserve"> </w:t>
      </w:r>
      <w:r>
        <w:rPr>
          <w:rFonts w:hint="cs"/>
          <w:cs/>
        </w:rPr>
        <w:t>เป็นการแสดง</w:t>
      </w:r>
      <w:r w:rsidR="00537629">
        <w:rPr>
          <w:rFonts w:hint="cs"/>
          <w:cs/>
        </w:rPr>
        <w:t>ข้อมูลบุคลากรภายในกลุ่มงาน เจ้าหน้าที่</w:t>
      </w:r>
      <w:r w:rsidR="00537629">
        <w:rPr>
          <w:cs/>
        </w:rPr>
        <w:br/>
      </w:r>
      <w:r w:rsidR="00537629">
        <w:rPr>
          <w:rFonts w:hint="cs"/>
          <w:cs/>
        </w:rPr>
        <w:t>และผู้ใช้งานสามารถดูข้อมูลได้ โดยต้องเข้าสู่ระบบก่อนจึงจะสามารถดูข้อมูล เจ้าหน้าที่และผู้ใช้งาน ไม่สามารถแก้ไขข้อมูลกลุ่มงานภายในองค์กรได้</w:t>
      </w:r>
    </w:p>
    <w:p w:rsidR="001D065E" w:rsidRPr="00AE5BF8" w:rsidRDefault="00537629" w:rsidP="00AE5BF8">
      <w:pPr>
        <w:rPr>
          <w:cs/>
        </w:rPr>
      </w:pPr>
      <w:r>
        <w:rPr>
          <w:cs/>
        </w:rPr>
        <w:lastRenderedPageBreak/>
        <w:tab/>
      </w:r>
      <w:r>
        <w:rPr>
          <w:rFonts w:hint="cs"/>
          <w:cs/>
        </w:rPr>
        <w:t>ในส่วนการ</w:t>
      </w:r>
      <w:r>
        <w:rPr>
          <w:rFonts w:hint="cs"/>
          <w:color w:val="000000" w:themeColor="text1"/>
          <w:cs/>
        </w:rPr>
        <w:t>รายงานตำแหน่งบุคลากร</w:t>
      </w:r>
      <w:r w:rsidR="00366CF2">
        <w:rPr>
          <w:rFonts w:hint="cs"/>
          <w:color w:val="000000" w:themeColor="text1"/>
          <w:cs/>
        </w:rPr>
        <w:t xml:space="preserve"> </w:t>
      </w:r>
      <w:r>
        <w:rPr>
          <w:rFonts w:hint="cs"/>
          <w:color w:val="000000" w:themeColor="text1"/>
          <w:cs/>
        </w:rPr>
        <w:t>ผู้ใช้งานต้องทำการเข้าสู่ระบบก่อนจึงสามารถเข้าเมนูได้โดยการรายงานตำแหน่งเป็นการแสดงข้อมูลประเภท ข้อมูลสายงาน</w:t>
      </w:r>
      <w:r w:rsidR="00366CF2">
        <w:rPr>
          <w:rFonts w:hint="cs"/>
          <w:color w:val="000000" w:themeColor="text1"/>
          <w:cs/>
        </w:rPr>
        <w:t xml:space="preserve"> </w:t>
      </w:r>
      <w:r>
        <w:rPr>
          <w:rFonts w:hint="cs"/>
          <w:color w:val="000000" w:themeColor="text1"/>
          <w:cs/>
        </w:rPr>
        <w:t xml:space="preserve">และข้อมูลตำแหน่งของแต่ละกลุ่มงาน </w:t>
      </w:r>
      <w:r w:rsidR="00366CF2">
        <w:rPr>
          <w:rFonts w:hint="cs"/>
          <w:color w:val="000000" w:themeColor="text1"/>
          <w:cs/>
        </w:rPr>
        <w:t>โดย</w:t>
      </w:r>
      <w:r>
        <w:rPr>
          <w:rFonts w:hint="cs"/>
          <w:color w:val="000000" w:themeColor="text1"/>
          <w:cs/>
        </w:rPr>
        <w:t>สามารถเลือกปีเพื่อให้ระบบแสดงข้อมูล</w:t>
      </w:r>
      <w:r w:rsidR="00AE5BF8">
        <w:rPr>
          <w:rFonts w:hint="cs"/>
          <w:color w:val="000000" w:themeColor="text1"/>
          <w:cs/>
        </w:rPr>
        <w:t>บุคลากรตามปีที่ผู้ใช้เลือกได้ เจ้าหน้าและผู้ใช้งานไม่สามารถแก้ไขข้อมูลได้</w:t>
      </w:r>
      <w:r>
        <w:rPr>
          <w:rFonts w:hint="cs"/>
          <w:color w:val="000000" w:themeColor="text1"/>
          <w:cs/>
        </w:rPr>
        <w:t xml:space="preserve"> </w:t>
      </w:r>
      <w:r w:rsidR="001D065E" w:rsidRPr="007E1804">
        <w:rPr>
          <w:sz w:val="36"/>
          <w:szCs w:val="36"/>
          <w:cs/>
        </w:rPr>
        <w:br w:type="page"/>
      </w:r>
    </w:p>
    <w:p w:rsidR="001C2674" w:rsidRPr="007E1804" w:rsidRDefault="00AE5BF8" w:rsidP="00A87D64">
      <w:pPr>
        <w:pStyle w:val="10"/>
        <w:rPr>
          <w:color w:val="000000" w:themeColor="text1"/>
        </w:rPr>
      </w:pPr>
      <w:bookmarkStart w:id="144" w:name="_Toc515323214"/>
      <w:r w:rsidRPr="007E1804">
        <w:rPr>
          <w:noProof/>
          <w:color w:val="000000" w:themeColor="text1"/>
        </w:rPr>
        <w:lastRenderedPageBreak/>
        <mc:AlternateContent>
          <mc:Choice Requires="wps">
            <w:drawing>
              <wp:anchor distT="0" distB="0" distL="114300" distR="114300" simplePos="0" relativeHeight="251773952" behindDoc="0" locked="0" layoutInCell="1" allowOverlap="1" wp14:anchorId="02C693D9" wp14:editId="17229A24">
                <wp:simplePos x="0" y="0"/>
                <wp:positionH relativeFrom="column">
                  <wp:posOffset>5255692</wp:posOffset>
                </wp:positionH>
                <wp:positionV relativeFrom="paragraph">
                  <wp:posOffset>-1399973</wp:posOffset>
                </wp:positionV>
                <wp:extent cx="457200" cy="457200"/>
                <wp:effectExtent l="0" t="0" r="0" b="0"/>
                <wp:wrapNone/>
                <wp:docPr id="8" name="Rectangle 8"/>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15F9A" id="Rectangle 8" o:spid="_x0000_s1026" style="position:absolute;margin-left:413.85pt;margin-top:-110.25pt;width:36pt;height:3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" fillcolor="white [3212]" stroked="f" strokeweight="1pt"/>
            </w:pict>
          </mc:Fallback>
        </mc:AlternateContent>
      </w:r>
      <w:r w:rsidR="004D5A1D">
        <w:rPr>
          <w:noProof/>
          <w:color w:val="000000" w:themeColor="text1"/>
        </w:rPr>
        <mc:AlternateContent>
          <mc:Choice Requires="wps">
            <w:drawing>
              <wp:anchor distT="0" distB="0" distL="114300" distR="114300" simplePos="0" relativeHeight="251898880" behindDoc="0" locked="0" layoutInCell="1" allowOverlap="1" wp14:anchorId="2580144C" wp14:editId="3D978173">
                <wp:simplePos x="0" y="0"/>
                <wp:positionH relativeFrom="column">
                  <wp:posOffset>4776952</wp:posOffset>
                </wp:positionH>
                <wp:positionV relativeFrom="paragraph">
                  <wp:posOffset>-1417824</wp:posOffset>
                </wp:positionV>
                <wp:extent cx="725214" cy="725214"/>
                <wp:effectExtent l="0" t="0" r="17780" b="17780"/>
                <wp:wrapNone/>
                <wp:docPr id="132" name="Rectangle 132"/>
                <wp:cNvGraphicFramePr/>
                <a:graphic xmlns:a="http://schemas.openxmlformats.org/drawingml/2006/main">
                  <a:graphicData uri="http://schemas.microsoft.com/office/word/2010/wordprocessingShape">
                    <wps:wsp>
                      <wps:cNvSpPr/>
                      <wps:spPr>
                        <a:xfrm>
                          <a:off x="0" y="0"/>
                          <a:ext cx="725214" cy="7252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348C7" id="Rectangle 132" o:spid="_x0000_s1026" style="position:absolute;margin-left:376.15pt;margin-top:-111.65pt;width:57.1pt;height:57.1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" fillcolor="white [3212]" strokecolor="white [3212]" strokeweight="1pt"/>
            </w:pict>
          </mc:Fallback>
        </mc:AlternateContent>
      </w:r>
      <w:r w:rsidR="00476DB7" w:rsidRPr="007E1804">
        <w:rPr>
          <w:color w:val="000000" w:themeColor="text1"/>
          <w:cs/>
        </w:rPr>
        <w:br/>
      </w:r>
      <w:r w:rsidR="00E63E4A" w:rsidRPr="007E1804">
        <w:rPr>
          <w:color w:val="000000" w:themeColor="text1"/>
          <w:cs/>
        </w:rPr>
        <w:br/>
      </w:r>
      <w:bookmarkStart w:id="145" w:name="_Toc453666155"/>
      <w:bookmarkEnd w:id="131"/>
      <w:r w:rsidR="002E75E1" w:rsidRPr="007E1804">
        <w:rPr>
          <w:color w:val="000000" w:themeColor="text1"/>
          <w:cs/>
        </w:rPr>
        <w:t>สรุปผลการดำเนินโครงงาน</w:t>
      </w:r>
      <w:bookmarkEnd w:id="144"/>
      <w:bookmarkEnd w:id="145"/>
    </w:p>
    <w:p w:rsidR="00F31E88" w:rsidRPr="007E1804" w:rsidRDefault="00F31E88" w:rsidP="00F31E88">
      <w:pPr>
        <w:spacing w:after="0" w:line="240" w:lineRule="auto"/>
        <w:rPr>
          <w:color w:val="000000" w:themeColor="text1"/>
        </w:rPr>
      </w:pPr>
    </w:p>
    <w:p w:rsidR="002E3D0F" w:rsidRPr="007E1804" w:rsidRDefault="008C5191" w:rsidP="00291A03">
      <w:pPr>
        <w:ind w:firstLine="720"/>
        <w:rPr>
          <w:color w:val="000000" w:themeColor="text1"/>
        </w:rPr>
      </w:pPr>
      <w:r>
        <w:rPr>
          <w:rFonts w:hint="cs"/>
          <w:color w:val="000000" w:themeColor="text1"/>
          <w:cs/>
        </w:rPr>
        <w:t>ในส่วนของกา</w:t>
      </w:r>
      <w:r w:rsidR="006277E5">
        <w:rPr>
          <w:rFonts w:hint="cs"/>
          <w:color w:val="000000" w:themeColor="text1"/>
          <w:cs/>
        </w:rPr>
        <w:t>รสรุปผลการดำเนินโครงงานระบบบุคลากร</w:t>
      </w:r>
      <w:r>
        <w:rPr>
          <w:rFonts w:hint="cs"/>
          <w:color w:val="000000" w:themeColor="text1"/>
          <w:cs/>
        </w:rPr>
        <w:t xml:space="preserve"> </w:t>
      </w:r>
      <w:r w:rsidR="006277E5">
        <w:rPr>
          <w:rFonts w:hint="cs"/>
          <w:color w:val="000000" w:themeColor="text1"/>
          <w:cs/>
        </w:rPr>
        <w:t xml:space="preserve">มอดูลทำเนียบบุคลากร </w:t>
      </w:r>
      <w:r>
        <w:rPr>
          <w:rFonts w:hint="cs"/>
          <w:color w:val="000000" w:themeColor="text1"/>
          <w:cs/>
        </w:rPr>
        <w:br/>
      </w:r>
      <w:r w:rsidR="006277E5">
        <w:rPr>
          <w:rFonts w:hint="cs"/>
          <w:color w:val="000000" w:themeColor="text1"/>
          <w:cs/>
        </w:rPr>
        <w:t>มอดูลการเกษียณอายุราชการ และมอดูลการรายงานของ</w:t>
      </w:r>
      <w:r w:rsidRPr="008C5191">
        <w:rPr>
          <w:color w:val="000000" w:themeColor="text1"/>
          <w:cs/>
        </w:rPr>
        <w:t>สำนักงานป้องกันควบคุมโรคที่ 6 จังหวัดชลบุรี</w:t>
      </w:r>
      <w:r w:rsidR="006277E5">
        <w:rPr>
          <w:rFonts w:hint="cs"/>
          <w:color w:val="000000" w:themeColor="text1"/>
          <w:cs/>
        </w:rPr>
        <w:t xml:space="preserve"> ซึ่งบทนี้จะกล่าว</w:t>
      </w:r>
      <w:r w:rsidR="0017378F">
        <w:rPr>
          <w:rFonts w:hint="cs"/>
          <w:color w:val="000000" w:themeColor="text1"/>
          <w:cs/>
        </w:rPr>
        <w:t xml:space="preserve">ถึงสรุปผลการดำเนินโครงงาน ปัญหาและอุปสรรคในการดำเนินโครงงาน </w:t>
      </w:r>
      <w:r w:rsidR="006277E5">
        <w:rPr>
          <w:rFonts w:hint="cs"/>
          <w:color w:val="000000" w:themeColor="text1"/>
          <w:cs/>
        </w:rPr>
        <w:t>พร้อมทั้งข้อเ</w:t>
      </w:r>
      <w:r w:rsidR="00D247B3">
        <w:rPr>
          <w:rFonts w:hint="cs"/>
          <w:color w:val="000000" w:themeColor="text1"/>
          <w:cs/>
        </w:rPr>
        <w:t>สนอแนะต่าง ๆ สำหรับการทำงาน โดยมีรายละเอียด</w:t>
      </w:r>
      <w:r w:rsidR="0017378F">
        <w:rPr>
          <w:rFonts w:hint="cs"/>
          <w:color w:val="000000" w:themeColor="text1"/>
          <w:cs/>
        </w:rPr>
        <w:t xml:space="preserve"> </w:t>
      </w:r>
      <w:r w:rsidR="00D247B3">
        <w:rPr>
          <w:rFonts w:hint="cs"/>
          <w:color w:val="000000" w:themeColor="text1"/>
          <w:cs/>
        </w:rPr>
        <w:t>ดังต่อไปนี้</w:t>
      </w:r>
    </w:p>
    <w:p w:rsidR="003959E0" w:rsidRDefault="00EA22CB" w:rsidP="00EA22CB">
      <w:pPr>
        <w:pStyle w:val="2"/>
        <w:rPr>
          <w:color w:val="000000" w:themeColor="text1"/>
        </w:rPr>
      </w:pPr>
      <w:bookmarkStart w:id="146" w:name="_Toc453666156"/>
      <w:bookmarkStart w:id="147" w:name="_Toc515323215"/>
      <w:r w:rsidRPr="007E1804">
        <w:rPr>
          <w:color w:val="000000" w:themeColor="text1"/>
          <w:cs/>
        </w:rPr>
        <w:t>สรุปผลการดำเนินโครงงาน</w:t>
      </w:r>
      <w:bookmarkEnd w:id="146"/>
      <w:bookmarkEnd w:id="147"/>
    </w:p>
    <w:p w:rsidR="00363FC7" w:rsidRDefault="00D247B3" w:rsidP="00D21454">
      <w:pPr>
        <w:ind w:firstLine="720"/>
        <w:rPr>
          <w:color w:val="000000" w:themeColor="text1"/>
        </w:rPr>
      </w:pPr>
      <w:r>
        <w:rPr>
          <w:rFonts w:hint="cs"/>
          <w:cs/>
        </w:rPr>
        <w:t>ในการ</w:t>
      </w:r>
      <w:r w:rsidR="00E374BA">
        <w:rPr>
          <w:rFonts w:hint="cs"/>
          <w:cs/>
        </w:rPr>
        <w:t>พัฒนาระบบบุคลากร</w:t>
      </w:r>
      <w:r w:rsidR="00AE219D">
        <w:rPr>
          <w:rFonts w:hint="cs"/>
          <w:cs/>
        </w:rPr>
        <w:t xml:space="preserve"> </w:t>
      </w:r>
      <w:r w:rsidR="00E374BA">
        <w:rPr>
          <w:rFonts w:hint="cs"/>
          <w:color w:val="000000" w:themeColor="text1"/>
          <w:cs/>
        </w:rPr>
        <w:t xml:space="preserve">มอดูลทำเนียบบุคลากร มอดูลการเกษียณอายุราชการ </w:t>
      </w:r>
      <w:r w:rsidR="00E374BA">
        <w:rPr>
          <w:color w:val="000000" w:themeColor="text1"/>
          <w:cs/>
        </w:rPr>
        <w:br/>
      </w:r>
      <w:r w:rsidR="00E374BA">
        <w:rPr>
          <w:rFonts w:hint="cs"/>
          <w:color w:val="000000" w:themeColor="text1"/>
          <w:cs/>
        </w:rPr>
        <w:t>และมอดูลการรายงานของ</w:t>
      </w:r>
      <w:r w:rsidR="00AE219D" w:rsidRPr="00AE219D">
        <w:rPr>
          <w:color w:val="000000" w:themeColor="text1"/>
          <w:cs/>
        </w:rPr>
        <w:t xml:space="preserve">สำนักงานป้องกันควบคุมโรคที่ 6 จังหวัดชลบุรี </w:t>
      </w:r>
      <w:r w:rsidR="00E374BA">
        <w:rPr>
          <w:rFonts w:hint="cs"/>
          <w:color w:val="000000" w:themeColor="text1"/>
          <w:cs/>
        </w:rPr>
        <w:t xml:space="preserve">ได้ใช้เครื่องมือในการพัฒนาระบบด้วยภาษา </w:t>
      </w:r>
      <w:r w:rsidR="00E374BA" w:rsidRPr="007E1804">
        <w:rPr>
          <w:color w:val="000000" w:themeColor="text1"/>
        </w:rPr>
        <w:t>PHP</w:t>
      </w:r>
      <w:r w:rsidR="00E374BA">
        <w:rPr>
          <w:rFonts w:hint="cs"/>
          <w:color w:val="000000" w:themeColor="text1"/>
          <w:cs/>
        </w:rPr>
        <w:t xml:space="preserve"> </w:t>
      </w:r>
      <w:r w:rsidR="00E374BA" w:rsidRPr="007E1804">
        <w:rPr>
          <w:color w:val="000000" w:themeColor="text1"/>
          <w:cs/>
        </w:rPr>
        <w:t>โดย</w:t>
      </w:r>
      <w:r w:rsidR="00E374BA">
        <w:rPr>
          <w:rFonts w:hint="cs"/>
          <w:color w:val="000000" w:themeColor="text1"/>
          <w:cs/>
        </w:rPr>
        <w:t>มีการ</w:t>
      </w:r>
      <w:r w:rsidR="00E374BA" w:rsidRPr="007E1804">
        <w:rPr>
          <w:color w:val="000000" w:themeColor="text1"/>
          <w:cs/>
        </w:rPr>
        <w:t xml:space="preserve">ใช้ระบบจัดการฐานข้อมูล </w:t>
      </w:r>
      <w:r w:rsidR="00E374BA" w:rsidRPr="007E1804">
        <w:rPr>
          <w:color w:val="000000" w:themeColor="text1"/>
        </w:rPr>
        <w:t xml:space="preserve">MySQL </w:t>
      </w:r>
      <w:r w:rsidR="00E374BA" w:rsidRPr="007E1804">
        <w:rPr>
          <w:color w:val="000000" w:themeColor="text1"/>
          <w:cs/>
        </w:rPr>
        <w:t>ในการจัดเก็บข้อมูล</w:t>
      </w:r>
      <w:r w:rsidR="00E374BA">
        <w:rPr>
          <w:rFonts w:hint="cs"/>
          <w:color w:val="000000" w:themeColor="text1"/>
          <w:cs/>
        </w:rPr>
        <w:t xml:space="preserve"> มีการออกแบบ</w:t>
      </w:r>
      <w:r w:rsidR="00371A82">
        <w:rPr>
          <w:rFonts w:hint="cs"/>
          <w:color w:val="000000" w:themeColor="text1"/>
          <w:cs/>
        </w:rPr>
        <w:t xml:space="preserve">หน้าจอการทำงานโดยใช้ </w:t>
      </w:r>
      <w:r w:rsidR="00371A82" w:rsidRPr="007E1804">
        <w:rPr>
          <w:color w:val="000000" w:themeColor="text1"/>
        </w:rPr>
        <w:t>Bootstrap 4</w:t>
      </w:r>
      <w:r w:rsidR="00371A82" w:rsidRPr="007E1804">
        <w:rPr>
          <w:color w:val="000000" w:themeColor="text1"/>
          <w:cs/>
        </w:rPr>
        <w:t>.</w:t>
      </w:r>
      <w:r w:rsidR="00371A82" w:rsidRPr="007E1804">
        <w:rPr>
          <w:color w:val="000000" w:themeColor="text1"/>
        </w:rPr>
        <w:t>0</w:t>
      </w:r>
      <w:r w:rsidR="00371A82" w:rsidRPr="007E1804">
        <w:rPr>
          <w:color w:val="000000" w:themeColor="text1"/>
          <w:cs/>
        </w:rPr>
        <w:t xml:space="preserve"> </w:t>
      </w:r>
      <w:r w:rsidR="00371A82" w:rsidRPr="007E1804">
        <w:rPr>
          <w:color w:val="000000" w:themeColor="text1"/>
        </w:rPr>
        <w:t>Framework</w:t>
      </w:r>
      <w:r w:rsidR="00371A82">
        <w:rPr>
          <w:rFonts w:hint="cs"/>
          <w:color w:val="000000" w:themeColor="text1"/>
          <w:cs/>
        </w:rPr>
        <w:t xml:space="preserve"> </w:t>
      </w:r>
      <w:r w:rsidR="00A626AB">
        <w:rPr>
          <w:rFonts w:hint="cs"/>
          <w:color w:val="000000" w:themeColor="text1"/>
          <w:cs/>
        </w:rPr>
        <w:t xml:space="preserve">นอกจากนี้ยังมีการใช้ภาษาอื่นในการพัฒนาอีกด้วย เช่น </w:t>
      </w:r>
      <w:r w:rsidR="00A626AB" w:rsidRPr="007E1804">
        <w:t>HTML</w:t>
      </w:r>
      <w:r w:rsidR="00AE219D">
        <w:t>, CSS, jQuery</w:t>
      </w:r>
      <w:r w:rsidR="00AE219D">
        <w:rPr>
          <w:rFonts w:hint="cs"/>
          <w:cs/>
        </w:rPr>
        <w:t xml:space="preserve"> และ </w:t>
      </w:r>
      <w:r w:rsidR="00A626AB">
        <w:t>Ajax</w:t>
      </w:r>
      <w:r w:rsidR="00A626AB">
        <w:rPr>
          <w:rFonts w:hint="cs"/>
          <w:cs/>
        </w:rPr>
        <w:t xml:space="preserve"> เป็นต้น ในการดำเนินโครงงานเริ่มต้นจากปรึกษาผู้ดูแลโครงงาน </w:t>
      </w:r>
      <w:r w:rsidR="00A626AB">
        <w:t>(</w:t>
      </w:r>
      <w:r w:rsidR="00A626AB">
        <w:rPr>
          <w:rFonts w:hint="cs"/>
          <w:cs/>
        </w:rPr>
        <w:t>พี่ที่ดูแลโครงงาน</w:t>
      </w:r>
      <w:r w:rsidR="00A626AB">
        <w:t>)</w:t>
      </w:r>
      <w:r w:rsidR="00A626AB">
        <w:rPr>
          <w:rFonts w:hint="cs"/>
          <w:cs/>
        </w:rPr>
        <w:t xml:space="preserve"> จากนั้นได้เริ่มดำเนินโครงงานโดยทำการออกแบบหน้าจอ </w:t>
      </w:r>
      <w:r w:rsidR="00A626AB" w:rsidRPr="007E1804">
        <w:rPr>
          <w:color w:val="000000" w:themeColor="text1"/>
        </w:rPr>
        <w:t>Web Application</w:t>
      </w:r>
      <w:r w:rsidR="00A626AB">
        <w:rPr>
          <w:rFonts w:hint="cs"/>
          <w:color w:val="000000" w:themeColor="text1"/>
          <w:cs/>
        </w:rPr>
        <w:t xml:space="preserve"> ให้สามารถใช้ได้</w:t>
      </w:r>
      <w:r w:rsidR="00AE219D">
        <w:rPr>
          <w:rFonts w:hint="cs"/>
          <w:color w:val="000000" w:themeColor="text1"/>
          <w:cs/>
        </w:rPr>
        <w:t xml:space="preserve"> ทั้ง</w:t>
      </w:r>
      <w:r w:rsidR="00A626AB">
        <w:rPr>
          <w:rFonts w:hint="cs"/>
          <w:color w:val="000000" w:themeColor="text1"/>
          <w:cs/>
        </w:rPr>
        <w:t>เครื่องคอมพิวเตอร์</w:t>
      </w:r>
      <w:r w:rsidR="00AE219D">
        <w:rPr>
          <w:rFonts w:hint="cs"/>
          <w:color w:val="000000" w:themeColor="text1"/>
          <w:cs/>
        </w:rPr>
        <w:t xml:space="preserve"> </w:t>
      </w:r>
      <w:r w:rsidR="00A626AB">
        <w:rPr>
          <w:rFonts w:hint="cs"/>
          <w:color w:val="000000" w:themeColor="text1"/>
          <w:cs/>
        </w:rPr>
        <w:t>และโทรศัพท์มือถือ เพื่ออำนวยความสะดวกให้กับบุคลากรภายในองค์กร</w:t>
      </w:r>
      <w:r w:rsidR="00AE219D" w:rsidRPr="00AE219D">
        <w:rPr>
          <w:color w:val="000000" w:themeColor="text1"/>
          <w:cs/>
        </w:rPr>
        <w:t xml:space="preserve">สำนักงานป้องกันควบคุมโรคที่ 6 จังหวัดชลบุรี </w:t>
      </w:r>
      <w:r w:rsidR="00A626AB">
        <w:rPr>
          <w:rFonts w:hint="cs"/>
          <w:color w:val="000000" w:themeColor="text1"/>
          <w:cs/>
        </w:rPr>
        <w:t>เนื่องจากระบบที่</w:t>
      </w:r>
      <w:r w:rsidR="00AE219D" w:rsidRPr="00AE219D">
        <w:rPr>
          <w:color w:val="000000" w:themeColor="text1"/>
          <w:cs/>
        </w:rPr>
        <w:t xml:space="preserve">สำนักงานป้องกันควบคุมโรคที่ 6 จังหวัดชลบุรี </w:t>
      </w:r>
      <w:r w:rsidR="00AE219D">
        <w:rPr>
          <w:rFonts w:hint="cs"/>
          <w:color w:val="000000" w:themeColor="text1"/>
          <w:cs/>
        </w:rPr>
        <w:t>ใช้อยู่นั้น</w:t>
      </w:r>
      <w:r w:rsidR="00A626AB">
        <w:rPr>
          <w:rFonts w:hint="cs"/>
          <w:color w:val="000000" w:themeColor="text1"/>
          <w:cs/>
        </w:rPr>
        <w:t>มีความล้าสมัย ผู้พัฒนาจึง</w:t>
      </w:r>
      <w:r w:rsidR="00363FC7">
        <w:rPr>
          <w:rFonts w:hint="cs"/>
          <w:color w:val="000000" w:themeColor="text1"/>
          <w:cs/>
        </w:rPr>
        <w:t xml:space="preserve">ได้พัฒนาต่อยอดให้ระบบมีประสิทธิภาพดีขึ้น  อีกทั้งยังได้มีการเพิ่ม </w:t>
      </w:r>
      <w:r w:rsidR="00363FC7">
        <w:rPr>
          <w:color w:val="000000" w:themeColor="text1"/>
        </w:rPr>
        <w:t xml:space="preserve">Function </w:t>
      </w:r>
      <w:r w:rsidR="00363FC7">
        <w:rPr>
          <w:rFonts w:hint="cs"/>
          <w:color w:val="000000" w:themeColor="text1"/>
          <w:cs/>
        </w:rPr>
        <w:t>การใช้งานเพื่อที่จะลดต้นทุน</w:t>
      </w:r>
      <w:r w:rsidR="00AE219D">
        <w:rPr>
          <w:rFonts w:hint="cs"/>
          <w:color w:val="000000" w:themeColor="text1"/>
          <w:cs/>
        </w:rPr>
        <w:t xml:space="preserve"> </w:t>
      </w:r>
      <w:r w:rsidR="00AE219D">
        <w:rPr>
          <w:rFonts w:hint="cs"/>
          <w:color w:val="000000" w:themeColor="text1"/>
          <w:cs/>
        </w:rPr>
        <w:br/>
      </w:r>
      <w:r w:rsidR="00363FC7">
        <w:rPr>
          <w:rFonts w:hint="cs"/>
          <w:color w:val="000000" w:themeColor="text1"/>
          <w:cs/>
        </w:rPr>
        <w:t>และค่าใช้จ่ายภายในองค์กร อีกทั้ง</w:t>
      </w:r>
      <w:r w:rsidR="00AE219D">
        <w:rPr>
          <w:rFonts w:hint="cs"/>
          <w:color w:val="000000" w:themeColor="text1"/>
          <w:cs/>
        </w:rPr>
        <w:t>ยัง</w:t>
      </w:r>
      <w:r w:rsidR="00363FC7" w:rsidRPr="007E1804">
        <w:rPr>
          <w:color w:val="000000" w:themeColor="text1"/>
          <w:cs/>
        </w:rPr>
        <w:t>ช่วยป้</w:t>
      </w:r>
      <w:r w:rsidR="00363FC7">
        <w:rPr>
          <w:color w:val="000000" w:themeColor="text1"/>
          <w:cs/>
        </w:rPr>
        <w:t>องกันการสูญหายของข้อมูลที่มี</w:t>
      </w:r>
      <w:r w:rsidR="00363FC7" w:rsidRPr="007E1804">
        <w:rPr>
          <w:color w:val="000000" w:themeColor="text1"/>
          <w:cs/>
        </w:rPr>
        <w:t>จำนวนมากอีกด้วย</w:t>
      </w:r>
      <w:r w:rsidR="00D21454">
        <w:rPr>
          <w:color w:val="000000" w:themeColor="text1"/>
        </w:rPr>
        <w:t xml:space="preserve"> </w:t>
      </w:r>
      <w:r w:rsidR="002C638C" w:rsidRPr="007E1804">
        <w:rPr>
          <w:color w:val="000000" w:themeColor="text1"/>
          <w:cs/>
        </w:rPr>
        <w:t>ระบบ</w:t>
      </w:r>
      <w:r w:rsidR="00363FC7">
        <w:rPr>
          <w:rFonts w:hint="cs"/>
          <w:color w:val="000000" w:themeColor="text1"/>
          <w:cs/>
        </w:rPr>
        <w:t>บุคลากรเป็นระบบที่มีการพัฒนาใหม่ทั้งหมด</w:t>
      </w:r>
      <w:r w:rsidR="00AE219D">
        <w:rPr>
          <w:rFonts w:hint="cs"/>
          <w:color w:val="000000" w:themeColor="text1"/>
          <w:cs/>
        </w:rPr>
        <w:t xml:space="preserve"> ซึ่ง</w:t>
      </w:r>
      <w:r w:rsidR="00363FC7">
        <w:rPr>
          <w:rFonts w:hint="cs"/>
          <w:color w:val="000000" w:themeColor="text1"/>
          <w:cs/>
        </w:rPr>
        <w:t>ได้มีการ</w:t>
      </w:r>
      <w:r w:rsidR="00D21454">
        <w:rPr>
          <w:rFonts w:hint="cs"/>
          <w:color w:val="000000" w:themeColor="text1"/>
          <w:cs/>
        </w:rPr>
        <w:t>แบ่งส่วนการพัฒนาหลายคน ซึ่ง</w:t>
      </w:r>
      <w:r w:rsidR="00AE219D">
        <w:rPr>
          <w:rFonts w:hint="cs"/>
          <w:color w:val="000000" w:themeColor="text1"/>
          <w:cs/>
        </w:rPr>
        <w:t>ในส่วนที่ผู้ดำเนินโครงงานได้รับ</w:t>
      </w:r>
      <w:r w:rsidR="00D21454">
        <w:rPr>
          <w:rFonts w:hint="cs"/>
          <w:color w:val="000000" w:themeColor="text1"/>
          <w:cs/>
        </w:rPr>
        <w:t xml:space="preserve">มอบหมายให้พัฒนาประกอบไปด้วย </w:t>
      </w:r>
      <w:r w:rsidR="00D21454">
        <w:rPr>
          <w:color w:val="000000" w:themeColor="text1"/>
        </w:rPr>
        <w:t xml:space="preserve">3 </w:t>
      </w:r>
      <w:r w:rsidR="00D21454" w:rsidRPr="007E1804">
        <w:rPr>
          <w:cs/>
        </w:rPr>
        <w:t>มอดูล ดังนี้</w:t>
      </w:r>
    </w:p>
    <w:p w:rsidR="00D21454" w:rsidRPr="00901C7C" w:rsidRDefault="002C638C" w:rsidP="00917888">
      <w:pPr>
        <w:pStyle w:val="a7"/>
        <w:numPr>
          <w:ilvl w:val="0"/>
          <w:numId w:val="697"/>
        </w:numPr>
        <w:tabs>
          <w:tab w:val="left" w:pos="1080"/>
        </w:tabs>
        <w:ind w:left="0" w:firstLine="720"/>
        <w:rPr>
          <w:rFonts w:cs="TH SarabunPSK"/>
          <w:color w:val="FF0000"/>
          <w:szCs w:val="32"/>
        </w:rPr>
      </w:pPr>
      <w:r w:rsidRPr="007E1804">
        <w:rPr>
          <w:rFonts w:cs="TH SarabunPSK"/>
          <w:szCs w:val="32"/>
          <w:cs/>
        </w:rPr>
        <w:lastRenderedPageBreak/>
        <w:t>มอดูล</w:t>
      </w:r>
      <w:r w:rsidR="00D21454">
        <w:rPr>
          <w:rFonts w:cs="TH SarabunPSK" w:hint="cs"/>
          <w:szCs w:val="32"/>
          <w:cs/>
        </w:rPr>
        <w:t>ทำเนียบบุคลากร</w:t>
      </w:r>
      <w:r w:rsidR="00917888" w:rsidRPr="007E1804">
        <w:rPr>
          <w:rFonts w:cs="TH SarabunPSK"/>
          <w:szCs w:val="32"/>
          <w:cs/>
        </w:rPr>
        <w:t xml:space="preserve"> </w:t>
      </w:r>
      <w:r w:rsidR="00D21454">
        <w:rPr>
          <w:rFonts w:cs="TH SarabunPSK" w:hint="cs"/>
          <w:szCs w:val="32"/>
          <w:cs/>
        </w:rPr>
        <w:t>ซึ่งมอดูลนี้เป็นการแสดงโครงสร้างภายในองค์กร โดยแบ่งออกเป็นกลุ่มงาน เจ้าหน้าที่และผู้ใช้งานสามารถดูข้อมูลได้ แต่ไม่สามารถแก้</w:t>
      </w:r>
      <w:r w:rsidR="007D515A">
        <w:rPr>
          <w:rFonts w:cs="TH SarabunPSK" w:hint="cs"/>
          <w:szCs w:val="32"/>
          <w:cs/>
        </w:rPr>
        <w:t>ไข</w:t>
      </w:r>
      <w:r w:rsidR="00D21454">
        <w:rPr>
          <w:rFonts w:cs="TH SarabunPSK" w:hint="cs"/>
          <w:szCs w:val="32"/>
          <w:cs/>
        </w:rPr>
        <w:t>ข้อมูลดังกล่าวได้</w:t>
      </w:r>
    </w:p>
    <w:p w:rsidR="00901C7C" w:rsidRPr="00901C7C" w:rsidRDefault="00901C7C" w:rsidP="00917888">
      <w:pPr>
        <w:pStyle w:val="a7"/>
        <w:numPr>
          <w:ilvl w:val="0"/>
          <w:numId w:val="697"/>
        </w:numPr>
        <w:tabs>
          <w:tab w:val="left" w:pos="1080"/>
        </w:tabs>
        <w:ind w:left="0" w:firstLine="720"/>
        <w:rPr>
          <w:rFonts w:cs="TH SarabunPSK"/>
          <w:color w:val="FF0000"/>
          <w:szCs w:val="32"/>
        </w:rPr>
      </w:pPr>
      <w:r>
        <w:rPr>
          <w:rFonts w:cs="TH SarabunPSK" w:hint="cs"/>
          <w:szCs w:val="32"/>
          <w:cs/>
        </w:rPr>
        <w:t>มอดูลการเกษียณอายุราชการ เป็นมอดูลที่แสดงการเกษียณอายุราชการของบุคลากรภายในองค์กร ซึ่งเจ้าหน้าที่และผู้ใช้งานสามารถดูข้อมูลได้ โดยระบบจะแส</w:t>
      </w:r>
      <w:r w:rsidR="007D515A">
        <w:rPr>
          <w:rFonts w:cs="TH SarabunPSK" w:hint="cs"/>
          <w:szCs w:val="32"/>
          <w:cs/>
        </w:rPr>
        <w:t xml:space="preserve">ดงในรูปแบบตารางข้อมูล </w:t>
      </w:r>
      <w:r>
        <w:rPr>
          <w:rFonts w:cs="TH SarabunPSK" w:hint="cs"/>
          <w:szCs w:val="32"/>
          <w:cs/>
        </w:rPr>
        <w:t>และแบบกราฟ</w:t>
      </w:r>
      <w:r w:rsidR="007D515A">
        <w:rPr>
          <w:rFonts w:cs="TH SarabunPSK" w:hint="cs"/>
          <w:szCs w:val="32"/>
          <w:cs/>
        </w:rPr>
        <w:t xml:space="preserve"> เพื่อให้ง่าย</w:t>
      </w:r>
      <w:r>
        <w:rPr>
          <w:rFonts w:cs="TH SarabunPSK" w:hint="cs"/>
          <w:szCs w:val="32"/>
          <w:cs/>
        </w:rPr>
        <w:t>ต่อความเข้าใจ</w:t>
      </w:r>
    </w:p>
    <w:p w:rsidR="00901C7C" w:rsidRPr="00D21454" w:rsidRDefault="00901C7C" w:rsidP="00917888">
      <w:pPr>
        <w:pStyle w:val="a7"/>
        <w:numPr>
          <w:ilvl w:val="0"/>
          <w:numId w:val="697"/>
        </w:numPr>
        <w:tabs>
          <w:tab w:val="left" w:pos="1080"/>
        </w:tabs>
        <w:ind w:left="0" w:firstLine="720"/>
        <w:rPr>
          <w:rFonts w:cs="TH SarabunPSK"/>
          <w:color w:val="FF0000"/>
          <w:szCs w:val="32"/>
        </w:rPr>
      </w:pPr>
      <w:r>
        <w:rPr>
          <w:rFonts w:cs="TH SarabunPSK" w:hint="cs"/>
          <w:szCs w:val="32"/>
          <w:cs/>
        </w:rPr>
        <w:t>มอดูลการรายงาน เป็นการแสดงการรายงานข้อมูลภายในองค์กร</w:t>
      </w:r>
      <w:r w:rsidR="00511312">
        <w:rPr>
          <w:rFonts w:cs="TH SarabunPSK" w:hint="cs"/>
          <w:szCs w:val="32"/>
          <w:cs/>
        </w:rPr>
        <w:t xml:space="preserve"> </w:t>
      </w:r>
      <w:r>
        <w:rPr>
          <w:rFonts w:cs="TH SarabunPSK" w:hint="cs"/>
          <w:szCs w:val="32"/>
          <w:cs/>
        </w:rPr>
        <w:t>โดยแบ่งเป็นกลุ่มงานเพื่อ</w:t>
      </w:r>
      <w:r w:rsidR="00537188">
        <w:rPr>
          <w:rFonts w:cs="TH SarabunPSK" w:hint="cs"/>
          <w:szCs w:val="32"/>
          <w:cs/>
        </w:rPr>
        <w:t>ให้ผู้ใช้งานสาม</w:t>
      </w:r>
      <w:r w:rsidR="00027A00">
        <w:rPr>
          <w:rFonts w:cs="TH SarabunPSK" w:hint="cs"/>
          <w:szCs w:val="32"/>
          <w:cs/>
        </w:rPr>
        <w:t>ารถเลือกดูกลุ่มงานที่ต้องการได้</w:t>
      </w:r>
      <w:r w:rsidR="00537188">
        <w:rPr>
          <w:rFonts w:cs="TH SarabunPSK" w:hint="cs"/>
          <w:szCs w:val="32"/>
          <w:cs/>
        </w:rPr>
        <w:t>สะดวก</w:t>
      </w:r>
    </w:p>
    <w:p w:rsidR="002B7391" w:rsidRDefault="00EA22CB" w:rsidP="002B7391">
      <w:pPr>
        <w:pStyle w:val="2"/>
        <w:rPr>
          <w:color w:val="000000" w:themeColor="text1"/>
        </w:rPr>
      </w:pPr>
      <w:bookmarkStart w:id="148" w:name="_Toc453666157"/>
      <w:bookmarkStart w:id="149" w:name="_Toc515323216"/>
      <w:r w:rsidRPr="007E1804">
        <w:rPr>
          <w:color w:val="000000" w:themeColor="text1"/>
          <w:cs/>
        </w:rPr>
        <w:t>ประโยชน์ที่ได้รับ</w:t>
      </w:r>
      <w:bookmarkEnd w:id="148"/>
      <w:bookmarkEnd w:id="149"/>
    </w:p>
    <w:p w:rsidR="00F20FDB" w:rsidRPr="00034370" w:rsidRDefault="002B7391" w:rsidP="00034370">
      <w:pPr>
        <w:ind w:firstLine="720"/>
        <w:rPr>
          <w:cs/>
        </w:rPr>
      </w:pPr>
      <w:r w:rsidRPr="002B7391">
        <w:rPr>
          <w:cs/>
        </w:rPr>
        <w:t>ระบบบุคลากรของ</w:t>
      </w:r>
      <w:r w:rsidR="001A455F" w:rsidRPr="001A455F">
        <w:rPr>
          <w:cs/>
        </w:rPr>
        <w:t xml:space="preserve">สำนักงานป้องกันควบคุมโรคที่ 6 จังหวัดชลบุรี </w:t>
      </w:r>
      <w:r w:rsidRPr="002B7391">
        <w:rPr>
          <w:cs/>
        </w:rPr>
        <w:t>ถูกพัฒนาขึ้นเพื่ออำนวยความ</w:t>
      </w:r>
      <w:r w:rsidRPr="002B7391">
        <w:rPr>
          <w:rFonts w:hint="cs"/>
          <w:color w:val="000000" w:themeColor="text1"/>
          <w:cs/>
        </w:rPr>
        <w:t>สะดวกให้กับบุคลากรภายในองค์กร ซึ่งระบบ</w:t>
      </w:r>
      <w:r>
        <w:rPr>
          <w:rFonts w:hint="cs"/>
          <w:color w:val="000000" w:themeColor="text1"/>
          <w:cs/>
        </w:rPr>
        <w:t>เก่าภายใน</w:t>
      </w:r>
      <w:r w:rsidR="001A455F" w:rsidRPr="001A455F">
        <w:rPr>
          <w:color w:val="000000" w:themeColor="text1"/>
          <w:cs/>
        </w:rPr>
        <w:t>สำนักงานป้องกันควบคุมโรคที่ 6 จังหวัดชลบุรี</w:t>
      </w:r>
      <w:r w:rsidRPr="002B7391">
        <w:rPr>
          <w:rFonts w:hint="cs"/>
          <w:color w:val="000000" w:themeColor="text1"/>
          <w:cs/>
        </w:rPr>
        <w:t xml:space="preserve"> มีความ</w:t>
      </w:r>
      <w:r>
        <w:rPr>
          <w:rFonts w:hint="cs"/>
          <w:color w:val="000000" w:themeColor="text1"/>
          <w:cs/>
        </w:rPr>
        <w:t>ล้าสมัย</w:t>
      </w:r>
      <w:r w:rsidR="001A455F">
        <w:rPr>
          <w:rFonts w:hint="cs"/>
          <w:color w:val="000000" w:themeColor="text1"/>
          <w:cs/>
        </w:rPr>
        <w:t xml:space="preserve"> </w:t>
      </w:r>
      <w:r w:rsidRPr="002B7391">
        <w:rPr>
          <w:rFonts w:hint="cs"/>
          <w:color w:val="000000" w:themeColor="text1"/>
          <w:cs/>
        </w:rPr>
        <w:t>ทำงานได้ช้าลง</w:t>
      </w:r>
      <w:r w:rsidR="001A455F">
        <w:rPr>
          <w:rFonts w:hint="cs"/>
          <w:color w:val="000000" w:themeColor="text1"/>
          <w:cs/>
        </w:rPr>
        <w:t xml:space="preserve"> </w:t>
      </w:r>
      <w:r w:rsidRPr="002B7391">
        <w:rPr>
          <w:rFonts w:hint="cs"/>
          <w:color w:val="000000" w:themeColor="text1"/>
          <w:cs/>
        </w:rPr>
        <w:t>และใช้งานย</w:t>
      </w:r>
      <w:r w:rsidR="00034370">
        <w:rPr>
          <w:rFonts w:hint="cs"/>
          <w:color w:val="000000" w:themeColor="text1"/>
          <w:cs/>
        </w:rPr>
        <w:t>าก</w:t>
      </w:r>
      <w:r w:rsidR="001A455F">
        <w:rPr>
          <w:rFonts w:hint="cs"/>
          <w:color w:val="000000" w:themeColor="text1"/>
          <w:cs/>
        </w:rPr>
        <w:t xml:space="preserve"> </w:t>
      </w:r>
      <w:r w:rsidR="00034370">
        <w:rPr>
          <w:rFonts w:hint="cs"/>
          <w:color w:val="000000" w:themeColor="text1"/>
          <w:cs/>
        </w:rPr>
        <w:t xml:space="preserve">จึงทำให้ต้องมีการปรับปรุงระบบ </w:t>
      </w:r>
      <w:r w:rsidR="001A455F">
        <w:rPr>
          <w:color w:val="000000" w:themeColor="text1"/>
          <w:cs/>
        </w:rPr>
        <w:br/>
      </w:r>
      <w:r w:rsidR="00034370">
        <w:rPr>
          <w:rFonts w:hint="cs"/>
          <w:color w:val="000000" w:themeColor="text1"/>
          <w:cs/>
        </w:rPr>
        <w:t>ซึ่งนอกจากระบบจะอำนวยความสะดวก</w:t>
      </w:r>
      <w:r w:rsidR="001A455F" w:rsidRPr="002B7391">
        <w:rPr>
          <w:rFonts w:hint="cs"/>
          <w:color w:val="000000" w:themeColor="text1"/>
          <w:cs/>
        </w:rPr>
        <w:t>ให้กับบุคลากรภายในองค์กร</w:t>
      </w:r>
      <w:r w:rsidR="00034370">
        <w:rPr>
          <w:rFonts w:hint="cs"/>
          <w:color w:val="000000" w:themeColor="text1"/>
          <w:cs/>
        </w:rPr>
        <w:t xml:space="preserve"> </w:t>
      </w:r>
      <w:r w:rsidR="001A455F">
        <w:rPr>
          <w:rFonts w:hint="cs"/>
          <w:color w:val="000000" w:themeColor="text1"/>
          <w:cs/>
        </w:rPr>
        <w:t>ระบบ</w:t>
      </w:r>
      <w:r w:rsidR="00034370">
        <w:rPr>
          <w:rFonts w:hint="cs"/>
          <w:color w:val="000000" w:themeColor="text1"/>
          <w:cs/>
        </w:rPr>
        <w:t>ยังสามารถ</w:t>
      </w:r>
      <w:r w:rsidR="00034370" w:rsidRPr="007E1804">
        <w:rPr>
          <w:color w:val="000000" w:themeColor="text1"/>
          <w:cs/>
        </w:rPr>
        <w:t>จัดเก็บข้อมูลในฐานข้อมูลเพื่อป้องกันการสูญหาย และสามารถลดจำนวนการใช้ทรัพยากรกระดาษ</w:t>
      </w:r>
      <w:r w:rsidR="00034370">
        <w:rPr>
          <w:rFonts w:hint="cs"/>
          <w:color w:val="000000" w:themeColor="text1"/>
          <w:cs/>
        </w:rPr>
        <w:t>ได้อีก</w:t>
      </w:r>
      <w:r w:rsidR="002518C3">
        <w:rPr>
          <w:rFonts w:hint="cs"/>
          <w:color w:val="000000" w:themeColor="text1"/>
          <w:cs/>
        </w:rPr>
        <w:t>ด้วย</w:t>
      </w:r>
    </w:p>
    <w:p w:rsidR="001C2674" w:rsidRDefault="00EA22CB" w:rsidP="00A87D64">
      <w:pPr>
        <w:pStyle w:val="2"/>
        <w:rPr>
          <w:color w:val="000000" w:themeColor="text1"/>
        </w:rPr>
      </w:pPr>
      <w:bookmarkStart w:id="150" w:name="_Toc453666158"/>
      <w:bookmarkStart w:id="151" w:name="_Toc515323217"/>
      <w:r w:rsidRPr="007E1804">
        <w:rPr>
          <w:color w:val="000000" w:themeColor="text1"/>
          <w:cs/>
        </w:rPr>
        <w:t>ข้อจำกัดของโครงงาน</w:t>
      </w:r>
      <w:bookmarkEnd w:id="150"/>
      <w:bookmarkEnd w:id="151"/>
    </w:p>
    <w:p w:rsidR="0075061C" w:rsidRPr="00662369" w:rsidRDefault="00662369" w:rsidP="00662369">
      <w:pPr>
        <w:ind w:firstLine="720"/>
        <w:rPr>
          <w:cs/>
        </w:rPr>
      </w:pPr>
      <w:r>
        <w:rPr>
          <w:rFonts w:hint="cs"/>
          <w:cs/>
        </w:rPr>
        <w:t>การจัดทำระบบบุคลากร</w:t>
      </w:r>
      <w:r w:rsidR="00C85FB5">
        <w:rPr>
          <w:rFonts w:hint="cs"/>
          <w:cs/>
        </w:rPr>
        <w:t xml:space="preserve"> </w:t>
      </w:r>
      <w:r>
        <w:rPr>
          <w:rFonts w:hint="cs"/>
          <w:cs/>
        </w:rPr>
        <w:t>มอดูลทำเนียบบุคลากร มอดูลการเกษียณอายุราชการ</w:t>
      </w:r>
      <w:r w:rsidR="00C85FB5">
        <w:rPr>
          <w:rFonts w:hint="cs"/>
          <w:cs/>
        </w:rPr>
        <w:t xml:space="preserve"> และมอดูลการรายงาน</w:t>
      </w:r>
      <w:r>
        <w:rPr>
          <w:rFonts w:hint="cs"/>
          <w:cs/>
        </w:rPr>
        <w:t xml:space="preserve"> ยังมีข้อจำกัดบางประการดังนี้ </w:t>
      </w:r>
    </w:p>
    <w:p w:rsidR="0075061C" w:rsidRPr="007E1804" w:rsidRDefault="00517DC2" w:rsidP="00E5619E">
      <w:pPr>
        <w:pStyle w:val="a7"/>
        <w:numPr>
          <w:ilvl w:val="1"/>
          <w:numId w:val="706"/>
        </w:numPr>
        <w:tabs>
          <w:tab w:val="left" w:pos="1080"/>
        </w:tabs>
        <w:ind w:left="0" w:firstLine="720"/>
        <w:rPr>
          <w:rFonts w:cs="TH SarabunPSK"/>
          <w:szCs w:val="32"/>
        </w:rPr>
      </w:pPr>
      <w:r>
        <w:rPr>
          <w:rFonts w:cs="TH SarabunPSK" w:hint="cs"/>
          <w:szCs w:val="32"/>
          <w:cs/>
        </w:rPr>
        <w:t>มอดูลการรายงาน</w:t>
      </w:r>
      <w:r w:rsidR="00C85FB5">
        <w:rPr>
          <w:rFonts w:cs="TH SarabunPSK" w:hint="cs"/>
          <w:szCs w:val="32"/>
          <w:cs/>
        </w:rPr>
        <w:t xml:space="preserve"> </w:t>
      </w:r>
      <w:r>
        <w:rPr>
          <w:rFonts w:cs="TH SarabunPSK" w:hint="cs"/>
          <w:szCs w:val="32"/>
          <w:cs/>
        </w:rPr>
        <w:t>ส่วนตารางแสดงข้อมูล</w:t>
      </w:r>
      <w:r w:rsidR="00367E94">
        <w:rPr>
          <w:rFonts w:cs="TH SarabunPSK" w:hint="cs"/>
          <w:szCs w:val="32"/>
          <w:cs/>
        </w:rPr>
        <w:t xml:space="preserve">ยังไม่รองกับ </w:t>
      </w:r>
      <w:r w:rsidR="00367E94">
        <w:rPr>
          <w:color w:val="000000" w:themeColor="text1"/>
        </w:rPr>
        <w:t xml:space="preserve">Responsive Web </w:t>
      </w:r>
    </w:p>
    <w:p w:rsidR="000C727C" w:rsidRPr="00367E94" w:rsidRDefault="002518C3" w:rsidP="002518C3">
      <w:pPr>
        <w:pStyle w:val="a7"/>
        <w:numPr>
          <w:ilvl w:val="1"/>
          <w:numId w:val="706"/>
        </w:numPr>
        <w:tabs>
          <w:tab w:val="left" w:pos="1080"/>
        </w:tabs>
        <w:ind w:left="0" w:firstLine="720"/>
        <w:rPr>
          <w:rFonts w:cs="TH SarabunPSK"/>
          <w:szCs w:val="32"/>
        </w:rPr>
      </w:pPr>
      <w:r>
        <w:rPr>
          <w:rFonts w:cs="TH SarabunPSK" w:hint="cs"/>
          <w:szCs w:val="32"/>
          <w:cs/>
        </w:rPr>
        <w:t>มอดูลทำเนียบ</w:t>
      </w:r>
      <w:r w:rsidR="00517DC2">
        <w:rPr>
          <w:rFonts w:cs="TH SarabunPSK" w:hint="cs"/>
          <w:szCs w:val="32"/>
          <w:cs/>
        </w:rPr>
        <w:t>บุคลากร</w:t>
      </w:r>
      <w:r w:rsidR="00C85FB5">
        <w:rPr>
          <w:rFonts w:cs="TH SarabunPSK" w:hint="cs"/>
          <w:szCs w:val="32"/>
          <w:cs/>
        </w:rPr>
        <w:t xml:space="preserve"> </w:t>
      </w:r>
      <w:r w:rsidR="00517DC2">
        <w:rPr>
          <w:rFonts w:cs="TH SarabunPSK" w:hint="cs"/>
          <w:szCs w:val="32"/>
          <w:cs/>
        </w:rPr>
        <w:t>ในส่วนของโครงสร้างองค์กร</w:t>
      </w:r>
      <w:r w:rsidR="00367E94">
        <w:rPr>
          <w:rFonts w:cs="TH SarabunPSK" w:hint="cs"/>
          <w:szCs w:val="32"/>
          <w:cs/>
        </w:rPr>
        <w:t xml:space="preserve">ผู้พัฒนาเห็นว่า </w:t>
      </w:r>
      <w:r w:rsidR="00367E94">
        <w:rPr>
          <w:rFonts w:cs="TH SarabunPSK"/>
          <w:szCs w:val="32"/>
        </w:rPr>
        <w:t xml:space="preserve">UX </w:t>
      </w:r>
      <w:r w:rsidR="00367E94">
        <w:rPr>
          <w:rFonts w:cs="TH SarabunPSK" w:hint="cs"/>
          <w:szCs w:val="32"/>
          <w:cs/>
        </w:rPr>
        <w:t xml:space="preserve">และ </w:t>
      </w:r>
      <w:r w:rsidR="00367E94">
        <w:rPr>
          <w:rFonts w:cs="TH SarabunPSK"/>
          <w:szCs w:val="32"/>
        </w:rPr>
        <w:t xml:space="preserve">UI </w:t>
      </w:r>
      <w:r w:rsidR="00C85FB5">
        <w:rPr>
          <w:rFonts w:cs="TH SarabunPSK" w:hint="cs"/>
          <w:szCs w:val="32"/>
          <w:cs/>
        </w:rPr>
        <w:br/>
      </w:r>
      <w:r w:rsidR="00367E94">
        <w:rPr>
          <w:rFonts w:cs="TH SarabunPSK" w:hint="cs"/>
          <w:szCs w:val="32"/>
          <w:cs/>
        </w:rPr>
        <w:t xml:space="preserve">ยังออกแบบไม่ตรงตามความต้องการของผู้ใช้ </w:t>
      </w:r>
    </w:p>
    <w:p w:rsidR="00367E94" w:rsidRPr="00367E94" w:rsidRDefault="00EA22CB" w:rsidP="00022FAC">
      <w:pPr>
        <w:pStyle w:val="2"/>
        <w:spacing w:before="120"/>
        <w:rPr>
          <w:color w:val="000000" w:themeColor="text1"/>
        </w:rPr>
      </w:pPr>
      <w:bookmarkStart w:id="152" w:name="_Toc453666159"/>
      <w:bookmarkStart w:id="153" w:name="_Toc515323218"/>
      <w:r w:rsidRPr="007E1804">
        <w:rPr>
          <w:color w:val="000000" w:themeColor="text1"/>
          <w:cs/>
        </w:rPr>
        <w:t>ปัญหาและอุปสรรค</w:t>
      </w:r>
      <w:bookmarkEnd w:id="152"/>
      <w:bookmarkEnd w:id="153"/>
    </w:p>
    <w:p w:rsidR="007E1804" w:rsidRPr="007E1804" w:rsidRDefault="007E1804" w:rsidP="007E1804">
      <w:pPr>
        <w:ind w:firstLine="720"/>
      </w:pPr>
      <w:r w:rsidRPr="00367E94">
        <w:rPr>
          <w:color w:val="FF0000"/>
          <w:cs/>
        </w:rPr>
        <w:t>การพัฒนาระบบประเมินผลปฏิบัติงานของบุคลากรในหน่วยงานอุดมศึกษาด้วยกระบวนการวิศวกรรมซอฟต์แวร์ในส่วนการประเมินด้านสมรรถนะ</w:t>
      </w:r>
      <w:r w:rsidRPr="00367E94">
        <w:rPr>
          <w:color w:val="FF0000"/>
        </w:rPr>
        <w:t xml:space="preserve"> </w:t>
      </w:r>
      <w:r w:rsidRPr="00367E94">
        <w:rPr>
          <w:color w:val="FF0000"/>
          <w:cs/>
        </w:rPr>
        <w:t>พบปัญหาที่เกี่ยวข้องกับการศึกษาระบบ</w:t>
      </w:r>
      <w:r w:rsidR="00DB4062" w:rsidRPr="00367E94">
        <w:rPr>
          <w:rFonts w:hint="cs"/>
          <w:color w:val="FF0000"/>
          <w:cs/>
        </w:rPr>
        <w:t xml:space="preserve">                 </w:t>
      </w:r>
      <w:r w:rsidRPr="00367E94">
        <w:rPr>
          <w:color w:val="FF0000"/>
          <w:cs/>
        </w:rPr>
        <w:lastRenderedPageBreak/>
        <w:t>การทำงานของทางคณะวิทยาการสารสนเทศ</w:t>
      </w:r>
      <w:r w:rsidRPr="00367E94">
        <w:rPr>
          <w:rFonts w:hint="cs"/>
          <w:color w:val="FF0000"/>
          <w:cs/>
        </w:rPr>
        <w:t xml:space="preserve"> และแบบฟอร์มการประเมิน </w:t>
      </w:r>
      <w:r w:rsidRPr="00367E94">
        <w:rPr>
          <w:color w:val="FF0000"/>
          <w:cs/>
        </w:rPr>
        <w:t>เนื่องจากทางผู้</w:t>
      </w:r>
      <w:r w:rsidR="009923BB" w:rsidRPr="00367E94">
        <w:rPr>
          <w:rFonts w:hint="cs"/>
          <w:color w:val="FF0000"/>
          <w:cs/>
        </w:rPr>
        <w:t>ดำเนินโครงงาน</w:t>
      </w:r>
      <w:r w:rsidRPr="00367E94">
        <w:rPr>
          <w:color w:val="FF0000"/>
          <w:cs/>
        </w:rPr>
        <w:t>นั้นขาดความรู้ความเข้าใจในระบบดังกล่าวของคณะวิทยาการสารสนเทศ</w:t>
      </w:r>
      <w:r w:rsidR="009923BB" w:rsidRPr="00367E94">
        <w:rPr>
          <w:rFonts w:hint="cs"/>
          <w:color w:val="FF0000"/>
          <w:cs/>
        </w:rPr>
        <w:t xml:space="preserve">                     </w:t>
      </w:r>
      <w:r w:rsidRPr="00367E94">
        <w:rPr>
          <w:color w:val="FF0000"/>
          <w:cs/>
        </w:rPr>
        <w:t>จึงจำเป็นต้องศึกษา</w:t>
      </w:r>
      <w:r w:rsidRPr="00367E94">
        <w:rPr>
          <w:rFonts w:hint="cs"/>
          <w:color w:val="FF0000"/>
          <w:cs/>
        </w:rPr>
        <w:t xml:space="preserve"> </w:t>
      </w:r>
      <w:r w:rsidRPr="00367E94">
        <w:rPr>
          <w:color w:val="FF0000"/>
          <w:cs/>
        </w:rPr>
        <w:t>และทำความเข้าใจ</w:t>
      </w:r>
      <w:r w:rsidR="009923BB" w:rsidRPr="00367E94">
        <w:rPr>
          <w:rFonts w:hint="cs"/>
          <w:color w:val="FF0000"/>
          <w:cs/>
        </w:rPr>
        <w:t>แบบฟอร์มการประเมิน</w:t>
      </w:r>
      <w:r w:rsidRPr="00367E94">
        <w:rPr>
          <w:color w:val="FF0000"/>
          <w:cs/>
        </w:rPr>
        <w:t>ให้ละเอียดถี่ถ้วน</w:t>
      </w:r>
      <w:r w:rsidR="002D0EFB" w:rsidRPr="00367E94">
        <w:rPr>
          <w:rFonts w:hint="cs"/>
          <w:color w:val="FF0000"/>
          <w:cs/>
        </w:rPr>
        <w:t xml:space="preserve"> </w:t>
      </w:r>
      <w:r w:rsidRPr="00367E94">
        <w:rPr>
          <w:color w:val="FF0000"/>
          <w:cs/>
        </w:rPr>
        <w:t>เพื่อความถูกต้องในการพัฒนาระบบขึ้น ส่งผลให้ใช้ระยะเวลานานในการศึกษาข้อมูลเหล่านั้น อีกทั้งการพัฒนาระบบนั้นจำเป็นต้องปรับปรุงแก้ไขอยู่บ่อยครั้ง</w:t>
      </w:r>
      <w:r w:rsidR="002D0EFB" w:rsidRPr="00367E94">
        <w:rPr>
          <w:rFonts w:hint="cs"/>
          <w:color w:val="FF0000"/>
          <w:cs/>
        </w:rPr>
        <w:t xml:space="preserve"> </w:t>
      </w:r>
      <w:r w:rsidRPr="00367E94">
        <w:rPr>
          <w:color w:val="FF0000"/>
          <w:cs/>
        </w:rPr>
        <w:t xml:space="preserve">เนื่องมาจากระบบยังไม่ตรงตามความต้องการ </w:t>
      </w:r>
      <w:r w:rsidRPr="00367E94">
        <w:rPr>
          <w:rFonts w:hint="cs"/>
          <w:color w:val="FF0000"/>
          <w:cs/>
        </w:rPr>
        <w:t>และมีการคำนวณที่ซับซ้อน โดยระบบนี้มีสมาชิกที่พัฒนาระบบ 2 คน ซึ่งขาดการคุยกัน เวลาไม่ตรงกัน และขาดความเข้าใจซึ่งกัน</w:t>
      </w:r>
      <w:r w:rsidR="009923BB" w:rsidRPr="00367E94">
        <w:rPr>
          <w:rFonts w:hint="cs"/>
          <w:color w:val="FF0000"/>
          <w:cs/>
        </w:rPr>
        <w:t xml:space="preserve"> </w:t>
      </w:r>
      <w:r w:rsidRPr="00367E94">
        <w:rPr>
          <w:rFonts w:hint="cs"/>
          <w:color w:val="FF0000"/>
          <w:cs/>
        </w:rPr>
        <w:t xml:space="preserve">และกัน </w:t>
      </w:r>
      <w:r w:rsidRPr="00367E94">
        <w:rPr>
          <w:color w:val="FF0000"/>
          <w:cs/>
        </w:rPr>
        <w:t>จึงเกิดปัญหาด้านการสื่อสาร</w:t>
      </w:r>
      <w:r w:rsidR="009923BB" w:rsidRPr="00367E94">
        <w:rPr>
          <w:rFonts w:hint="cs"/>
          <w:color w:val="FF0000"/>
          <w:cs/>
        </w:rPr>
        <w:t xml:space="preserve"> </w:t>
      </w:r>
      <w:r w:rsidRPr="00367E94">
        <w:rPr>
          <w:color w:val="FF0000"/>
          <w:cs/>
        </w:rPr>
        <w:t>และการขาดประสิทธิภาพในการดำเนินงาน</w:t>
      </w:r>
      <w:r w:rsidRPr="00367E94">
        <w:rPr>
          <w:rFonts w:hint="cs"/>
          <w:color w:val="FF0000"/>
          <w:cs/>
        </w:rPr>
        <w:t xml:space="preserve"> </w:t>
      </w:r>
      <w:r w:rsidRPr="00367E94">
        <w:rPr>
          <w:color w:val="FF0000"/>
          <w:cs/>
        </w:rPr>
        <w:t>ระบบที่พัฒนานั้นจึงล่าช้ากว่าเป้าหมายที่ทางผู้</w:t>
      </w:r>
      <w:r w:rsidR="009923BB" w:rsidRPr="00367E94">
        <w:rPr>
          <w:rFonts w:hint="cs"/>
          <w:color w:val="FF0000"/>
          <w:cs/>
        </w:rPr>
        <w:t>ดำเนินโครงงาน</w:t>
      </w:r>
      <w:r w:rsidRPr="00367E94">
        <w:rPr>
          <w:color w:val="FF0000"/>
          <w:cs/>
        </w:rPr>
        <w:t>กำหนดไว้</w:t>
      </w:r>
      <w:r w:rsidRPr="007E1804">
        <w:rPr>
          <w:color w:val="000000" w:themeColor="text1"/>
          <w:cs/>
        </w:rPr>
        <w:t xml:space="preserve"> </w:t>
      </w:r>
    </w:p>
    <w:p w:rsidR="004B4B62" w:rsidRDefault="001C2674" w:rsidP="00EA22CB">
      <w:pPr>
        <w:pStyle w:val="2"/>
        <w:rPr>
          <w:color w:val="000000" w:themeColor="text1"/>
        </w:rPr>
      </w:pPr>
      <w:bookmarkStart w:id="154" w:name="_Toc399842597"/>
      <w:bookmarkStart w:id="155" w:name="_Toc515323219"/>
      <w:r w:rsidRPr="007E1804">
        <w:rPr>
          <w:color w:val="000000" w:themeColor="text1"/>
          <w:cs/>
        </w:rPr>
        <w:t>ข้อเสนอแนะ</w:t>
      </w:r>
      <w:bookmarkEnd w:id="154"/>
      <w:bookmarkEnd w:id="155"/>
    </w:p>
    <w:p w:rsidR="002D0EFB" w:rsidRPr="00D568B1" w:rsidRDefault="00BA6955" w:rsidP="00D568B1">
      <w:pPr>
        <w:ind w:firstLine="720"/>
        <w:rPr>
          <w:color w:val="000000" w:themeColor="text1"/>
          <w:cs/>
        </w:rPr>
      </w:pPr>
      <w:r w:rsidRPr="00367E94">
        <w:rPr>
          <w:rFonts w:hint="cs"/>
          <w:color w:val="FF0000"/>
          <w:cs/>
        </w:rPr>
        <w:t>ในการพัฒนาระบบ</w:t>
      </w:r>
      <w:r w:rsidRPr="00367E94">
        <w:rPr>
          <w:color w:val="FF0000"/>
          <w:cs/>
        </w:rPr>
        <w:t>ประเมินผลปฏิบัติงานของบุคลากรในหน่วยงานอุดมศึกษาด้วยกระบวนการวิศวกรรมซอฟต์แวร์ในส่วนการประเมินด้านสมรรถนะ</w:t>
      </w:r>
      <w:r w:rsidRPr="00367E94">
        <w:rPr>
          <w:rFonts w:hint="cs"/>
          <w:color w:val="FF0000"/>
          <w:cs/>
        </w:rPr>
        <w:t xml:space="preserve"> จะต้องทำการศึกษาแบบฟอร์มการประเมินของคณะวิทยาการสารสนเทศ มหาวิทยาลัยให้ถี่ถ้วน และควรถามความต้องการจากที่ปรึกษาโครงงานเป็นประจำ นอกจากนั้นยังต้องอาศัยความชำนาญ และทักษะของบุคคลในการเขียนโปรแกรม เพราะระบบนี้จะต้องออกแบบตั้งแต่ฐานข้อมูล ออกแบบ</w:t>
      </w:r>
      <w:r w:rsidRPr="00367E94">
        <w:rPr>
          <w:color w:val="FF0000"/>
        </w:rPr>
        <w:t xml:space="preserve"> UX </w:t>
      </w:r>
      <w:r w:rsidRPr="00367E94">
        <w:rPr>
          <w:rFonts w:hint="cs"/>
          <w:color w:val="FF0000"/>
          <w:cs/>
        </w:rPr>
        <w:t xml:space="preserve">และ </w:t>
      </w:r>
      <w:r w:rsidRPr="00367E94">
        <w:rPr>
          <w:color w:val="FF0000"/>
        </w:rPr>
        <w:t xml:space="preserve">UI </w:t>
      </w:r>
      <w:r w:rsidRPr="00367E94">
        <w:rPr>
          <w:rFonts w:hint="cs"/>
          <w:color w:val="FF0000"/>
          <w:cs/>
        </w:rPr>
        <w:t>ขึ้นมาใหม่ทั้งหมด ซึ่งใช้เวลานาน</w:t>
      </w:r>
      <w:r w:rsidR="006D0213" w:rsidRPr="00367E94">
        <w:rPr>
          <w:rFonts w:hint="cs"/>
          <w:color w:val="FF0000"/>
          <w:cs/>
        </w:rPr>
        <w:t>ในการพัฒนา</w:t>
      </w:r>
    </w:p>
    <w:p w:rsidR="00EA22CB" w:rsidRPr="007E1804" w:rsidRDefault="00EA22CB" w:rsidP="00EA22CB">
      <w:pPr>
        <w:pStyle w:val="2"/>
        <w:rPr>
          <w:color w:val="000000" w:themeColor="text1"/>
        </w:rPr>
      </w:pPr>
      <w:bookmarkStart w:id="156" w:name="_Toc453666161"/>
      <w:bookmarkStart w:id="157" w:name="_Toc515323220"/>
      <w:r w:rsidRPr="007E1804">
        <w:rPr>
          <w:color w:val="000000" w:themeColor="text1"/>
          <w:cs/>
        </w:rPr>
        <w:t>แนวโน้มหรือทิศทางการพัฒนาในอนาคต</w:t>
      </w:r>
      <w:bookmarkEnd w:id="156"/>
      <w:bookmarkEnd w:id="157"/>
    </w:p>
    <w:p w:rsidR="001C2674" w:rsidRPr="00367E94" w:rsidRDefault="006D0213" w:rsidP="006D0213">
      <w:pPr>
        <w:pStyle w:val="a7"/>
        <w:numPr>
          <w:ilvl w:val="0"/>
          <w:numId w:val="699"/>
        </w:numPr>
        <w:rPr>
          <w:rFonts w:cs="TH SarabunPSK"/>
          <w:color w:val="FF0000"/>
          <w:szCs w:val="32"/>
        </w:rPr>
      </w:pPr>
      <w:r w:rsidRPr="00367E94">
        <w:rPr>
          <w:rFonts w:cs="TH SarabunPSK"/>
          <w:color w:val="FF0000"/>
          <w:szCs w:val="32"/>
          <w:cs/>
        </w:rPr>
        <w:t xml:space="preserve">ปรับเปลี่ยน </w:t>
      </w:r>
      <w:r w:rsidRPr="00367E94">
        <w:rPr>
          <w:rFonts w:cs="TH SarabunPSK"/>
          <w:color w:val="FF0000"/>
          <w:szCs w:val="32"/>
        </w:rPr>
        <w:t xml:space="preserve">UX </w:t>
      </w:r>
      <w:r w:rsidRPr="00367E94">
        <w:rPr>
          <w:rFonts w:cs="TH SarabunPSK"/>
          <w:color w:val="FF0000"/>
          <w:szCs w:val="32"/>
          <w:cs/>
        </w:rPr>
        <w:t xml:space="preserve">และ </w:t>
      </w:r>
      <w:r w:rsidRPr="00367E94">
        <w:rPr>
          <w:rFonts w:cs="TH SarabunPSK"/>
          <w:color w:val="FF0000"/>
          <w:szCs w:val="32"/>
        </w:rPr>
        <w:t xml:space="preserve">UI </w:t>
      </w:r>
      <w:r w:rsidRPr="00367E94">
        <w:rPr>
          <w:rFonts w:cs="TH SarabunPSK"/>
          <w:color w:val="FF0000"/>
          <w:szCs w:val="32"/>
          <w:cs/>
        </w:rPr>
        <w:t>ทั้งหมดให้</w:t>
      </w:r>
      <w:r w:rsidR="004A395C" w:rsidRPr="00367E94">
        <w:rPr>
          <w:rFonts w:cs="TH SarabunPSK" w:hint="cs"/>
          <w:color w:val="FF0000"/>
          <w:szCs w:val="32"/>
          <w:cs/>
        </w:rPr>
        <w:t>ใช้งาน</w:t>
      </w:r>
      <w:r w:rsidRPr="00367E94">
        <w:rPr>
          <w:rFonts w:cs="TH SarabunPSK"/>
          <w:color w:val="FF0000"/>
          <w:szCs w:val="32"/>
          <w:cs/>
        </w:rPr>
        <w:t>ง่าย และเข้าใจง่ายมากขึ้น</w:t>
      </w:r>
    </w:p>
    <w:p w:rsidR="006D0213" w:rsidRPr="00367E94" w:rsidRDefault="006D0213" w:rsidP="006D0213">
      <w:pPr>
        <w:pStyle w:val="a7"/>
        <w:numPr>
          <w:ilvl w:val="0"/>
          <w:numId w:val="699"/>
        </w:numPr>
        <w:rPr>
          <w:rFonts w:cs="TH SarabunPSK"/>
          <w:color w:val="FF0000"/>
          <w:szCs w:val="32"/>
        </w:rPr>
      </w:pPr>
      <w:r w:rsidRPr="00367E94">
        <w:rPr>
          <w:rFonts w:cs="TH SarabunPSK"/>
          <w:color w:val="FF0000"/>
          <w:szCs w:val="32"/>
          <w:cs/>
        </w:rPr>
        <w:t xml:space="preserve">จัดการ </w:t>
      </w:r>
      <w:r w:rsidRPr="00367E94">
        <w:rPr>
          <w:rFonts w:cs="TH SarabunPSK"/>
          <w:color w:val="FF0000"/>
          <w:szCs w:val="32"/>
        </w:rPr>
        <w:t xml:space="preserve">Flow </w:t>
      </w:r>
      <w:r w:rsidRPr="00367E94">
        <w:rPr>
          <w:rFonts w:cs="TH SarabunPSK"/>
          <w:color w:val="FF0000"/>
          <w:szCs w:val="32"/>
          <w:cs/>
        </w:rPr>
        <w:t>การทำงาน</w:t>
      </w:r>
      <w:r w:rsidR="004A395C" w:rsidRPr="00367E94">
        <w:rPr>
          <w:rFonts w:cs="TH SarabunPSK" w:hint="cs"/>
          <w:color w:val="FF0000"/>
          <w:szCs w:val="32"/>
          <w:cs/>
        </w:rPr>
        <w:t>ของระบบ</w:t>
      </w:r>
      <w:r w:rsidRPr="00367E94">
        <w:rPr>
          <w:rFonts w:cs="TH SarabunPSK"/>
          <w:color w:val="FF0000"/>
          <w:szCs w:val="32"/>
          <w:cs/>
        </w:rPr>
        <w:t>ใหม่ เพื่อให้ใช้งานง่ายขึ้น</w:t>
      </w:r>
    </w:p>
    <w:p w:rsidR="006D0213" w:rsidRPr="00367E94" w:rsidRDefault="006D0213" w:rsidP="006D0213">
      <w:pPr>
        <w:pStyle w:val="a7"/>
        <w:numPr>
          <w:ilvl w:val="0"/>
          <w:numId w:val="699"/>
        </w:numPr>
        <w:rPr>
          <w:rFonts w:cs="TH SarabunPSK"/>
          <w:color w:val="FF0000"/>
          <w:szCs w:val="32"/>
        </w:rPr>
      </w:pPr>
      <w:r w:rsidRPr="00367E94">
        <w:rPr>
          <w:rFonts w:cs="TH SarabunPSK"/>
          <w:color w:val="FF0000"/>
          <w:szCs w:val="32"/>
          <w:cs/>
        </w:rPr>
        <w:t>ออกแบบฐานข้อมูลให้ยืดหยุ่นขึ้น</w:t>
      </w:r>
    </w:p>
    <w:p w:rsidR="001C2674" w:rsidRPr="007E1804" w:rsidDel="00A061C5" w:rsidRDefault="001C2674" w:rsidP="00A2107A">
      <w:pPr>
        <w:rPr>
          <w:del w:id="158" w:author="jane" w:date="2014-09-30T13:37:00Z"/>
          <w:color w:val="000000" w:themeColor="text1"/>
        </w:rPr>
      </w:pPr>
    </w:p>
    <w:p w:rsidR="001C2674" w:rsidRPr="007E1804" w:rsidDel="00A061C5" w:rsidRDefault="001C2674" w:rsidP="00A2107A">
      <w:pPr>
        <w:rPr>
          <w:del w:id="159" w:author="jane" w:date="2014-09-30T13:37:00Z"/>
          <w:color w:val="000000" w:themeColor="text1"/>
        </w:rPr>
      </w:pPr>
    </w:p>
    <w:p w:rsidR="001C2674" w:rsidRPr="007E1804" w:rsidDel="00A061C5" w:rsidRDefault="001C2674" w:rsidP="00A2107A">
      <w:pPr>
        <w:rPr>
          <w:del w:id="160" w:author="jane" w:date="2014-09-30T13:37:00Z"/>
          <w:color w:val="000000" w:themeColor="text1"/>
        </w:rPr>
      </w:pPr>
    </w:p>
    <w:p w:rsidR="001C2674" w:rsidRPr="007E1804" w:rsidDel="00A061C5" w:rsidRDefault="001C2674" w:rsidP="00A2107A">
      <w:pPr>
        <w:rPr>
          <w:del w:id="161" w:author="jane" w:date="2014-09-30T13:37:00Z"/>
          <w:color w:val="000000" w:themeColor="text1"/>
        </w:rPr>
      </w:pPr>
    </w:p>
    <w:p w:rsidR="001C2674" w:rsidRPr="007E1804" w:rsidDel="00A061C5" w:rsidRDefault="001C2674" w:rsidP="00A2107A">
      <w:pPr>
        <w:rPr>
          <w:del w:id="162" w:author="jane" w:date="2014-09-30T13:37:00Z"/>
          <w:color w:val="000000" w:themeColor="text1"/>
        </w:rPr>
      </w:pPr>
    </w:p>
    <w:p w:rsidR="001C2674" w:rsidRPr="007E1804" w:rsidDel="00A061C5" w:rsidRDefault="001C2674" w:rsidP="00A2107A">
      <w:pPr>
        <w:rPr>
          <w:del w:id="163" w:author="jane" w:date="2014-09-30T13:37:00Z"/>
          <w:color w:val="000000" w:themeColor="text1"/>
        </w:rPr>
      </w:pPr>
    </w:p>
    <w:p w:rsidR="00A061C5" w:rsidRPr="007E1804" w:rsidDel="00D34C41" w:rsidRDefault="00A061C5">
      <w:pPr>
        <w:jc w:val="left"/>
        <w:rPr>
          <w:ins w:id="164" w:author="jane" w:date="2014-09-30T13:37:00Z"/>
          <w:del w:id="165" w:author="Pahommie" w:date="2014-11-25T18:18:00Z"/>
          <w:color w:val="000000" w:themeColor="text1"/>
        </w:rPr>
        <w:pPrChange w:id="166" w:author="jane" w:date="2014-09-30T13:37:00Z">
          <w:pPr/>
        </w:pPrChange>
      </w:pPr>
    </w:p>
    <w:p w:rsidR="00A061C5" w:rsidRPr="007E1804" w:rsidDel="00D34C41" w:rsidRDefault="00A061C5" w:rsidP="006C4150">
      <w:pPr>
        <w:rPr>
          <w:ins w:id="167" w:author="jane" w:date="2014-09-30T13:37:00Z"/>
          <w:del w:id="168" w:author="Pahommie" w:date="2014-11-25T18:18:00Z"/>
          <w:color w:val="000000" w:themeColor="text1"/>
        </w:rPr>
      </w:pPr>
    </w:p>
    <w:p w:rsidR="00A061C5" w:rsidRPr="007E1804" w:rsidDel="00D34C41" w:rsidRDefault="00A061C5" w:rsidP="0059689D">
      <w:pPr>
        <w:rPr>
          <w:ins w:id="169" w:author="jane" w:date="2014-09-30T13:37:00Z"/>
          <w:del w:id="170" w:author="Pahommie" w:date="2014-11-25T18:18:00Z"/>
          <w:color w:val="000000" w:themeColor="text1"/>
        </w:rPr>
      </w:pPr>
    </w:p>
    <w:p w:rsidR="00A061C5" w:rsidRPr="007E1804" w:rsidDel="00D34C41" w:rsidRDefault="00A061C5" w:rsidP="009C4D4B">
      <w:pPr>
        <w:rPr>
          <w:ins w:id="171" w:author="jane" w:date="2014-09-30T13:37:00Z"/>
          <w:del w:id="172" w:author="Pahommie" w:date="2014-11-25T18:18:00Z"/>
          <w:color w:val="000000" w:themeColor="text1"/>
        </w:rPr>
      </w:pPr>
    </w:p>
    <w:p w:rsidR="00A061C5" w:rsidRPr="007E1804" w:rsidDel="00D34C41" w:rsidRDefault="00A061C5" w:rsidP="00F96626">
      <w:pPr>
        <w:rPr>
          <w:ins w:id="173" w:author="jane" w:date="2014-09-30T13:37:00Z"/>
          <w:del w:id="174" w:author="Pahommie" w:date="2014-11-25T18:18:00Z"/>
          <w:color w:val="000000" w:themeColor="text1"/>
        </w:rPr>
      </w:pPr>
    </w:p>
    <w:p w:rsidR="00A061C5" w:rsidRPr="007E1804" w:rsidDel="00D34C41" w:rsidRDefault="00A061C5" w:rsidP="00F7596F">
      <w:pPr>
        <w:rPr>
          <w:ins w:id="175" w:author="jane" w:date="2014-09-30T13:37:00Z"/>
          <w:del w:id="176" w:author="Pahommie" w:date="2014-11-25T18:18:00Z"/>
          <w:color w:val="000000" w:themeColor="text1"/>
        </w:rPr>
      </w:pPr>
    </w:p>
    <w:p w:rsidR="00A061C5" w:rsidRPr="007E1804" w:rsidDel="00D34C41" w:rsidRDefault="00A061C5" w:rsidP="007F399F">
      <w:pPr>
        <w:rPr>
          <w:ins w:id="177" w:author="jane" w:date="2014-09-30T13:37:00Z"/>
          <w:del w:id="178" w:author="Pahommie" w:date="2014-11-25T18:18:00Z"/>
          <w:color w:val="000000" w:themeColor="text1"/>
        </w:rPr>
      </w:pPr>
    </w:p>
    <w:p w:rsidR="00A061C5" w:rsidRPr="007E1804" w:rsidDel="00D34C41" w:rsidRDefault="00A061C5" w:rsidP="007F399F">
      <w:pPr>
        <w:rPr>
          <w:ins w:id="179" w:author="jane" w:date="2014-09-30T13:37:00Z"/>
          <w:del w:id="180" w:author="Pahommie" w:date="2014-11-25T18:18:00Z"/>
          <w:color w:val="000000" w:themeColor="text1"/>
        </w:rPr>
      </w:pPr>
    </w:p>
    <w:p w:rsidR="009B1AC7" w:rsidRPr="007E1804" w:rsidRDefault="009B1AC7" w:rsidP="0082498C">
      <w:pPr>
        <w:pStyle w:val="af1"/>
        <w:jc w:val="both"/>
        <w:rPr>
          <w:b w:val="0"/>
          <w:bCs w:val="0"/>
          <w:color w:val="000000" w:themeColor="text1"/>
          <w:sz w:val="32"/>
          <w:szCs w:val="32"/>
          <w:cs/>
        </w:rPr>
        <w:sectPr w:rsidR="009B1AC7" w:rsidRPr="007E1804" w:rsidSect="00461282">
          <w:pgSz w:w="11906" w:h="16838" w:code="9"/>
          <w:pgMar w:top="2160" w:right="1440" w:bottom="2160" w:left="2160" w:header="1008" w:footer="720" w:gutter="0"/>
          <w:cols w:space="708"/>
          <w:titlePg/>
          <w:docGrid w:linePitch="435"/>
        </w:sectPr>
      </w:pPr>
    </w:p>
    <w:p w:rsidR="00D34C41" w:rsidRPr="007E1804" w:rsidRDefault="00D34C41" w:rsidP="00A87D64">
      <w:pPr>
        <w:pStyle w:val="10"/>
        <w:numPr>
          <w:ilvl w:val="0"/>
          <w:numId w:val="0"/>
        </w:numPr>
        <w:rPr>
          <w:color w:val="000000" w:themeColor="text1"/>
        </w:rPr>
      </w:pPr>
      <w:bookmarkStart w:id="181" w:name="_Toc515323221"/>
      <w:ins w:id="182" w:author="Pahommie" w:date="2014-11-25T18:19:00Z">
        <w:r w:rsidRPr="007E1804">
          <w:rPr>
            <w:color w:val="000000" w:themeColor="text1"/>
            <w:cs/>
          </w:rPr>
          <w:lastRenderedPageBreak/>
          <w:t>บรรณานุกรม</w:t>
        </w:r>
      </w:ins>
      <w:bookmarkEnd w:id="181"/>
    </w:p>
    <w:p w:rsidR="004A59CA" w:rsidRPr="007E1804" w:rsidRDefault="004A59CA" w:rsidP="00434E50">
      <w:pPr>
        <w:spacing w:before="0"/>
        <w:jc w:val="left"/>
        <w:rPr>
          <w:color w:val="000000" w:themeColor="text1"/>
        </w:rPr>
      </w:pPr>
    </w:p>
    <w:p w:rsidR="00434E50" w:rsidRPr="007E1804" w:rsidRDefault="00724FBF" w:rsidP="00434E50">
      <w:pPr>
        <w:ind w:left="426" w:hanging="426"/>
        <w:rPr>
          <w:color w:val="000000" w:themeColor="text1"/>
          <w:shd w:val="clear" w:color="auto" w:fill="FFFFFF"/>
        </w:rPr>
      </w:pPr>
      <w:r w:rsidRPr="007E1804">
        <w:rPr>
          <w:color w:val="000000" w:themeColor="text1"/>
          <w:cs/>
        </w:rPr>
        <w:t xml:space="preserve"> </w:t>
      </w:r>
      <w:r w:rsidR="00434E50" w:rsidRPr="007E1804">
        <w:rPr>
          <w:color w:val="000000" w:themeColor="text1"/>
          <w:cs/>
        </w:rPr>
        <w:t>[</w:t>
      </w:r>
      <w:r>
        <w:rPr>
          <w:rFonts w:hint="cs"/>
          <w:color w:val="000000" w:themeColor="text1"/>
          <w:cs/>
        </w:rPr>
        <w:t>1</w:t>
      </w:r>
      <w:r w:rsidR="00434E50" w:rsidRPr="007E1804">
        <w:rPr>
          <w:color w:val="000000" w:themeColor="text1"/>
          <w:cs/>
        </w:rPr>
        <w:t>]</w:t>
      </w:r>
      <w:r w:rsidR="00434E50" w:rsidRPr="007E1804">
        <w:rPr>
          <w:color w:val="000000" w:themeColor="text1"/>
          <w:shd w:val="clear" w:color="auto" w:fill="FFFFFF"/>
          <w:cs/>
        </w:rPr>
        <w:t xml:space="preserve"> </w:t>
      </w:r>
      <w:r w:rsidR="00434E50" w:rsidRPr="007E1804">
        <w:rPr>
          <w:color w:val="000000" w:themeColor="text1"/>
          <w:shd w:val="clear" w:color="auto" w:fill="FFFFFF"/>
          <w:cs/>
        </w:rPr>
        <w:tab/>
      </w:r>
      <w:r w:rsidR="00AE6674">
        <w:rPr>
          <w:color w:val="000000" w:themeColor="text1"/>
          <w:shd w:val="clear" w:color="auto" w:fill="FFFFFF"/>
        </w:rPr>
        <w:t xml:space="preserve">  </w:t>
      </w:r>
      <w:r w:rsidR="00434E50" w:rsidRPr="007E1804">
        <w:rPr>
          <w:color w:val="000000" w:themeColor="text1"/>
          <w:shd w:val="clear" w:color="auto" w:fill="FFFFFF"/>
        </w:rPr>
        <w:t>Chonrada Krasaeseub</w:t>
      </w:r>
      <w:r w:rsidR="00434E50" w:rsidRPr="007E1804">
        <w:rPr>
          <w:color w:val="000000" w:themeColor="text1"/>
          <w:shd w:val="clear" w:color="auto" w:fill="FFFFFF"/>
          <w:cs/>
        </w:rPr>
        <w:t xml:space="preserve">. เทคนิคการเก็บความต้องการ. </w:t>
      </w:r>
    </w:p>
    <w:p w:rsidR="00A35A08" w:rsidRPr="007E1804" w:rsidRDefault="00434E50" w:rsidP="00724FBF">
      <w:pPr>
        <w:ind w:left="720" w:hanging="180"/>
        <w:rPr>
          <w:color w:val="000000" w:themeColor="text1"/>
          <w:shd w:val="clear" w:color="auto" w:fill="FFFFFF"/>
        </w:rPr>
      </w:pPr>
      <w:r w:rsidRPr="007E1804">
        <w:rPr>
          <w:color w:val="000000" w:themeColor="text1"/>
          <w:shd w:val="clear" w:color="auto" w:fill="FFFFFF"/>
          <w:cs/>
        </w:rPr>
        <w:t>(ม.ป.ป.). [ออนไลน์]. เข้าถึงได้จาก</w:t>
      </w:r>
      <w:r w:rsidR="00A35A08" w:rsidRPr="007E1804">
        <w:rPr>
          <w:color w:val="000000" w:themeColor="text1"/>
          <w:shd w:val="clear" w:color="auto" w:fill="FFFFFF"/>
        </w:rPr>
        <w:t xml:space="preserve"> https</w:t>
      </w:r>
      <w:r w:rsidR="00A35A08" w:rsidRPr="007E1804">
        <w:rPr>
          <w:color w:val="000000" w:themeColor="text1"/>
          <w:shd w:val="clear" w:color="auto" w:fill="FFFFFF"/>
          <w:cs/>
        </w:rPr>
        <w:t>://</w:t>
      </w:r>
      <w:r w:rsidR="00A35A08" w:rsidRPr="007E1804">
        <w:rPr>
          <w:color w:val="000000" w:themeColor="text1"/>
          <w:shd w:val="clear" w:color="auto" w:fill="FFFFFF"/>
        </w:rPr>
        <w:t>sites</w:t>
      </w:r>
      <w:r w:rsidR="00A35A08" w:rsidRPr="007E1804">
        <w:rPr>
          <w:color w:val="000000" w:themeColor="text1"/>
          <w:shd w:val="clear" w:color="auto" w:fill="FFFFFF"/>
          <w:cs/>
        </w:rPr>
        <w:t>.</w:t>
      </w:r>
      <w:r w:rsidR="00A35A08" w:rsidRPr="007E1804">
        <w:rPr>
          <w:color w:val="000000" w:themeColor="text1"/>
          <w:shd w:val="clear" w:color="auto" w:fill="FFFFFF"/>
        </w:rPr>
        <w:t>google</w:t>
      </w:r>
      <w:r w:rsidR="00A35A08" w:rsidRPr="007E1804">
        <w:rPr>
          <w:color w:val="000000" w:themeColor="text1"/>
          <w:shd w:val="clear" w:color="auto" w:fill="FFFFFF"/>
          <w:cs/>
        </w:rPr>
        <w:t>.</w:t>
      </w:r>
      <w:r w:rsidR="00A35A08" w:rsidRPr="007E1804">
        <w:rPr>
          <w:color w:val="000000" w:themeColor="text1"/>
          <w:shd w:val="clear" w:color="auto" w:fill="FFFFFF"/>
        </w:rPr>
        <w:t>com</w:t>
      </w:r>
      <w:r w:rsidR="00A35A08" w:rsidRPr="007E1804">
        <w:rPr>
          <w:color w:val="000000" w:themeColor="text1"/>
          <w:shd w:val="clear" w:color="auto" w:fill="FFFFFF"/>
          <w:cs/>
        </w:rPr>
        <w:t>/</w:t>
      </w:r>
      <w:r w:rsidR="00A35A08" w:rsidRPr="007E1804">
        <w:rPr>
          <w:color w:val="000000" w:themeColor="text1"/>
          <w:shd w:val="clear" w:color="auto" w:fill="FFFFFF"/>
        </w:rPr>
        <w:t>site</w:t>
      </w:r>
      <w:r w:rsidR="00A35A08" w:rsidRPr="007E1804">
        <w:rPr>
          <w:color w:val="000000" w:themeColor="text1"/>
          <w:shd w:val="clear" w:color="auto" w:fill="FFFFFF"/>
          <w:cs/>
        </w:rPr>
        <w:t>/</w:t>
      </w:r>
      <w:r w:rsidR="00A35A08" w:rsidRPr="007E1804">
        <w:rPr>
          <w:color w:val="000000" w:themeColor="text1"/>
          <w:shd w:val="clear" w:color="auto" w:fill="FFFFFF"/>
        </w:rPr>
        <w:t xml:space="preserve"> softeng07</w:t>
      </w:r>
      <w:r w:rsidR="00A35A08" w:rsidRPr="007E1804">
        <w:rPr>
          <w:color w:val="000000" w:themeColor="text1"/>
          <w:shd w:val="clear" w:color="auto" w:fill="FFFFFF"/>
          <w:cs/>
        </w:rPr>
        <w:t>/</w:t>
      </w:r>
    </w:p>
    <w:p w:rsidR="00A35A08" w:rsidRPr="007E1804" w:rsidRDefault="00A35A08" w:rsidP="00724FBF">
      <w:pPr>
        <w:ind w:left="720" w:hanging="180"/>
        <w:rPr>
          <w:color w:val="000000" w:themeColor="text1"/>
          <w:shd w:val="clear" w:color="auto" w:fill="FFFFFF"/>
        </w:rPr>
      </w:pPr>
      <w:r w:rsidRPr="007E1804">
        <w:rPr>
          <w:color w:val="000000" w:themeColor="text1"/>
          <w:shd w:val="clear" w:color="auto" w:fill="FFFFFF"/>
        </w:rPr>
        <w:t>R</w:t>
      </w:r>
      <w:r w:rsidR="00434E50" w:rsidRPr="007E1804">
        <w:rPr>
          <w:color w:val="000000" w:themeColor="text1"/>
          <w:shd w:val="clear" w:color="auto" w:fill="FFFFFF"/>
        </w:rPr>
        <w:t>equirementeng</w:t>
      </w:r>
      <w:r w:rsidRPr="007E1804">
        <w:rPr>
          <w:color w:val="000000" w:themeColor="text1"/>
          <w:shd w:val="clear" w:color="auto" w:fill="FFFFFF"/>
          <w:cs/>
        </w:rPr>
        <w:t>ฝ</w:t>
      </w:r>
      <w:r w:rsidR="00434E50" w:rsidRPr="007E1804">
        <w:rPr>
          <w:color w:val="000000" w:themeColor="text1"/>
          <w:shd w:val="clear" w:color="auto" w:fill="FFFFFF"/>
        </w:rPr>
        <w:t>requirementengineeringwiswkrrmkhwamtxngkar</w:t>
      </w:r>
      <w:r w:rsidR="00434E50" w:rsidRPr="007E1804">
        <w:rPr>
          <w:color w:val="000000" w:themeColor="text1"/>
          <w:shd w:val="clear" w:color="auto" w:fill="FFFFFF"/>
          <w:cs/>
        </w:rPr>
        <w:t>/</w:t>
      </w:r>
    </w:p>
    <w:p w:rsidR="00434E50" w:rsidRPr="007E1804" w:rsidRDefault="00434E50" w:rsidP="00724FBF">
      <w:pPr>
        <w:ind w:left="720" w:hanging="180"/>
        <w:rPr>
          <w:color w:val="000000" w:themeColor="text1"/>
          <w:shd w:val="clear" w:color="auto" w:fill="FFFFFF"/>
        </w:rPr>
      </w:pPr>
      <w:r w:rsidRPr="007E1804">
        <w:rPr>
          <w:color w:val="000000" w:themeColor="text1"/>
          <w:shd w:val="clear" w:color="auto" w:fill="FFFFFF"/>
        </w:rPr>
        <w:t xml:space="preserve">requirementelicitation </w:t>
      </w:r>
      <w:r w:rsidRPr="007E1804">
        <w:rPr>
          <w:color w:val="000000" w:themeColor="text1"/>
          <w:shd w:val="clear" w:color="auto" w:fill="FFFFFF"/>
          <w:cs/>
        </w:rPr>
        <w:t>(วันที่สืบค้น</w:t>
      </w:r>
      <w:r w:rsidR="00724FBF">
        <w:rPr>
          <w:rFonts w:hint="cs"/>
          <w:color w:val="000000" w:themeColor="text1"/>
          <w:shd w:val="clear" w:color="auto" w:fill="FFFFFF"/>
          <w:cs/>
        </w:rPr>
        <w:t xml:space="preserve"> </w:t>
      </w:r>
      <w:r w:rsidRPr="007E1804">
        <w:rPr>
          <w:color w:val="000000" w:themeColor="text1"/>
          <w:shd w:val="clear" w:color="auto" w:fill="FFFFFF"/>
          <w:cs/>
        </w:rPr>
        <w:t xml:space="preserve">: 18 มกราคม </w:t>
      </w:r>
      <w:r w:rsidRPr="007E1804">
        <w:rPr>
          <w:color w:val="000000" w:themeColor="text1"/>
          <w:shd w:val="clear" w:color="auto" w:fill="FFFFFF"/>
        </w:rPr>
        <w:t>2561</w:t>
      </w:r>
      <w:r w:rsidRPr="007E1804">
        <w:rPr>
          <w:color w:val="000000" w:themeColor="text1"/>
          <w:shd w:val="clear" w:color="auto" w:fill="FFFFFF"/>
          <w:cs/>
        </w:rPr>
        <w:t>)</w:t>
      </w:r>
    </w:p>
    <w:p w:rsidR="00A35A08" w:rsidRPr="007E1804" w:rsidRDefault="00434E50" w:rsidP="00434E50">
      <w:pPr>
        <w:ind w:left="426" w:hanging="426"/>
        <w:rPr>
          <w:color w:val="000000" w:themeColor="text1"/>
          <w:shd w:val="clear" w:color="auto" w:fill="FFFFFF"/>
        </w:rPr>
      </w:pPr>
      <w:r w:rsidRPr="007E1804">
        <w:rPr>
          <w:color w:val="000000" w:themeColor="text1"/>
          <w:shd w:val="clear" w:color="auto" w:fill="FFFFFF"/>
          <w:cs/>
        </w:rPr>
        <w:t>[</w:t>
      </w:r>
      <w:r w:rsidR="00724FBF">
        <w:rPr>
          <w:rFonts w:hint="cs"/>
          <w:color w:val="000000" w:themeColor="text1"/>
          <w:shd w:val="clear" w:color="auto" w:fill="FFFFFF"/>
          <w:cs/>
        </w:rPr>
        <w:t>2</w:t>
      </w:r>
      <w:r w:rsidRPr="007E1804">
        <w:rPr>
          <w:color w:val="000000" w:themeColor="text1"/>
          <w:shd w:val="clear" w:color="auto" w:fill="FFFFFF"/>
          <w:cs/>
        </w:rPr>
        <w:t xml:space="preserve">] </w:t>
      </w:r>
      <w:r w:rsidRPr="007E1804">
        <w:rPr>
          <w:color w:val="000000" w:themeColor="text1"/>
          <w:shd w:val="clear" w:color="auto" w:fill="FFFFFF"/>
        </w:rPr>
        <w:tab/>
      </w:r>
      <w:r w:rsidR="00724FBF">
        <w:rPr>
          <w:rFonts w:hint="cs"/>
          <w:color w:val="000000" w:themeColor="text1"/>
          <w:shd w:val="clear" w:color="auto" w:fill="FFFFFF"/>
          <w:cs/>
        </w:rPr>
        <w:t xml:space="preserve">  </w:t>
      </w:r>
      <w:r w:rsidRPr="007E1804">
        <w:rPr>
          <w:color w:val="000000" w:themeColor="text1"/>
          <w:shd w:val="clear" w:color="auto" w:fill="FFFFFF"/>
        </w:rPr>
        <w:t xml:space="preserve">Microsoft SQL Server </w:t>
      </w:r>
      <w:r w:rsidRPr="007E1804">
        <w:rPr>
          <w:color w:val="000000" w:themeColor="text1"/>
          <w:shd w:val="clear" w:color="auto" w:fill="FFFFFF"/>
          <w:cs/>
        </w:rPr>
        <w:t>คืออะไร. [ออนไลน์]. เข้าถึงได้จาก</w:t>
      </w:r>
    </w:p>
    <w:p w:rsidR="00434E50" w:rsidRPr="007E1804" w:rsidRDefault="00434E50" w:rsidP="00724FBF">
      <w:pPr>
        <w:ind w:left="426" w:firstLine="114"/>
        <w:rPr>
          <w:color w:val="000000" w:themeColor="text1"/>
          <w:shd w:val="clear" w:color="auto" w:fill="FFFFFF"/>
        </w:rPr>
      </w:pPr>
      <w:r w:rsidRPr="007E1804">
        <w:rPr>
          <w:color w:val="000000" w:themeColor="text1"/>
          <w:shd w:val="clear" w:color="auto" w:fill="FFFFFF"/>
        </w:rPr>
        <w:t>http</w:t>
      </w:r>
      <w:r w:rsidRPr="007E1804">
        <w:rPr>
          <w:color w:val="000000" w:themeColor="text1"/>
          <w:shd w:val="clear" w:color="auto" w:fill="FFFFFF"/>
          <w:cs/>
        </w:rPr>
        <w:t>://</w:t>
      </w:r>
      <w:r w:rsidRPr="007E1804">
        <w:rPr>
          <w:color w:val="000000" w:themeColor="text1"/>
          <w:shd w:val="clear" w:color="auto" w:fill="FFFFFF"/>
        </w:rPr>
        <w:t>www</w:t>
      </w:r>
      <w:r w:rsidRPr="007E1804">
        <w:rPr>
          <w:color w:val="000000" w:themeColor="text1"/>
          <w:shd w:val="clear" w:color="auto" w:fill="FFFFFF"/>
          <w:cs/>
        </w:rPr>
        <w:t>.9</w:t>
      </w:r>
      <w:r w:rsidRPr="007E1804">
        <w:rPr>
          <w:color w:val="000000" w:themeColor="text1"/>
          <w:shd w:val="clear" w:color="auto" w:fill="FFFFFF"/>
        </w:rPr>
        <w:t>experttraining</w:t>
      </w:r>
      <w:r w:rsidRPr="007E1804">
        <w:rPr>
          <w:color w:val="000000" w:themeColor="text1"/>
          <w:shd w:val="clear" w:color="auto" w:fill="FFFFFF"/>
          <w:cs/>
        </w:rPr>
        <w:t>.</w:t>
      </w:r>
      <w:r w:rsidRPr="007E1804">
        <w:rPr>
          <w:color w:val="000000" w:themeColor="text1"/>
          <w:shd w:val="clear" w:color="auto" w:fill="FFFFFF"/>
        </w:rPr>
        <w:t>com</w:t>
      </w:r>
      <w:r w:rsidRPr="007E1804">
        <w:rPr>
          <w:color w:val="000000" w:themeColor="text1"/>
          <w:shd w:val="clear" w:color="auto" w:fill="FFFFFF"/>
          <w:cs/>
        </w:rPr>
        <w:t>/</w:t>
      </w:r>
      <w:r w:rsidRPr="007E1804">
        <w:rPr>
          <w:color w:val="000000" w:themeColor="text1"/>
          <w:shd w:val="clear" w:color="auto" w:fill="FFFFFF"/>
        </w:rPr>
        <w:t>articles</w:t>
      </w:r>
      <w:r w:rsidRPr="007E1804">
        <w:rPr>
          <w:color w:val="000000" w:themeColor="text1"/>
          <w:shd w:val="clear" w:color="auto" w:fill="FFFFFF"/>
          <w:cs/>
        </w:rPr>
        <w:t>/</w:t>
      </w:r>
      <w:r w:rsidRPr="007E1804">
        <w:rPr>
          <w:color w:val="000000" w:themeColor="text1"/>
          <w:shd w:val="clear" w:color="auto" w:fill="FFFFFF"/>
        </w:rPr>
        <w:t>micr</w:t>
      </w:r>
      <w:r w:rsidRPr="007E1804">
        <w:rPr>
          <w:color w:val="000000" w:themeColor="text1"/>
          <w:shd w:val="clear" w:color="auto" w:fill="FFFFFF"/>
          <w:cs/>
        </w:rPr>
        <w:t>-</w:t>
      </w:r>
    </w:p>
    <w:p w:rsidR="00434E50" w:rsidRDefault="00434E50" w:rsidP="00724FBF">
      <w:pPr>
        <w:ind w:left="426" w:firstLine="114"/>
        <w:rPr>
          <w:color w:val="000000" w:themeColor="text1"/>
        </w:rPr>
      </w:pPr>
      <w:r w:rsidRPr="007E1804">
        <w:rPr>
          <w:color w:val="000000" w:themeColor="text1"/>
          <w:shd w:val="clear" w:color="auto" w:fill="FFFFFF"/>
        </w:rPr>
        <w:t>Soft server microsoft</w:t>
      </w:r>
      <w:r w:rsidRPr="007E1804">
        <w:rPr>
          <w:color w:val="000000" w:themeColor="text1"/>
          <w:shd w:val="clear" w:color="auto" w:fill="FFFFFF"/>
          <w:cs/>
        </w:rPr>
        <w:t>-</w:t>
      </w:r>
      <w:r w:rsidRPr="007E1804">
        <w:rPr>
          <w:color w:val="000000" w:themeColor="text1"/>
          <w:shd w:val="clear" w:color="auto" w:fill="FFFFFF"/>
        </w:rPr>
        <w:t>sql</w:t>
      </w:r>
      <w:r w:rsidRPr="007E1804">
        <w:rPr>
          <w:color w:val="000000" w:themeColor="text1"/>
          <w:shd w:val="clear" w:color="auto" w:fill="FFFFFF"/>
          <w:cs/>
        </w:rPr>
        <w:t>-</w:t>
      </w:r>
      <w:r w:rsidRPr="007E1804">
        <w:rPr>
          <w:color w:val="000000" w:themeColor="text1"/>
          <w:shd w:val="clear" w:color="auto" w:fill="FFFFFF"/>
        </w:rPr>
        <w:t xml:space="preserve">servern </w:t>
      </w:r>
      <w:r w:rsidRPr="007E1804">
        <w:rPr>
          <w:color w:val="000000" w:themeColor="text1"/>
          <w:cs/>
        </w:rPr>
        <w:t>(วันที่สืบค้น</w:t>
      </w:r>
      <w:r w:rsidR="00724FBF">
        <w:rPr>
          <w:rFonts w:hint="cs"/>
          <w:color w:val="000000" w:themeColor="text1"/>
          <w:cs/>
        </w:rPr>
        <w:t xml:space="preserve"> </w:t>
      </w:r>
      <w:r w:rsidRPr="007E1804">
        <w:rPr>
          <w:color w:val="000000" w:themeColor="text1"/>
          <w:cs/>
        </w:rPr>
        <w:t xml:space="preserve">: </w:t>
      </w:r>
      <w:r w:rsidRPr="007E1804">
        <w:rPr>
          <w:color w:val="000000" w:themeColor="text1"/>
        </w:rPr>
        <w:t xml:space="preserve">18 </w:t>
      </w:r>
      <w:r w:rsidRPr="007E1804">
        <w:rPr>
          <w:color w:val="000000" w:themeColor="text1"/>
          <w:cs/>
        </w:rPr>
        <w:t xml:space="preserve">มกราคม </w:t>
      </w:r>
      <w:r w:rsidRPr="007E1804">
        <w:rPr>
          <w:color w:val="000000" w:themeColor="text1"/>
        </w:rPr>
        <w:t>2561</w:t>
      </w:r>
      <w:r w:rsidRPr="007E1804">
        <w:rPr>
          <w:color w:val="000000" w:themeColor="text1"/>
          <w:cs/>
        </w:rPr>
        <w:t>)</w:t>
      </w:r>
    </w:p>
    <w:p w:rsidR="00724FBF" w:rsidRPr="007E1804" w:rsidRDefault="00724FBF" w:rsidP="00724FBF">
      <w:pPr>
        <w:ind w:left="426" w:hanging="426"/>
        <w:rPr>
          <w:color w:val="000000" w:themeColor="text1"/>
        </w:rPr>
      </w:pPr>
      <w:r w:rsidRPr="007E1804">
        <w:rPr>
          <w:color w:val="000000" w:themeColor="text1"/>
          <w:cs/>
        </w:rPr>
        <w:t>[</w:t>
      </w:r>
      <w:r>
        <w:rPr>
          <w:rFonts w:hint="cs"/>
          <w:color w:val="000000" w:themeColor="text1"/>
          <w:cs/>
        </w:rPr>
        <w:t>3</w:t>
      </w:r>
      <w:r w:rsidRPr="007E1804">
        <w:rPr>
          <w:color w:val="000000" w:themeColor="text1"/>
          <w:cs/>
        </w:rPr>
        <w:t xml:space="preserve">] </w:t>
      </w:r>
      <w:r>
        <w:rPr>
          <w:rFonts w:hint="cs"/>
          <w:color w:val="000000" w:themeColor="text1"/>
          <w:cs/>
        </w:rPr>
        <w:t xml:space="preserve">   </w:t>
      </w:r>
      <w:r w:rsidRPr="007E1804">
        <w:rPr>
          <w:color w:val="000000" w:themeColor="text1"/>
        </w:rPr>
        <w:t>Suranart Niamcome</w:t>
      </w:r>
      <w:r w:rsidRPr="007E1804">
        <w:rPr>
          <w:color w:val="000000" w:themeColor="text1"/>
          <w:cs/>
        </w:rPr>
        <w:t xml:space="preserve">. </w:t>
      </w:r>
      <w:r w:rsidRPr="007E1804">
        <w:rPr>
          <w:color w:val="000000" w:themeColor="text1"/>
        </w:rPr>
        <w:t>Framework Bootstrap 4</w:t>
      </w:r>
      <w:r w:rsidRPr="007E1804">
        <w:rPr>
          <w:color w:val="000000" w:themeColor="text1"/>
          <w:cs/>
        </w:rPr>
        <w:t>.</w:t>
      </w:r>
      <w:r w:rsidRPr="007E1804">
        <w:rPr>
          <w:color w:val="000000" w:themeColor="text1"/>
        </w:rPr>
        <w:t>0</w:t>
      </w:r>
      <w:r w:rsidRPr="007E1804">
        <w:rPr>
          <w:color w:val="000000" w:themeColor="text1"/>
          <w:cs/>
        </w:rPr>
        <w:t xml:space="preserve"> คืออะไร. [ออนไลน์]. เข้าถึงจาก : </w:t>
      </w:r>
    </w:p>
    <w:p w:rsidR="00724FBF" w:rsidRPr="00724FBF" w:rsidRDefault="00724FBF" w:rsidP="00724FBF">
      <w:pPr>
        <w:ind w:firstLine="540"/>
        <w:rPr>
          <w:color w:val="000000" w:themeColor="text1"/>
          <w:cs/>
        </w:rPr>
      </w:pPr>
      <w:r w:rsidRPr="007E1804">
        <w:rPr>
          <w:color w:val="000000" w:themeColor="text1"/>
        </w:rPr>
        <w:t>http</w:t>
      </w:r>
      <w:r w:rsidRPr="007E1804">
        <w:rPr>
          <w:color w:val="000000" w:themeColor="text1"/>
          <w:cs/>
        </w:rPr>
        <w:t>://</w:t>
      </w:r>
      <w:r w:rsidRPr="007E1804">
        <w:rPr>
          <w:color w:val="000000" w:themeColor="text1"/>
        </w:rPr>
        <w:t>www</w:t>
      </w:r>
      <w:r w:rsidRPr="007E1804">
        <w:rPr>
          <w:color w:val="000000" w:themeColor="text1"/>
          <w:cs/>
        </w:rPr>
        <w:t>.</w:t>
      </w:r>
      <w:r w:rsidRPr="007E1804">
        <w:rPr>
          <w:color w:val="000000" w:themeColor="text1"/>
        </w:rPr>
        <w:t>siamhtml</w:t>
      </w:r>
      <w:r w:rsidRPr="007E1804">
        <w:rPr>
          <w:color w:val="000000" w:themeColor="text1"/>
          <w:cs/>
        </w:rPr>
        <w:t>/</w:t>
      </w:r>
      <w:r w:rsidRPr="007E1804">
        <w:rPr>
          <w:color w:val="000000" w:themeColor="text1"/>
        </w:rPr>
        <w:t>bootstrap</w:t>
      </w:r>
      <w:r w:rsidRPr="007E1804">
        <w:rPr>
          <w:color w:val="000000" w:themeColor="text1"/>
          <w:cs/>
        </w:rPr>
        <w:t>.</w:t>
      </w:r>
      <w:r w:rsidRPr="007E1804">
        <w:rPr>
          <w:color w:val="000000" w:themeColor="text1"/>
        </w:rPr>
        <w:t xml:space="preserve">com </w:t>
      </w:r>
      <w:r w:rsidRPr="007E1804">
        <w:rPr>
          <w:color w:val="000000" w:themeColor="text1"/>
          <w:cs/>
        </w:rPr>
        <w:t xml:space="preserve">(วันที่สืบค้น : </w:t>
      </w:r>
      <w:r w:rsidRPr="007E1804">
        <w:rPr>
          <w:color w:val="000000" w:themeColor="text1"/>
        </w:rPr>
        <w:t>20</w:t>
      </w:r>
      <w:r w:rsidRPr="007E1804">
        <w:rPr>
          <w:color w:val="000000" w:themeColor="text1"/>
          <w:cs/>
        </w:rPr>
        <w:t xml:space="preserve"> มกราคม </w:t>
      </w:r>
      <w:r w:rsidRPr="007E1804">
        <w:rPr>
          <w:color w:val="000000" w:themeColor="text1"/>
        </w:rPr>
        <w:t>2561</w:t>
      </w:r>
      <w:r w:rsidRPr="007E1804">
        <w:rPr>
          <w:color w:val="000000" w:themeColor="text1"/>
          <w:cs/>
        </w:rPr>
        <w:t>)</w:t>
      </w:r>
    </w:p>
    <w:p w:rsidR="00A35A08" w:rsidRPr="007E1804" w:rsidRDefault="00434E50" w:rsidP="00434E50">
      <w:pPr>
        <w:ind w:left="426" w:hanging="426"/>
        <w:rPr>
          <w:color w:val="000000" w:themeColor="text1"/>
        </w:rPr>
      </w:pPr>
      <w:r w:rsidRPr="007E1804">
        <w:rPr>
          <w:color w:val="000000" w:themeColor="text1"/>
          <w:shd w:val="clear" w:color="auto" w:fill="FFFFFF"/>
          <w:cs/>
        </w:rPr>
        <w:t>[</w:t>
      </w:r>
      <w:r w:rsidR="00724FBF">
        <w:rPr>
          <w:rFonts w:hint="cs"/>
          <w:color w:val="000000" w:themeColor="text1"/>
          <w:shd w:val="clear" w:color="auto" w:fill="FFFFFF"/>
          <w:cs/>
        </w:rPr>
        <w:t>4</w:t>
      </w:r>
      <w:r w:rsidRPr="007E1804">
        <w:rPr>
          <w:color w:val="000000" w:themeColor="text1"/>
          <w:shd w:val="clear" w:color="auto" w:fill="FFFFFF"/>
          <w:cs/>
        </w:rPr>
        <w:t xml:space="preserve">] </w:t>
      </w:r>
      <w:r w:rsidRPr="007E1804">
        <w:rPr>
          <w:color w:val="000000" w:themeColor="text1"/>
        </w:rPr>
        <w:tab/>
      </w:r>
      <w:r w:rsidR="00724FBF">
        <w:rPr>
          <w:rFonts w:hint="cs"/>
          <w:color w:val="000000" w:themeColor="text1"/>
          <w:cs/>
        </w:rPr>
        <w:t xml:space="preserve"> </w:t>
      </w:r>
      <w:r w:rsidRPr="007E1804">
        <w:rPr>
          <w:color w:val="000000" w:themeColor="text1"/>
        </w:rPr>
        <w:t>Visual Studio</w:t>
      </w:r>
      <w:r w:rsidRPr="007E1804">
        <w:rPr>
          <w:color w:val="000000" w:themeColor="text1"/>
          <w:cs/>
        </w:rPr>
        <w:t>.  “</w:t>
      </w:r>
      <w:r w:rsidRPr="007E1804">
        <w:rPr>
          <w:color w:val="000000" w:themeColor="text1"/>
        </w:rPr>
        <w:t>Visual Studio</w:t>
      </w:r>
      <w:r w:rsidRPr="007E1804">
        <w:rPr>
          <w:color w:val="000000" w:themeColor="text1"/>
          <w:cs/>
        </w:rPr>
        <w:t>”.  [ออนไลน์].  เข้าถึงได้จาก</w:t>
      </w:r>
      <w:r w:rsidR="00724FBF">
        <w:rPr>
          <w:rFonts w:hint="cs"/>
          <w:color w:val="000000" w:themeColor="text1"/>
          <w:cs/>
        </w:rPr>
        <w:t xml:space="preserve"> </w:t>
      </w:r>
      <w:r w:rsidRPr="007E1804">
        <w:rPr>
          <w:color w:val="000000" w:themeColor="text1"/>
        </w:rPr>
        <w:t>th</w:t>
      </w:r>
      <w:r w:rsidRPr="007E1804">
        <w:rPr>
          <w:color w:val="000000" w:themeColor="text1"/>
          <w:cs/>
        </w:rPr>
        <w:t>.</w:t>
      </w:r>
      <w:r w:rsidRPr="007E1804">
        <w:rPr>
          <w:color w:val="000000" w:themeColor="text1"/>
        </w:rPr>
        <w:t>wikipedia</w:t>
      </w:r>
      <w:r w:rsidRPr="007E1804">
        <w:rPr>
          <w:color w:val="000000" w:themeColor="text1"/>
          <w:cs/>
        </w:rPr>
        <w:t>.</w:t>
      </w:r>
      <w:r w:rsidRPr="007E1804">
        <w:rPr>
          <w:color w:val="000000" w:themeColor="text1"/>
        </w:rPr>
        <w:t>org</w:t>
      </w:r>
      <w:r w:rsidRPr="007E1804">
        <w:rPr>
          <w:color w:val="000000" w:themeColor="text1"/>
          <w:cs/>
        </w:rPr>
        <w:t>/</w:t>
      </w:r>
      <w:r w:rsidRPr="007E1804">
        <w:rPr>
          <w:color w:val="000000" w:themeColor="text1"/>
        </w:rPr>
        <w:t>wiki</w:t>
      </w:r>
      <w:r w:rsidRPr="007E1804">
        <w:rPr>
          <w:color w:val="000000" w:themeColor="text1"/>
          <w:cs/>
        </w:rPr>
        <w:t>/</w:t>
      </w:r>
    </w:p>
    <w:p w:rsidR="00724FBF" w:rsidRDefault="00724FBF" w:rsidP="00724FBF">
      <w:pPr>
        <w:ind w:left="426" w:firstLine="24"/>
        <w:rPr>
          <w:color w:val="000000" w:themeColor="text1"/>
        </w:rPr>
      </w:pPr>
      <w:r>
        <w:rPr>
          <w:rFonts w:hint="cs"/>
          <w:color w:val="000000" w:themeColor="text1"/>
          <w:cs/>
        </w:rPr>
        <w:t xml:space="preserve"> </w:t>
      </w:r>
      <w:r w:rsidR="00434E50" w:rsidRPr="007E1804">
        <w:rPr>
          <w:color w:val="000000" w:themeColor="text1"/>
          <w:cs/>
        </w:rPr>
        <w:t>ไมโครซอฟท์</w:t>
      </w:r>
      <w:r w:rsidR="00434E50" w:rsidRPr="007E1804">
        <w:rPr>
          <w:color w:val="000000" w:themeColor="text1"/>
        </w:rPr>
        <w:t>_</w:t>
      </w:r>
      <w:r w:rsidR="00434E50" w:rsidRPr="007E1804">
        <w:rPr>
          <w:color w:val="000000" w:themeColor="text1"/>
          <w:cs/>
        </w:rPr>
        <w:t>วิชวลสตูดิโอ.  </w:t>
      </w:r>
      <w:r w:rsidRPr="007E1804">
        <w:rPr>
          <w:color w:val="000000" w:themeColor="text1"/>
          <w:cs/>
        </w:rPr>
        <w:t>(วันที่สืบค้น</w:t>
      </w:r>
      <w:r>
        <w:rPr>
          <w:rFonts w:hint="cs"/>
          <w:color w:val="000000" w:themeColor="text1"/>
          <w:cs/>
        </w:rPr>
        <w:t xml:space="preserve"> </w:t>
      </w:r>
      <w:r w:rsidRPr="007E1804">
        <w:rPr>
          <w:color w:val="000000" w:themeColor="text1"/>
          <w:cs/>
        </w:rPr>
        <w:t xml:space="preserve">: </w:t>
      </w:r>
      <w:r w:rsidRPr="007E1804">
        <w:rPr>
          <w:color w:val="000000" w:themeColor="text1"/>
        </w:rPr>
        <w:t xml:space="preserve">18 </w:t>
      </w:r>
      <w:r w:rsidRPr="007E1804">
        <w:rPr>
          <w:color w:val="000000" w:themeColor="text1"/>
          <w:cs/>
        </w:rPr>
        <w:t xml:space="preserve">มกราคม </w:t>
      </w:r>
      <w:r w:rsidRPr="007E1804">
        <w:rPr>
          <w:color w:val="000000" w:themeColor="text1"/>
        </w:rPr>
        <w:t>2561</w:t>
      </w:r>
      <w:r w:rsidRPr="007E1804">
        <w:rPr>
          <w:color w:val="000000" w:themeColor="text1"/>
          <w:cs/>
        </w:rPr>
        <w:t>)</w:t>
      </w:r>
    </w:p>
    <w:p w:rsidR="00724FBF" w:rsidRPr="007E1804" w:rsidRDefault="00724FBF" w:rsidP="00724FBF">
      <w:pPr>
        <w:ind w:left="426" w:hanging="426"/>
        <w:rPr>
          <w:color w:val="000000" w:themeColor="text1"/>
        </w:rPr>
      </w:pPr>
      <w:r w:rsidRPr="007E1804">
        <w:rPr>
          <w:color w:val="000000" w:themeColor="text1"/>
          <w:cs/>
        </w:rPr>
        <w:t>[</w:t>
      </w:r>
      <w:r>
        <w:rPr>
          <w:rFonts w:hint="cs"/>
          <w:color w:val="000000" w:themeColor="text1"/>
          <w:cs/>
        </w:rPr>
        <w:t>5</w:t>
      </w:r>
      <w:r w:rsidRPr="007E1804">
        <w:rPr>
          <w:color w:val="000000" w:themeColor="text1"/>
          <w:cs/>
        </w:rPr>
        <w:t>]</w:t>
      </w:r>
      <w:r>
        <w:rPr>
          <w:rFonts w:hint="cs"/>
          <w:color w:val="000000" w:themeColor="text1"/>
          <w:cs/>
        </w:rPr>
        <w:t xml:space="preserve"> </w:t>
      </w:r>
      <w:r w:rsidRPr="007E1804">
        <w:rPr>
          <w:color w:val="000000" w:themeColor="text1"/>
          <w:cs/>
        </w:rPr>
        <w:t xml:space="preserve"> </w:t>
      </w:r>
      <w:r w:rsidRPr="007E1804">
        <w:rPr>
          <w:color w:val="000000" w:themeColor="text1"/>
          <w:cs/>
        </w:rPr>
        <w:tab/>
      </w:r>
      <w:r>
        <w:rPr>
          <w:rFonts w:hint="cs"/>
          <w:color w:val="000000" w:themeColor="text1"/>
          <w:cs/>
        </w:rPr>
        <w:t xml:space="preserve"> </w:t>
      </w:r>
      <w:r w:rsidRPr="007E1804">
        <w:rPr>
          <w:color w:val="000000" w:themeColor="text1"/>
        </w:rPr>
        <w:t>Wikipedia</w:t>
      </w:r>
      <w:r w:rsidRPr="007E1804">
        <w:rPr>
          <w:color w:val="000000" w:themeColor="text1"/>
          <w:cs/>
        </w:rPr>
        <w:t xml:space="preserve">. เอเอสพีดอตเน็ต. [ออนไลน์]. เข้าถึงจาก  </w:t>
      </w:r>
      <w:r w:rsidRPr="007E1804">
        <w:rPr>
          <w:color w:val="000000" w:themeColor="text1"/>
        </w:rPr>
        <w:t>https</w:t>
      </w:r>
      <w:r w:rsidRPr="007E1804">
        <w:rPr>
          <w:color w:val="000000" w:themeColor="text1"/>
          <w:cs/>
        </w:rPr>
        <w:t>://</w:t>
      </w:r>
      <w:r w:rsidRPr="007E1804">
        <w:rPr>
          <w:color w:val="000000" w:themeColor="text1"/>
        </w:rPr>
        <w:t>th</w:t>
      </w:r>
      <w:r w:rsidRPr="007E1804">
        <w:rPr>
          <w:color w:val="000000" w:themeColor="text1"/>
          <w:cs/>
        </w:rPr>
        <w:t>.</w:t>
      </w:r>
      <w:r w:rsidRPr="007E1804">
        <w:rPr>
          <w:color w:val="000000" w:themeColor="text1"/>
        </w:rPr>
        <w:t>wikipedia</w:t>
      </w:r>
      <w:r w:rsidRPr="007E1804">
        <w:rPr>
          <w:color w:val="000000" w:themeColor="text1"/>
          <w:cs/>
        </w:rPr>
        <w:t>.</w:t>
      </w:r>
      <w:r w:rsidRPr="007E1804">
        <w:rPr>
          <w:color w:val="000000" w:themeColor="text1"/>
        </w:rPr>
        <w:t>org</w:t>
      </w:r>
      <w:r w:rsidRPr="007E1804">
        <w:rPr>
          <w:color w:val="000000" w:themeColor="text1"/>
          <w:cs/>
        </w:rPr>
        <w:t xml:space="preserve"> </w:t>
      </w:r>
      <w:bookmarkStart w:id="183" w:name="_Hlk515231269"/>
      <w:r w:rsidRPr="007E1804">
        <w:rPr>
          <w:color w:val="000000" w:themeColor="text1"/>
          <w:cs/>
        </w:rPr>
        <w:t>(วันที่สืบค้น</w:t>
      </w:r>
      <w:r w:rsidR="009923BB">
        <w:rPr>
          <w:rFonts w:hint="cs"/>
          <w:color w:val="000000" w:themeColor="text1"/>
          <w:cs/>
        </w:rPr>
        <w:t xml:space="preserve"> </w:t>
      </w:r>
      <w:r w:rsidRPr="007E1804">
        <w:rPr>
          <w:color w:val="000000" w:themeColor="text1"/>
          <w:cs/>
        </w:rPr>
        <w:t xml:space="preserve">: </w:t>
      </w:r>
    </w:p>
    <w:p w:rsidR="00724FBF" w:rsidRDefault="00724FBF" w:rsidP="00724FBF">
      <w:pPr>
        <w:ind w:left="540"/>
        <w:rPr>
          <w:color w:val="000000" w:themeColor="text1"/>
        </w:rPr>
      </w:pPr>
      <w:r w:rsidRPr="007E1804">
        <w:rPr>
          <w:color w:val="000000" w:themeColor="text1"/>
        </w:rPr>
        <w:t xml:space="preserve">18 </w:t>
      </w:r>
      <w:r w:rsidRPr="007E1804">
        <w:rPr>
          <w:color w:val="000000" w:themeColor="text1"/>
          <w:cs/>
        </w:rPr>
        <w:t xml:space="preserve">มกราคม </w:t>
      </w:r>
      <w:r w:rsidRPr="007E1804">
        <w:rPr>
          <w:color w:val="000000" w:themeColor="text1"/>
        </w:rPr>
        <w:t>2561</w:t>
      </w:r>
      <w:r w:rsidRPr="007E1804">
        <w:rPr>
          <w:color w:val="000000" w:themeColor="text1"/>
          <w:cs/>
        </w:rPr>
        <w:t>)</w:t>
      </w:r>
      <w:bookmarkEnd w:id="183"/>
    </w:p>
    <w:p w:rsidR="00724FBF" w:rsidRPr="007E1804" w:rsidRDefault="00724FBF" w:rsidP="00724FBF">
      <w:pPr>
        <w:rPr>
          <w:color w:val="000000" w:themeColor="text1"/>
        </w:rPr>
      </w:pPr>
      <w:r w:rsidRPr="007E1804">
        <w:rPr>
          <w:color w:val="000000" w:themeColor="text1"/>
          <w:cs/>
        </w:rPr>
        <w:t>[</w:t>
      </w:r>
      <w:r>
        <w:rPr>
          <w:rFonts w:hint="cs"/>
          <w:color w:val="000000" w:themeColor="text1"/>
          <w:cs/>
        </w:rPr>
        <w:t>6</w:t>
      </w:r>
      <w:r w:rsidRPr="007E1804">
        <w:rPr>
          <w:color w:val="000000" w:themeColor="text1"/>
          <w:cs/>
        </w:rPr>
        <w:t>]</w:t>
      </w:r>
      <w:r>
        <w:rPr>
          <w:rFonts w:cs="Times New Roman" w:hint="cs"/>
          <w:color w:val="000000" w:themeColor="text1"/>
          <w:rtl/>
          <w:lang w:bidi="ar-SA"/>
        </w:rPr>
        <w:t xml:space="preserve"> </w:t>
      </w:r>
      <w:r>
        <w:rPr>
          <w:rFonts w:hint="cs"/>
          <w:color w:val="000000" w:themeColor="text1"/>
          <w:cs/>
        </w:rPr>
        <w:t xml:space="preserve">  </w:t>
      </w:r>
      <w:r w:rsidRPr="007E1804">
        <w:rPr>
          <w:color w:val="000000" w:themeColor="text1"/>
          <w:cs/>
        </w:rPr>
        <w:t>คณะวิทยาการสารสนเทศ มหาวิทยาลัยบูรพา</w:t>
      </w:r>
      <w:r w:rsidRPr="007E1804">
        <w:rPr>
          <w:color w:val="000000" w:themeColor="text1"/>
        </w:rPr>
        <w:t xml:space="preserve">, </w:t>
      </w:r>
      <w:r w:rsidRPr="007E1804">
        <w:rPr>
          <w:color w:val="000000" w:themeColor="text1"/>
          <w:cs/>
        </w:rPr>
        <w:t xml:space="preserve">ตัวอย่างการทำ </w:t>
      </w:r>
      <w:r w:rsidRPr="007E1804">
        <w:rPr>
          <w:color w:val="000000" w:themeColor="text1"/>
        </w:rPr>
        <w:t xml:space="preserve">KPI </w:t>
      </w:r>
      <w:r w:rsidRPr="007E1804">
        <w:rPr>
          <w:color w:val="000000" w:themeColor="text1"/>
          <w:cs/>
        </w:rPr>
        <w:t xml:space="preserve">สายสนับสนุน. (ม.ป.ป.).  </w:t>
      </w:r>
    </w:p>
    <w:p w:rsidR="00724FBF" w:rsidRPr="007E1804" w:rsidRDefault="00724FBF" w:rsidP="00724FBF">
      <w:pPr>
        <w:ind w:firstLine="450"/>
        <w:rPr>
          <w:color w:val="000000" w:themeColor="text1"/>
        </w:rPr>
      </w:pPr>
      <w:r w:rsidRPr="007E1804">
        <w:rPr>
          <w:color w:val="000000" w:themeColor="text1"/>
          <w:cs/>
        </w:rPr>
        <w:t>[ออนไลน์].</w:t>
      </w:r>
      <w:r>
        <w:rPr>
          <w:rFonts w:hint="cs"/>
          <w:color w:val="000000" w:themeColor="text1"/>
          <w:cs/>
        </w:rPr>
        <w:t xml:space="preserve"> </w:t>
      </w:r>
      <w:r w:rsidRPr="007E1804">
        <w:rPr>
          <w:color w:val="000000" w:themeColor="text1"/>
          <w:cs/>
        </w:rPr>
        <w:t xml:space="preserve">เข้าถึงได้จาก  </w:t>
      </w:r>
      <w:r w:rsidRPr="007E1804">
        <w:rPr>
          <w:color w:val="000000" w:themeColor="text1"/>
        </w:rPr>
        <w:t>www</w:t>
      </w:r>
      <w:r w:rsidRPr="007E1804">
        <w:rPr>
          <w:color w:val="000000" w:themeColor="text1"/>
          <w:cs/>
        </w:rPr>
        <w:t>.</w:t>
      </w:r>
      <w:r w:rsidRPr="007E1804">
        <w:rPr>
          <w:color w:val="000000" w:themeColor="text1"/>
        </w:rPr>
        <w:t>informatic</w:t>
      </w:r>
      <w:r w:rsidRPr="007E1804">
        <w:rPr>
          <w:color w:val="000000" w:themeColor="text1"/>
          <w:cs/>
        </w:rPr>
        <w:t>.</w:t>
      </w:r>
      <w:r w:rsidRPr="007E1804">
        <w:rPr>
          <w:color w:val="000000" w:themeColor="text1"/>
        </w:rPr>
        <w:t>buu</w:t>
      </w:r>
      <w:r w:rsidRPr="007E1804">
        <w:rPr>
          <w:color w:val="000000" w:themeColor="text1"/>
          <w:cs/>
        </w:rPr>
        <w:t>.</w:t>
      </w:r>
      <w:r w:rsidRPr="007E1804">
        <w:rPr>
          <w:color w:val="000000" w:themeColor="text1"/>
        </w:rPr>
        <w:t>ac</w:t>
      </w:r>
      <w:r w:rsidRPr="007E1804">
        <w:rPr>
          <w:color w:val="000000" w:themeColor="text1"/>
          <w:cs/>
        </w:rPr>
        <w:t>.</w:t>
      </w:r>
      <w:r w:rsidRPr="007E1804">
        <w:rPr>
          <w:color w:val="000000" w:themeColor="text1"/>
        </w:rPr>
        <w:t>th</w:t>
      </w:r>
      <w:r w:rsidRPr="007E1804">
        <w:rPr>
          <w:color w:val="000000" w:themeColor="text1"/>
          <w:cs/>
        </w:rPr>
        <w:t>/</w:t>
      </w:r>
      <w:r w:rsidRPr="007E1804">
        <w:rPr>
          <w:color w:val="000000" w:themeColor="text1"/>
        </w:rPr>
        <w:t>uploads</w:t>
      </w:r>
      <w:r w:rsidRPr="007E1804">
        <w:rPr>
          <w:color w:val="000000" w:themeColor="text1"/>
          <w:cs/>
        </w:rPr>
        <w:t>/</w:t>
      </w:r>
      <w:r w:rsidRPr="007E1804">
        <w:rPr>
          <w:color w:val="000000" w:themeColor="text1"/>
        </w:rPr>
        <w:t>file</w:t>
      </w:r>
      <w:r w:rsidRPr="007E1804">
        <w:rPr>
          <w:color w:val="000000" w:themeColor="text1"/>
          <w:cs/>
        </w:rPr>
        <w:t>/...</w:t>
      </w:r>
    </w:p>
    <w:p w:rsidR="00724FBF" w:rsidRDefault="00724FBF" w:rsidP="00724FBF">
      <w:pPr>
        <w:ind w:firstLine="450"/>
        <w:rPr>
          <w:color w:val="000000" w:themeColor="text1"/>
        </w:rPr>
      </w:pPr>
      <w:r w:rsidRPr="007E1804">
        <w:rPr>
          <w:color w:val="000000" w:themeColor="text1"/>
          <w:cs/>
        </w:rPr>
        <w:t>/</w:t>
      </w:r>
      <w:r w:rsidRPr="007E1804">
        <w:rPr>
          <w:color w:val="000000" w:themeColor="text1"/>
        </w:rPr>
        <w:t>form</w:t>
      </w:r>
      <w:r w:rsidRPr="007E1804">
        <w:rPr>
          <w:color w:val="000000" w:themeColor="text1"/>
          <w:cs/>
        </w:rPr>
        <w:t>57</w:t>
      </w:r>
      <w:r w:rsidRPr="007E1804">
        <w:rPr>
          <w:color w:val="000000" w:themeColor="text1"/>
        </w:rPr>
        <w:t>kpi</w:t>
      </w:r>
      <w:r w:rsidRPr="007E1804">
        <w:rPr>
          <w:color w:val="000000" w:themeColor="text1"/>
          <w:cs/>
        </w:rPr>
        <w:t>/</w:t>
      </w:r>
      <w:r w:rsidRPr="007E1804">
        <w:rPr>
          <w:color w:val="000000" w:themeColor="text1"/>
        </w:rPr>
        <w:t>ex</w:t>
      </w:r>
      <w:r w:rsidRPr="007E1804">
        <w:rPr>
          <w:color w:val="000000" w:themeColor="text1"/>
          <w:cs/>
        </w:rPr>
        <w:t>.</w:t>
      </w:r>
      <w:r w:rsidRPr="007E1804">
        <w:rPr>
          <w:color w:val="000000" w:themeColor="text1"/>
        </w:rPr>
        <w:t>kpi</w:t>
      </w:r>
      <w:r w:rsidRPr="007E1804">
        <w:rPr>
          <w:color w:val="000000" w:themeColor="text1"/>
          <w:cs/>
        </w:rPr>
        <w:t>-</w:t>
      </w:r>
      <w:r w:rsidRPr="007E1804">
        <w:rPr>
          <w:color w:val="000000" w:themeColor="text1"/>
        </w:rPr>
        <w:t>support</w:t>
      </w:r>
      <w:r w:rsidRPr="007E1804">
        <w:rPr>
          <w:color w:val="000000" w:themeColor="text1"/>
          <w:cs/>
        </w:rPr>
        <w:t>.</w:t>
      </w:r>
      <w:r w:rsidRPr="007E1804">
        <w:rPr>
          <w:color w:val="000000" w:themeColor="text1"/>
        </w:rPr>
        <w:t xml:space="preserve">doc </w:t>
      </w:r>
      <w:r w:rsidRPr="007E1804">
        <w:rPr>
          <w:color w:val="000000" w:themeColor="text1"/>
          <w:cs/>
        </w:rPr>
        <w:t>(วันที่สืบค้น</w:t>
      </w:r>
      <w:r>
        <w:rPr>
          <w:rFonts w:hint="cs"/>
          <w:color w:val="000000" w:themeColor="text1"/>
          <w:cs/>
        </w:rPr>
        <w:t xml:space="preserve"> </w:t>
      </w:r>
      <w:r w:rsidRPr="007E1804">
        <w:rPr>
          <w:color w:val="000000" w:themeColor="text1"/>
          <w:cs/>
        </w:rPr>
        <w:t>:  5 มกราคม 2561)</w:t>
      </w:r>
    </w:p>
    <w:p w:rsidR="00724FBF" w:rsidRPr="007E1804" w:rsidRDefault="00724FBF" w:rsidP="00724FBF">
      <w:pPr>
        <w:ind w:left="426" w:hanging="426"/>
        <w:rPr>
          <w:color w:val="000000" w:themeColor="text1"/>
        </w:rPr>
      </w:pPr>
      <w:r w:rsidRPr="007E1804">
        <w:rPr>
          <w:color w:val="000000" w:themeColor="text1"/>
          <w:cs/>
        </w:rPr>
        <w:t>[</w:t>
      </w:r>
      <w:r w:rsidRPr="007E1804">
        <w:rPr>
          <w:color w:val="000000" w:themeColor="text1"/>
        </w:rPr>
        <w:t>9</w:t>
      </w:r>
      <w:r w:rsidRPr="007E1804">
        <w:rPr>
          <w:color w:val="000000" w:themeColor="text1"/>
          <w:cs/>
        </w:rPr>
        <w:t xml:space="preserve">] </w:t>
      </w:r>
      <w:r w:rsidRPr="007E1804">
        <w:rPr>
          <w:color w:val="000000" w:themeColor="text1"/>
          <w:cs/>
        </w:rPr>
        <w:tab/>
        <w:t xml:space="preserve">เครื่องมือที่ใช้ในการออกแบบ </w:t>
      </w:r>
      <w:r w:rsidRPr="007E1804">
        <w:rPr>
          <w:color w:val="000000" w:themeColor="text1"/>
        </w:rPr>
        <w:t>UML</w:t>
      </w:r>
      <w:r w:rsidRPr="007E1804">
        <w:rPr>
          <w:color w:val="000000" w:themeColor="text1"/>
          <w:cs/>
        </w:rPr>
        <w:t xml:space="preserve"> [ออนไลน์]. เข้าถึงได้จาก</w:t>
      </w:r>
    </w:p>
    <w:p w:rsidR="00724FBF" w:rsidRPr="007E1804" w:rsidRDefault="00724FBF" w:rsidP="00724FBF">
      <w:pPr>
        <w:ind w:left="426" w:firstLine="24"/>
        <w:rPr>
          <w:color w:val="000000" w:themeColor="text1"/>
        </w:rPr>
      </w:pPr>
      <w:r w:rsidRPr="007E1804">
        <w:rPr>
          <w:color w:val="000000" w:themeColor="text1"/>
        </w:rPr>
        <w:t>https</w:t>
      </w:r>
      <w:r w:rsidRPr="007E1804">
        <w:rPr>
          <w:color w:val="000000" w:themeColor="text1"/>
          <w:cs/>
        </w:rPr>
        <w:t>://</w:t>
      </w:r>
      <w:r w:rsidRPr="007E1804">
        <w:rPr>
          <w:color w:val="000000" w:themeColor="text1"/>
        </w:rPr>
        <w:t>www</w:t>
      </w:r>
      <w:r w:rsidRPr="007E1804">
        <w:rPr>
          <w:color w:val="000000" w:themeColor="text1"/>
          <w:cs/>
        </w:rPr>
        <w:t>.</w:t>
      </w:r>
      <w:r w:rsidRPr="007E1804">
        <w:rPr>
          <w:color w:val="000000" w:themeColor="text1"/>
        </w:rPr>
        <w:t>gotoknow</w:t>
      </w:r>
      <w:r w:rsidRPr="007E1804">
        <w:rPr>
          <w:color w:val="000000" w:themeColor="text1"/>
          <w:cs/>
        </w:rPr>
        <w:t>.</w:t>
      </w:r>
      <w:r w:rsidRPr="007E1804">
        <w:rPr>
          <w:color w:val="000000" w:themeColor="text1"/>
        </w:rPr>
        <w:t>org</w:t>
      </w:r>
      <w:r w:rsidRPr="007E1804">
        <w:rPr>
          <w:color w:val="000000" w:themeColor="text1"/>
          <w:cs/>
        </w:rPr>
        <w:t>/</w:t>
      </w:r>
      <w:r w:rsidRPr="007E1804">
        <w:rPr>
          <w:color w:val="000000" w:themeColor="text1"/>
        </w:rPr>
        <w:t>posts</w:t>
      </w:r>
      <w:r w:rsidRPr="007E1804">
        <w:rPr>
          <w:color w:val="000000" w:themeColor="text1"/>
          <w:cs/>
        </w:rPr>
        <w:t>/</w:t>
      </w:r>
      <w:r w:rsidRPr="007E1804">
        <w:rPr>
          <w:color w:val="000000" w:themeColor="text1"/>
        </w:rPr>
        <w:t xml:space="preserve">14548 </w:t>
      </w:r>
      <w:r w:rsidRPr="007E1804">
        <w:rPr>
          <w:color w:val="000000" w:themeColor="text1"/>
          <w:cs/>
        </w:rPr>
        <w:t xml:space="preserve">(วันที่สืบค้น : </w:t>
      </w:r>
      <w:r w:rsidRPr="007E1804">
        <w:rPr>
          <w:color w:val="000000" w:themeColor="text1"/>
        </w:rPr>
        <w:t xml:space="preserve">18 </w:t>
      </w:r>
      <w:r w:rsidRPr="007E1804">
        <w:rPr>
          <w:color w:val="000000" w:themeColor="text1"/>
          <w:cs/>
        </w:rPr>
        <w:t xml:space="preserve">มกราคม </w:t>
      </w:r>
      <w:r w:rsidRPr="007E1804">
        <w:rPr>
          <w:color w:val="000000" w:themeColor="text1"/>
        </w:rPr>
        <w:t>2561</w:t>
      </w:r>
      <w:r w:rsidRPr="007E1804">
        <w:rPr>
          <w:color w:val="000000" w:themeColor="text1"/>
          <w:cs/>
        </w:rPr>
        <w:t>)</w:t>
      </w:r>
    </w:p>
    <w:p w:rsidR="00724FBF" w:rsidRDefault="00724FBF" w:rsidP="00724FBF">
      <w:pPr>
        <w:rPr>
          <w:color w:val="000000" w:themeColor="text1"/>
        </w:rPr>
      </w:pPr>
    </w:p>
    <w:p w:rsidR="009923BB" w:rsidRDefault="009923BB" w:rsidP="00724FBF">
      <w:pPr>
        <w:rPr>
          <w:color w:val="000000" w:themeColor="text1"/>
        </w:rPr>
      </w:pPr>
    </w:p>
    <w:p w:rsidR="009923BB" w:rsidRDefault="009923BB" w:rsidP="00724FBF">
      <w:pPr>
        <w:rPr>
          <w:color w:val="000000" w:themeColor="text1"/>
        </w:rPr>
      </w:pPr>
    </w:p>
    <w:p w:rsidR="009923BB" w:rsidRPr="007E1804" w:rsidRDefault="009923BB" w:rsidP="00724FBF">
      <w:pPr>
        <w:rPr>
          <w:color w:val="000000" w:themeColor="text1"/>
        </w:rPr>
      </w:pPr>
    </w:p>
    <w:p w:rsidR="00127550" w:rsidRPr="00963C58" w:rsidRDefault="00127550" w:rsidP="00963C58">
      <w:pPr>
        <w:jc w:val="center"/>
        <w:rPr>
          <w:b/>
          <w:bCs/>
          <w:sz w:val="40"/>
          <w:szCs w:val="40"/>
        </w:rPr>
      </w:pPr>
      <w:bookmarkStart w:id="184" w:name="_Toc514752977"/>
      <w:r w:rsidRPr="007E1804">
        <w:rPr>
          <w:noProof/>
        </w:rPr>
        <mc:AlternateContent>
          <mc:Choice Requires="wps">
            <w:drawing>
              <wp:anchor distT="0" distB="0" distL="114300" distR="114300" simplePos="0" relativeHeight="251835392" behindDoc="0" locked="0" layoutInCell="1" allowOverlap="1" wp14:anchorId="6939F1F7" wp14:editId="6F046E03">
                <wp:simplePos x="0" y="0"/>
                <wp:positionH relativeFrom="column">
                  <wp:posOffset>4939862</wp:posOffset>
                </wp:positionH>
                <wp:positionV relativeFrom="paragraph">
                  <wp:posOffset>-668611</wp:posOffset>
                </wp:positionV>
                <wp:extent cx="599090" cy="262759"/>
                <wp:effectExtent l="0" t="0" r="10795" b="23495"/>
                <wp:wrapNone/>
                <wp:docPr id="53" name="Rectangle 53"/>
                <wp:cNvGraphicFramePr/>
                <a:graphic xmlns:a="http://schemas.openxmlformats.org/drawingml/2006/main">
                  <a:graphicData uri="http://schemas.microsoft.com/office/word/2010/wordprocessingShape">
                    <wps:wsp>
                      <wps:cNvSpPr/>
                      <wps:spPr>
                        <a:xfrm>
                          <a:off x="0" y="0"/>
                          <a:ext cx="599090" cy="2627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D4FBB" id="Rectangle 53" o:spid="_x0000_s1026" style="position:absolute;margin-left:388.95pt;margin-top:-52.65pt;width:47.15pt;height:20.7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" fillcolor="white [3212]" strokecolor="white [3212]" strokeweight="1pt"/>
            </w:pict>
          </mc:Fallback>
        </mc:AlternateContent>
      </w:r>
      <w:ins w:id="185" w:author="Pahommie" w:date="2014-11-25T18:19:00Z">
        <w:r w:rsidRPr="00963C58">
          <w:rPr>
            <w:b/>
            <w:bCs/>
            <w:sz w:val="40"/>
            <w:szCs w:val="40"/>
            <w:cs/>
          </w:rPr>
          <w:t>บรรณานุกรม</w:t>
        </w:r>
      </w:ins>
      <w:r w:rsidRPr="00963C58">
        <w:rPr>
          <w:b/>
          <w:bCs/>
          <w:sz w:val="40"/>
          <w:szCs w:val="40"/>
          <w:cs/>
        </w:rPr>
        <w:t xml:space="preserve"> </w:t>
      </w:r>
      <w:r w:rsidRPr="00963C58">
        <w:rPr>
          <w:b/>
          <w:bCs/>
          <w:sz w:val="40"/>
          <w:szCs w:val="40"/>
        </w:rPr>
        <w:t>(</w:t>
      </w:r>
      <w:r w:rsidRPr="00963C58">
        <w:rPr>
          <w:b/>
          <w:bCs/>
          <w:sz w:val="40"/>
          <w:szCs w:val="40"/>
          <w:cs/>
        </w:rPr>
        <w:t>ต่อ</w:t>
      </w:r>
      <w:r w:rsidRPr="00963C58">
        <w:rPr>
          <w:b/>
          <w:bCs/>
          <w:sz w:val="40"/>
          <w:szCs w:val="40"/>
        </w:rPr>
        <w:t>)</w:t>
      </w:r>
      <w:bookmarkEnd w:id="184"/>
      <w:r w:rsidR="004D5A1D" w:rsidRPr="004D5A1D">
        <w:rPr>
          <w:noProof/>
          <w:color w:val="000000" w:themeColor="text1"/>
        </w:rPr>
        <w:t xml:space="preserve"> </w:t>
      </w:r>
    </w:p>
    <w:p w:rsidR="00A35A08" w:rsidRDefault="00A35A08" w:rsidP="00127550">
      <w:pPr>
        <w:rPr>
          <w:b/>
          <w:bCs/>
          <w:color w:val="000000" w:themeColor="text1"/>
          <w:shd w:val="clear" w:color="auto" w:fill="FFFFFF"/>
        </w:rPr>
      </w:pPr>
    </w:p>
    <w:p w:rsidR="00DD5063" w:rsidRPr="007E1804" w:rsidRDefault="00DD5063" w:rsidP="00DD5063">
      <w:pPr>
        <w:ind w:left="540" w:hanging="540"/>
        <w:rPr>
          <w:color w:val="000000" w:themeColor="text1"/>
        </w:rPr>
      </w:pPr>
      <w:r w:rsidRPr="007E1804">
        <w:rPr>
          <w:color w:val="000000" w:themeColor="text1"/>
          <w:cs/>
        </w:rPr>
        <w:t>[</w:t>
      </w:r>
      <w:r>
        <w:rPr>
          <w:rFonts w:hint="cs"/>
          <w:color w:val="000000" w:themeColor="text1"/>
          <w:cs/>
        </w:rPr>
        <w:t>10</w:t>
      </w:r>
      <w:r w:rsidRPr="007E1804">
        <w:rPr>
          <w:color w:val="000000" w:themeColor="text1"/>
          <w:cs/>
        </w:rPr>
        <w:t>]   ทำความรู้จักกับ “</w:t>
      </w:r>
      <w:r w:rsidRPr="007E1804">
        <w:rPr>
          <w:color w:val="000000" w:themeColor="text1"/>
        </w:rPr>
        <w:t>Agile and scrum</w:t>
      </w:r>
      <w:r w:rsidRPr="007E1804">
        <w:rPr>
          <w:color w:val="000000" w:themeColor="text1"/>
          <w:cs/>
        </w:rPr>
        <w:t xml:space="preserve">” แนวคิดการทำงานของบริษัทยุคใหม่ [ออนไลน์]. เข้าถึงได้จาก </w:t>
      </w:r>
      <w:r w:rsidRPr="007E1804">
        <w:rPr>
          <w:color w:val="000000" w:themeColor="text1"/>
        </w:rPr>
        <w:t>https</w:t>
      </w:r>
      <w:r w:rsidRPr="007E1804">
        <w:rPr>
          <w:color w:val="000000" w:themeColor="text1"/>
          <w:cs/>
        </w:rPr>
        <w:t>://</w:t>
      </w:r>
      <w:r w:rsidRPr="007E1804">
        <w:rPr>
          <w:color w:val="000000" w:themeColor="text1"/>
        </w:rPr>
        <w:t>brandinside</w:t>
      </w:r>
      <w:r w:rsidRPr="007E1804">
        <w:rPr>
          <w:color w:val="000000" w:themeColor="text1"/>
          <w:cs/>
        </w:rPr>
        <w:t>.</w:t>
      </w:r>
      <w:r w:rsidRPr="007E1804">
        <w:rPr>
          <w:color w:val="000000" w:themeColor="text1"/>
        </w:rPr>
        <w:t>asia</w:t>
      </w:r>
      <w:r w:rsidRPr="007E1804">
        <w:rPr>
          <w:color w:val="000000" w:themeColor="text1"/>
          <w:cs/>
        </w:rPr>
        <w:t>/</w:t>
      </w:r>
      <w:r w:rsidRPr="007E1804">
        <w:rPr>
          <w:color w:val="000000" w:themeColor="text1"/>
        </w:rPr>
        <w:t>agile</w:t>
      </w:r>
      <w:r w:rsidRPr="007E1804">
        <w:rPr>
          <w:color w:val="000000" w:themeColor="text1"/>
          <w:cs/>
        </w:rPr>
        <w:t>-</w:t>
      </w:r>
      <w:r w:rsidRPr="007E1804">
        <w:rPr>
          <w:color w:val="000000" w:themeColor="text1"/>
        </w:rPr>
        <w:t>and</w:t>
      </w:r>
      <w:r w:rsidRPr="007E1804">
        <w:rPr>
          <w:color w:val="000000" w:themeColor="text1"/>
          <w:cs/>
        </w:rPr>
        <w:t>-</w:t>
      </w:r>
      <w:r w:rsidRPr="007E1804">
        <w:rPr>
          <w:color w:val="000000" w:themeColor="text1"/>
        </w:rPr>
        <w:t>scrum</w:t>
      </w:r>
      <w:r w:rsidRPr="007E1804">
        <w:rPr>
          <w:color w:val="000000" w:themeColor="text1"/>
          <w:cs/>
        </w:rPr>
        <w:t>-</w:t>
      </w:r>
      <w:r w:rsidRPr="007E1804">
        <w:rPr>
          <w:color w:val="000000" w:themeColor="text1"/>
        </w:rPr>
        <w:t>for</w:t>
      </w:r>
      <w:r w:rsidRPr="007E1804">
        <w:rPr>
          <w:color w:val="000000" w:themeColor="text1"/>
          <w:cs/>
        </w:rPr>
        <w:t>-</w:t>
      </w:r>
      <w:r w:rsidRPr="007E1804">
        <w:rPr>
          <w:color w:val="000000" w:themeColor="text1"/>
        </w:rPr>
        <w:t>new</w:t>
      </w:r>
      <w:r w:rsidRPr="007E1804">
        <w:rPr>
          <w:color w:val="000000" w:themeColor="text1"/>
          <w:cs/>
        </w:rPr>
        <w:t>-</w:t>
      </w:r>
      <w:r w:rsidRPr="007E1804">
        <w:rPr>
          <w:color w:val="000000" w:themeColor="text1"/>
        </w:rPr>
        <w:t>business</w:t>
      </w:r>
      <w:r w:rsidRPr="007E1804">
        <w:rPr>
          <w:color w:val="000000" w:themeColor="text1"/>
          <w:cs/>
        </w:rPr>
        <w:t xml:space="preserve">/ (วันที่สืบค้น : </w:t>
      </w:r>
      <w:r w:rsidRPr="007E1804">
        <w:rPr>
          <w:color w:val="000000" w:themeColor="text1"/>
        </w:rPr>
        <w:t xml:space="preserve">18 </w:t>
      </w:r>
      <w:r w:rsidRPr="007E1804">
        <w:rPr>
          <w:color w:val="000000" w:themeColor="text1"/>
          <w:cs/>
        </w:rPr>
        <w:t xml:space="preserve">มกราคม </w:t>
      </w:r>
      <w:r w:rsidRPr="007E1804">
        <w:rPr>
          <w:color w:val="000000" w:themeColor="text1"/>
        </w:rPr>
        <w:t>2561</w:t>
      </w:r>
      <w:r w:rsidRPr="007E1804">
        <w:rPr>
          <w:color w:val="000000" w:themeColor="text1"/>
          <w:cs/>
        </w:rPr>
        <w:t>)</w:t>
      </w:r>
    </w:p>
    <w:p w:rsidR="00DD5063" w:rsidRPr="007E1804" w:rsidRDefault="00DD5063" w:rsidP="00DD5063">
      <w:pPr>
        <w:ind w:left="426" w:hanging="426"/>
        <w:rPr>
          <w:color w:val="000000" w:themeColor="text1"/>
        </w:rPr>
      </w:pPr>
      <w:r w:rsidRPr="007E1804">
        <w:rPr>
          <w:color w:val="000000" w:themeColor="text1"/>
          <w:cs/>
        </w:rPr>
        <w:t xml:space="preserve"> [</w:t>
      </w:r>
      <w:r>
        <w:rPr>
          <w:rFonts w:hint="cs"/>
          <w:color w:val="000000" w:themeColor="text1"/>
          <w:cs/>
        </w:rPr>
        <w:t>11</w:t>
      </w:r>
      <w:r w:rsidRPr="007E1804">
        <w:rPr>
          <w:color w:val="000000" w:themeColor="text1"/>
          <w:cs/>
        </w:rPr>
        <w:t>]  มหาวิทยาลัยบูรพา. ข้อบังคับมหาวิทยาลัยบูรพาว่าด้วยการประเมินผลการปฏิบัติงานของ</w:t>
      </w:r>
    </w:p>
    <w:p w:rsidR="00DD5063" w:rsidRDefault="00DD5063" w:rsidP="00DD5063">
      <w:pPr>
        <w:rPr>
          <w:color w:val="000000" w:themeColor="text1"/>
        </w:rPr>
      </w:pPr>
      <w:r>
        <w:rPr>
          <w:rFonts w:hint="cs"/>
          <w:color w:val="000000" w:themeColor="text1"/>
          <w:cs/>
        </w:rPr>
        <w:t xml:space="preserve">        </w:t>
      </w:r>
      <w:r w:rsidRPr="007E1804">
        <w:rPr>
          <w:color w:val="000000" w:themeColor="text1"/>
          <w:cs/>
        </w:rPr>
        <w:t xml:space="preserve">พนักงานมหาวิทยาลัยและผู้ปฏิบัติงานในมหาวิทยาลัย พ.ศ. </w:t>
      </w:r>
      <w:r w:rsidRPr="007E1804">
        <w:rPr>
          <w:color w:val="000000" w:themeColor="text1"/>
          <w:rtl/>
          <w:cs/>
        </w:rPr>
        <w:t>2553. 2553</w:t>
      </w:r>
    </w:p>
    <w:p w:rsidR="00DD5063" w:rsidRPr="007E1804" w:rsidRDefault="00DD5063" w:rsidP="00DD5063">
      <w:pPr>
        <w:ind w:left="426" w:hanging="426"/>
        <w:rPr>
          <w:color w:val="000000" w:themeColor="text1"/>
        </w:rPr>
      </w:pPr>
      <w:r w:rsidRPr="007E1804">
        <w:rPr>
          <w:color w:val="000000" w:themeColor="text1"/>
          <w:cs/>
        </w:rPr>
        <w:t>[</w:t>
      </w:r>
      <w:r>
        <w:rPr>
          <w:rFonts w:hint="cs"/>
          <w:color w:val="000000" w:themeColor="text1"/>
          <w:cs/>
        </w:rPr>
        <w:t>12</w:t>
      </w:r>
      <w:r w:rsidRPr="007E1804">
        <w:rPr>
          <w:color w:val="000000" w:themeColor="text1"/>
          <w:cs/>
        </w:rPr>
        <w:t>]</w:t>
      </w:r>
      <w:r>
        <w:rPr>
          <w:rFonts w:hint="cs"/>
          <w:color w:val="000000" w:themeColor="text1"/>
          <w:cs/>
        </w:rPr>
        <w:t xml:space="preserve"> </w:t>
      </w:r>
      <w:r w:rsidRPr="007E1804">
        <w:rPr>
          <w:color w:val="000000" w:themeColor="text1"/>
          <w:cs/>
        </w:rPr>
        <w:t xml:space="preserve"> มหาวิทยาลัยบูรพา. ประกาศมหาวิทยาลัยบูรพาที่ 0558/2554 หลักเกณฑ์และวิธีประเมินผล</w:t>
      </w:r>
    </w:p>
    <w:p w:rsidR="00DD5063" w:rsidRPr="007E1804" w:rsidRDefault="00DD5063" w:rsidP="00DD5063">
      <w:pPr>
        <w:ind w:firstLine="426"/>
        <w:rPr>
          <w:color w:val="000000" w:themeColor="text1"/>
        </w:rPr>
      </w:pPr>
      <w:r>
        <w:rPr>
          <w:rFonts w:hint="cs"/>
          <w:color w:val="000000" w:themeColor="text1"/>
          <w:cs/>
        </w:rPr>
        <w:t xml:space="preserve"> </w:t>
      </w:r>
      <w:r w:rsidRPr="007E1804">
        <w:rPr>
          <w:color w:val="000000" w:themeColor="text1"/>
          <w:cs/>
        </w:rPr>
        <w:t>การปฏิบัติงานของพนักงานและลูกจ้าง มหาวิทยาลัยบูรพา พ.ศ. 2554. 2554</w:t>
      </w:r>
    </w:p>
    <w:p w:rsidR="00DD5063" w:rsidRPr="007E1804" w:rsidRDefault="00DD5063" w:rsidP="00DD5063">
      <w:pPr>
        <w:ind w:left="426" w:hanging="426"/>
        <w:jc w:val="both"/>
        <w:rPr>
          <w:color w:val="000000" w:themeColor="text1"/>
        </w:rPr>
      </w:pPr>
      <w:r w:rsidRPr="007E1804">
        <w:rPr>
          <w:color w:val="000000" w:themeColor="text1"/>
          <w:cs/>
        </w:rPr>
        <w:t>[1</w:t>
      </w:r>
      <w:r>
        <w:rPr>
          <w:rFonts w:hint="cs"/>
          <w:color w:val="000000" w:themeColor="text1"/>
          <w:cs/>
        </w:rPr>
        <w:t>3</w:t>
      </w:r>
      <w:r w:rsidRPr="007E1804">
        <w:rPr>
          <w:color w:val="000000" w:themeColor="text1"/>
          <w:cs/>
        </w:rPr>
        <w:t xml:space="preserve">] </w:t>
      </w:r>
      <w:r>
        <w:rPr>
          <w:rFonts w:hint="cs"/>
          <w:color w:val="000000" w:themeColor="text1"/>
          <w:cs/>
        </w:rPr>
        <w:t xml:space="preserve"> </w:t>
      </w:r>
      <w:r w:rsidRPr="007E1804">
        <w:rPr>
          <w:color w:val="000000" w:themeColor="text1"/>
          <w:cs/>
        </w:rPr>
        <w:t>มหาวิทยาลัยบูรพา. ภาคผนวก การคิดภาระงานสำหรับภาระงานพิเศษ (</w:t>
      </w:r>
      <w:r w:rsidRPr="007E1804">
        <w:rPr>
          <w:color w:val="000000" w:themeColor="text1"/>
        </w:rPr>
        <w:t xml:space="preserve">KPI </w:t>
      </w:r>
      <w:r w:rsidRPr="007E1804">
        <w:rPr>
          <w:color w:val="000000" w:themeColor="text1"/>
          <w:cs/>
        </w:rPr>
        <w:t xml:space="preserve">พิเศษ คิดเป็น </w:t>
      </w:r>
      <w:r w:rsidRPr="007E1804">
        <w:rPr>
          <w:color w:val="000000" w:themeColor="text1"/>
        </w:rPr>
        <w:t>15</w:t>
      </w:r>
      <w:r w:rsidRPr="007E1804">
        <w:rPr>
          <w:color w:val="000000" w:themeColor="text1"/>
          <w:cs/>
        </w:rPr>
        <w:t xml:space="preserve">% </w:t>
      </w:r>
    </w:p>
    <w:p w:rsidR="00DD5063" w:rsidRPr="007E1804" w:rsidRDefault="00DD5063" w:rsidP="00DD5063">
      <w:pPr>
        <w:ind w:firstLine="426"/>
        <w:jc w:val="both"/>
        <w:rPr>
          <w:color w:val="000000" w:themeColor="text1"/>
          <w:cs/>
        </w:rPr>
      </w:pPr>
      <w:r w:rsidRPr="007E1804">
        <w:rPr>
          <w:color w:val="000000" w:themeColor="text1"/>
          <w:cs/>
        </w:rPr>
        <w:t xml:space="preserve">จากทั้งหมด 70 %). </w:t>
      </w:r>
      <w:r w:rsidRPr="007E1804">
        <w:rPr>
          <w:color w:val="000000" w:themeColor="text1"/>
          <w:rtl/>
          <w:cs/>
        </w:rPr>
        <w:t>2553</w:t>
      </w:r>
      <w:r w:rsidRPr="007E1804">
        <w:rPr>
          <w:color w:val="000000" w:themeColor="text1"/>
          <w:cs/>
        </w:rPr>
        <w:t xml:space="preserve"> </w:t>
      </w:r>
    </w:p>
    <w:p w:rsidR="00DD5063" w:rsidRPr="007E1804" w:rsidRDefault="00DD5063" w:rsidP="00127550">
      <w:pPr>
        <w:rPr>
          <w:b/>
          <w:bCs/>
          <w:color w:val="000000" w:themeColor="text1"/>
          <w:shd w:val="clear" w:color="auto" w:fill="FFFFFF"/>
        </w:rPr>
      </w:pPr>
    </w:p>
    <w:p w:rsidR="004A59CA" w:rsidRPr="007E1804" w:rsidRDefault="004A59CA" w:rsidP="00EC175C">
      <w:pPr>
        <w:spacing w:before="0"/>
        <w:jc w:val="left"/>
        <w:rPr>
          <w:color w:val="000000" w:themeColor="text1"/>
          <w:cs/>
        </w:rPr>
        <w:sectPr w:rsidR="004A59CA" w:rsidRPr="007E1804" w:rsidSect="00461282">
          <w:pgSz w:w="11906" w:h="16838" w:code="9"/>
          <w:pgMar w:top="2160" w:right="1440" w:bottom="2160" w:left="2160" w:header="1008" w:footer="720" w:gutter="0"/>
          <w:cols w:space="708"/>
          <w:titlePg/>
          <w:docGrid w:linePitch="435"/>
        </w:sectPr>
      </w:pPr>
    </w:p>
    <w:p w:rsidR="00EC175C" w:rsidRDefault="0082498C" w:rsidP="00EC175C">
      <w:r w:rsidRPr="007E1804">
        <w:rPr>
          <w:noProof/>
        </w:rPr>
        <w:lastRenderedPageBreak/>
        <mc:AlternateContent>
          <mc:Choice Requires="wps">
            <w:drawing>
              <wp:anchor distT="0" distB="0" distL="114300" distR="114300" simplePos="0" relativeHeight="251907072" behindDoc="0" locked="0" layoutInCell="1" allowOverlap="1" wp14:anchorId="635A4CF8" wp14:editId="1A47A674">
                <wp:simplePos x="0" y="0"/>
                <wp:positionH relativeFrom="column">
                  <wp:posOffset>4456582</wp:posOffset>
                </wp:positionH>
                <wp:positionV relativeFrom="paragraph">
                  <wp:posOffset>-1285748</wp:posOffset>
                </wp:positionV>
                <wp:extent cx="581025" cy="542925"/>
                <wp:effectExtent l="0" t="0" r="9525" b="9525"/>
                <wp:wrapNone/>
                <wp:docPr id="136" name="Rectangle 136"/>
                <wp:cNvGraphicFramePr/>
                <a:graphic xmlns:a="http://schemas.openxmlformats.org/drawingml/2006/main">
                  <a:graphicData uri="http://schemas.microsoft.com/office/word/2010/wordprocessingShape">
                    <wps:wsp>
                      <wps:cNvSpPr/>
                      <wps:spPr>
                        <a:xfrm>
                          <a:off x="0" y="0"/>
                          <a:ext cx="581025"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38AA5" id="Rectangle 136" o:spid="_x0000_s1026" style="position:absolute;margin-left:350.9pt;margin-top:-101.25pt;width:45.75pt;height:42.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" fillcolor="white [3212]" stroked="f" strokeweight="1pt"/>
            </w:pict>
          </mc:Fallback>
        </mc:AlternateContent>
      </w:r>
      <w:r w:rsidRPr="007E1804">
        <w:rPr>
          <w:b/>
          <w:bCs/>
          <w:noProof/>
        </w:rPr>
        <mc:AlternateContent>
          <mc:Choice Requires="wps">
            <w:drawing>
              <wp:anchor distT="0" distB="0" distL="114300" distR="114300" simplePos="0" relativeHeight="251771904" behindDoc="0" locked="0" layoutInCell="1" allowOverlap="1" wp14:anchorId="04CDE379" wp14:editId="699C45B0">
                <wp:simplePos x="0" y="0"/>
                <wp:positionH relativeFrom="column">
                  <wp:posOffset>5329707</wp:posOffset>
                </wp:positionH>
                <wp:positionV relativeFrom="paragraph">
                  <wp:posOffset>-1366469</wp:posOffset>
                </wp:positionV>
                <wp:extent cx="4572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4572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EBBE8" id="Rectangle 7" o:spid="_x0000_s1026" style="position:absolute;margin-left:419.65pt;margin-top:-107.6pt;width:36pt;height:3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" fillcolor="white [3212]" stroked="f" strokeweight="1pt"/>
            </w:pict>
          </mc:Fallback>
        </mc:AlternateContent>
      </w:r>
      <w:r w:rsidR="004D5A1D">
        <w:rPr>
          <w:noProof/>
          <w:color w:val="000000" w:themeColor="text1"/>
        </w:rPr>
        <mc:AlternateContent>
          <mc:Choice Requires="wps">
            <w:drawing>
              <wp:anchor distT="0" distB="0" distL="114300" distR="114300" simplePos="0" relativeHeight="251902976" behindDoc="0" locked="0" layoutInCell="1" allowOverlap="1" wp14:anchorId="7C6D4296" wp14:editId="06A072C0">
                <wp:simplePos x="0" y="0"/>
                <wp:positionH relativeFrom="margin">
                  <wp:posOffset>5037762</wp:posOffset>
                </wp:positionH>
                <wp:positionV relativeFrom="paragraph">
                  <wp:posOffset>-1292817</wp:posOffset>
                </wp:positionV>
                <wp:extent cx="725214" cy="725214"/>
                <wp:effectExtent l="0" t="0" r="17780" b="17780"/>
                <wp:wrapNone/>
                <wp:docPr id="134" name="Rectangle 134"/>
                <wp:cNvGraphicFramePr/>
                <a:graphic xmlns:a="http://schemas.openxmlformats.org/drawingml/2006/main">
                  <a:graphicData uri="http://schemas.microsoft.com/office/word/2010/wordprocessingShape">
                    <wps:wsp>
                      <wps:cNvSpPr/>
                      <wps:spPr>
                        <a:xfrm>
                          <a:off x="0" y="0"/>
                          <a:ext cx="725214" cy="7252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A6D8E" id="Rectangle 134" o:spid="_x0000_s1026" style="position:absolute;margin-left:396.65pt;margin-top:-101.8pt;width:57.1pt;height:57.1pt;z-index:251902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" fillcolor="white [3212]" strokecolor="white [3212]" strokeweight="1pt">
                <w10:wrap anchorx="margin"/>
              </v:rect>
            </w:pict>
          </mc:Fallback>
        </mc:AlternateContent>
      </w:r>
    </w:p>
    <w:p w:rsidR="00EC175C" w:rsidRDefault="00EC175C" w:rsidP="00EC175C"/>
    <w:p w:rsidR="00EC175C" w:rsidRDefault="00EC175C" w:rsidP="00EC175C"/>
    <w:p w:rsidR="00EC175C" w:rsidRDefault="00EC175C" w:rsidP="00EC175C"/>
    <w:p w:rsidR="00EC175C" w:rsidRDefault="00EC175C" w:rsidP="00EC175C"/>
    <w:p w:rsidR="00EC175C" w:rsidRDefault="00EC175C" w:rsidP="00EC175C"/>
    <w:p w:rsidR="00EC175C" w:rsidRDefault="00EC175C" w:rsidP="00EC175C"/>
    <w:p w:rsidR="00EC175C" w:rsidRDefault="00EC175C" w:rsidP="00EC175C"/>
    <w:p w:rsidR="00EC175C" w:rsidRDefault="00EC175C" w:rsidP="00EC175C"/>
    <w:p w:rsidR="00EC175C" w:rsidRDefault="00EC175C" w:rsidP="00EC175C"/>
    <w:p w:rsidR="00434E50" w:rsidRPr="007E1804" w:rsidRDefault="00707251" w:rsidP="00EC175C">
      <w:pPr>
        <w:pStyle w:val="10"/>
        <w:numPr>
          <w:ilvl w:val="0"/>
          <w:numId w:val="0"/>
        </w:numPr>
      </w:pPr>
      <w:bookmarkStart w:id="186" w:name="_Toc515323222"/>
      <w:r w:rsidRPr="007E1804">
        <w:rPr>
          <w:noProof/>
        </w:rPr>
        <mc:AlternateContent>
          <mc:Choice Requires="wps">
            <w:drawing>
              <wp:anchor distT="0" distB="0" distL="114300" distR="114300" simplePos="0" relativeHeight="251832320" behindDoc="0" locked="0" layoutInCell="1" allowOverlap="1" wp14:anchorId="0A8BAB43" wp14:editId="2B35D6BF">
                <wp:simplePos x="0" y="0"/>
                <wp:positionH relativeFrom="column">
                  <wp:posOffset>4954270</wp:posOffset>
                </wp:positionH>
                <wp:positionV relativeFrom="paragraph">
                  <wp:posOffset>-4650105</wp:posOffset>
                </wp:positionV>
                <wp:extent cx="581025" cy="542925"/>
                <wp:effectExtent l="0" t="0" r="9525" b="9525"/>
                <wp:wrapNone/>
                <wp:docPr id="73" name="Rectangle 73"/>
                <wp:cNvGraphicFramePr/>
                <a:graphic xmlns:a="http://schemas.openxmlformats.org/drawingml/2006/main">
                  <a:graphicData uri="http://schemas.microsoft.com/office/word/2010/wordprocessingShape">
                    <wps:wsp>
                      <wps:cNvSpPr/>
                      <wps:spPr>
                        <a:xfrm>
                          <a:off x="0" y="0"/>
                          <a:ext cx="581025"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927A" id="Rectangle 73" o:spid="_x0000_s1026" style="position:absolute;margin-left:390.1pt;margin-top:-366.15pt;width:45.7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" fillcolor="white [3212]" stroked="f" strokeweight="1pt"/>
            </w:pict>
          </mc:Fallback>
        </mc:AlternateContent>
      </w:r>
      <w:bookmarkStart w:id="187" w:name="_Toc453928805"/>
      <w:r w:rsidR="00434E50" w:rsidRPr="007E1804">
        <w:rPr>
          <w:cs/>
        </w:rPr>
        <w:t>ภาคผนวก</w:t>
      </w:r>
      <w:bookmarkEnd w:id="186"/>
      <w:bookmarkEnd w:id="187"/>
    </w:p>
    <w:p w:rsidR="004D5A1D" w:rsidRDefault="00707251">
      <w:pPr>
        <w:spacing w:before="0" w:after="160"/>
        <w:jc w:val="left"/>
        <w:rPr>
          <w:color w:val="000000" w:themeColor="text1"/>
        </w:rPr>
      </w:pPr>
      <w:r>
        <w:rPr>
          <w:color w:val="000000" w:themeColor="text1"/>
        </w:rPr>
        <w:br w:type="page"/>
      </w:r>
    </w:p>
    <w:p w:rsidR="00434E50" w:rsidRPr="007E1804" w:rsidRDefault="00434E50" w:rsidP="00434E50">
      <w:pPr>
        <w:rPr>
          <w:color w:val="000000" w:themeColor="text1"/>
          <w:cs/>
        </w:rPr>
        <w:sectPr w:rsidR="00434E50" w:rsidRPr="007E1804" w:rsidSect="003D55F4">
          <w:pgSz w:w="11909" w:h="16834" w:code="9"/>
          <w:pgMar w:top="2160" w:right="1440" w:bottom="1440" w:left="2160" w:header="1152" w:footer="0" w:gutter="0"/>
          <w:cols w:space="708"/>
          <w:docGrid w:linePitch="435"/>
        </w:sectPr>
      </w:pPr>
    </w:p>
    <w:p w:rsidR="00434E50" w:rsidRPr="007E1804" w:rsidRDefault="00434E50" w:rsidP="00434E50">
      <w:pPr>
        <w:pStyle w:val="10"/>
        <w:numPr>
          <w:ilvl w:val="0"/>
          <w:numId w:val="0"/>
        </w:numPr>
        <w:rPr>
          <w:rFonts w:eastAsia="TH Sarabun New"/>
          <w:color w:val="000000" w:themeColor="text1"/>
        </w:rPr>
      </w:pPr>
      <w:bookmarkStart w:id="188" w:name="_Toc453928807"/>
      <w:bookmarkStart w:id="189" w:name="_Toc515323224"/>
      <w:r w:rsidRPr="007E1804">
        <w:rPr>
          <w:noProof/>
          <w:color w:val="000000" w:themeColor="text1"/>
        </w:rPr>
        <w:lastRenderedPageBreak/>
        <mc:AlternateContent>
          <mc:Choice Requires="wps">
            <w:drawing>
              <wp:anchor distT="0" distB="0" distL="114300" distR="114300" simplePos="0" relativeHeight="251833344" behindDoc="0" locked="0" layoutInCell="1" allowOverlap="1" wp14:anchorId="4B7C3A13" wp14:editId="77CCB8D3">
                <wp:simplePos x="0" y="0"/>
                <wp:positionH relativeFrom="column">
                  <wp:posOffset>4993419</wp:posOffset>
                </wp:positionH>
                <wp:positionV relativeFrom="paragraph">
                  <wp:posOffset>-795131</wp:posOffset>
                </wp:positionV>
                <wp:extent cx="581025" cy="542925"/>
                <wp:effectExtent l="0" t="0" r="9525" b="9525"/>
                <wp:wrapNone/>
                <wp:docPr id="74" name="Rectangle 74"/>
                <wp:cNvGraphicFramePr/>
                <a:graphic xmlns:a="http://schemas.openxmlformats.org/drawingml/2006/main">
                  <a:graphicData uri="http://schemas.microsoft.com/office/word/2010/wordprocessingShape">
                    <wps:wsp>
                      <wps:cNvSpPr/>
                      <wps:spPr>
                        <a:xfrm>
                          <a:off x="0" y="0"/>
                          <a:ext cx="581025"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4821E" id="Rectangle 74" o:spid="_x0000_s1026" style="position:absolute;margin-left:393.2pt;margin-top:-62.6pt;width:45.75pt;height:42.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" fillcolor="white [3212]" stroked="f" strokeweight="1pt"/>
            </w:pict>
          </mc:Fallback>
        </mc:AlternateContent>
      </w:r>
      <w:r w:rsidRPr="007E1804">
        <w:rPr>
          <w:rFonts w:eastAsia="TH Sarabun New"/>
          <w:color w:val="000000" w:themeColor="text1"/>
          <w:cs/>
        </w:rPr>
        <w:t>ภาคผนวก ข</w:t>
      </w:r>
      <w:r w:rsidRPr="007E1804">
        <w:rPr>
          <w:rFonts w:eastAsia="TH Sarabun New"/>
          <w:color w:val="000000" w:themeColor="text1"/>
          <w:cs/>
        </w:rPr>
        <w:br/>
      </w:r>
      <w:r w:rsidRPr="007E1804">
        <w:rPr>
          <w:color w:val="000000" w:themeColor="text1"/>
          <w:cs/>
        </w:rPr>
        <w:t>ระเบียบ คำสั่ง ข้อบังคับ</w:t>
      </w:r>
      <w:bookmarkEnd w:id="188"/>
      <w:bookmarkEnd w:id="189"/>
    </w:p>
    <w:p w:rsidR="00434E50" w:rsidRPr="007E1804" w:rsidRDefault="00434E50" w:rsidP="00D50DD2">
      <w:pPr>
        <w:ind w:firstLine="720"/>
        <w:jc w:val="both"/>
        <w:rPr>
          <w:rFonts w:eastAsia="TH Sarabun New"/>
          <w:color w:val="000000" w:themeColor="text1"/>
        </w:rPr>
      </w:pPr>
      <w:r w:rsidRPr="007E1804">
        <w:rPr>
          <w:color w:val="000000" w:themeColor="text1"/>
          <w:cs/>
        </w:rPr>
        <w:t>จากการศึกษาการประเมินผลสัมฤทธิ์ของงานจึงต้องมีการศึกษาข้อบังคับและระเบียบต่าง ๆ ที่เกี่ยวข้องกับโครงงานในส่วนนี้จะกล่าวถึงระเบียบต่าง ๆ มีดังนี้</w:t>
      </w:r>
    </w:p>
    <w:p w:rsidR="00434E50" w:rsidRPr="007E1804" w:rsidRDefault="00434E50" w:rsidP="00434E50">
      <w:pPr>
        <w:pStyle w:val="a7"/>
        <w:numPr>
          <w:ilvl w:val="0"/>
          <w:numId w:val="626"/>
        </w:numPr>
        <w:tabs>
          <w:tab w:val="left" w:pos="360"/>
          <w:tab w:val="left" w:pos="1080"/>
        </w:tabs>
        <w:spacing w:before="0"/>
        <w:ind w:left="0" w:firstLine="720"/>
        <w:jc w:val="left"/>
        <w:rPr>
          <w:rFonts w:eastAsia="TH Sarabun New" w:cs="TH SarabunPSK"/>
          <w:color w:val="000000" w:themeColor="text1"/>
        </w:rPr>
      </w:pPr>
      <w:r w:rsidRPr="007E1804">
        <w:rPr>
          <w:rFonts w:cs="TH SarabunPSK"/>
          <w:color w:val="000000" w:themeColor="text1"/>
          <w:szCs w:val="32"/>
          <w:cs/>
        </w:rPr>
        <w:t>ข้อบังคับมหาวิทยาลัยบูรพาว่าด้วยการประเมินผลการปฏิบัติงานของพนักงานมหาวิทยาลัย</w:t>
      </w:r>
      <w:r w:rsidR="009923BB">
        <w:rPr>
          <w:rFonts w:cs="TH SarabunPSK" w:hint="cs"/>
          <w:color w:val="000000" w:themeColor="text1"/>
          <w:szCs w:val="32"/>
          <w:cs/>
        </w:rPr>
        <w:t xml:space="preserve"> </w:t>
      </w:r>
      <w:r w:rsidRPr="007E1804">
        <w:rPr>
          <w:rFonts w:cs="TH SarabunPSK"/>
          <w:color w:val="000000" w:themeColor="text1"/>
          <w:szCs w:val="32"/>
          <w:cs/>
        </w:rPr>
        <w:t>และผู้ปฏิบัติงานในมหาวิทยาลัย</w:t>
      </w:r>
    </w:p>
    <w:p w:rsidR="00434E50" w:rsidRPr="007E1804" w:rsidRDefault="00434E50" w:rsidP="00434E50">
      <w:pPr>
        <w:numPr>
          <w:ilvl w:val="2"/>
          <w:numId w:val="627"/>
        </w:numPr>
        <w:tabs>
          <w:tab w:val="left" w:pos="720"/>
          <w:tab w:val="left" w:pos="1530"/>
          <w:tab w:val="left" w:pos="2160"/>
        </w:tabs>
        <w:spacing w:before="0" w:after="0" w:line="240" w:lineRule="auto"/>
        <w:ind w:left="0" w:firstLine="1080"/>
        <w:rPr>
          <w:color w:val="000000" w:themeColor="text1"/>
        </w:rPr>
      </w:pPr>
      <w:r w:rsidRPr="007E1804">
        <w:rPr>
          <w:color w:val="000000" w:themeColor="text1"/>
          <w:cs/>
        </w:rPr>
        <w:t>การประเมินผลการปฏิบัติงานประจำปีของผู้ปฏิบัติงานในมหาวิทยาลัยมีวัตถุประสงค์ดังนี้</w:t>
      </w:r>
    </w:p>
    <w:p w:rsidR="00434E50" w:rsidRPr="007E1804" w:rsidRDefault="00434E50" w:rsidP="00434E50">
      <w:pPr>
        <w:numPr>
          <w:ilvl w:val="0"/>
          <w:numId w:val="678"/>
        </w:numPr>
        <w:tabs>
          <w:tab w:val="left" w:pos="720"/>
          <w:tab w:val="left" w:pos="1440"/>
          <w:tab w:val="left" w:pos="2160"/>
        </w:tabs>
        <w:spacing w:before="0" w:after="0" w:line="240" w:lineRule="auto"/>
        <w:rPr>
          <w:color w:val="000000" w:themeColor="text1"/>
        </w:rPr>
      </w:pPr>
      <w:r w:rsidRPr="007E1804">
        <w:rPr>
          <w:color w:val="000000" w:themeColor="text1"/>
          <w:cs/>
        </w:rPr>
        <w:t>เพื่อประกอบการพิจารณาสิทธิการรับเงินเพิ่มพิเศษ เงินรางวัล หรือเงิน</w:t>
      </w:r>
    </w:p>
    <w:p w:rsidR="00434E50" w:rsidRPr="007E1804" w:rsidRDefault="00434E50" w:rsidP="00434E50">
      <w:pPr>
        <w:numPr>
          <w:ilvl w:val="0"/>
          <w:numId w:val="678"/>
        </w:numPr>
        <w:tabs>
          <w:tab w:val="left" w:pos="720"/>
          <w:tab w:val="left" w:pos="1276"/>
          <w:tab w:val="left" w:pos="1440"/>
          <w:tab w:val="left" w:pos="1701"/>
        </w:tabs>
        <w:spacing w:before="0" w:after="0" w:line="240" w:lineRule="auto"/>
        <w:ind w:left="0" w:firstLine="1418"/>
        <w:rPr>
          <w:color w:val="000000" w:themeColor="text1"/>
        </w:rPr>
      </w:pPr>
      <w:r w:rsidRPr="007E1804">
        <w:rPr>
          <w:color w:val="000000" w:themeColor="text1"/>
          <w:cs/>
        </w:rPr>
        <w:t xml:space="preserve"> เพื่อประกอบการพิจารณาการเลื่อนตำแหน่ง เปลี่ยนตำแหน่ง การย้าย และการปรับวุฒิ</w:t>
      </w:r>
    </w:p>
    <w:p w:rsidR="00434E50" w:rsidRPr="007E1804" w:rsidRDefault="00434E50" w:rsidP="00434E50">
      <w:pPr>
        <w:numPr>
          <w:ilvl w:val="0"/>
          <w:numId w:val="678"/>
        </w:numPr>
        <w:tabs>
          <w:tab w:val="left" w:pos="720"/>
          <w:tab w:val="left" w:pos="1440"/>
          <w:tab w:val="left" w:pos="2160"/>
        </w:tabs>
        <w:spacing w:before="0" w:after="0" w:line="240" w:lineRule="auto"/>
        <w:rPr>
          <w:color w:val="000000" w:themeColor="text1"/>
        </w:rPr>
      </w:pPr>
      <w:r w:rsidRPr="007E1804">
        <w:rPr>
          <w:color w:val="000000" w:themeColor="text1"/>
          <w:cs/>
        </w:rPr>
        <w:t>เพื่อประกอบการพิจารณาโทษการผิดวินัย</w:t>
      </w:r>
    </w:p>
    <w:p w:rsidR="00434E50" w:rsidRPr="007E1804" w:rsidRDefault="00434E50" w:rsidP="00434E50">
      <w:pPr>
        <w:pStyle w:val="a7"/>
        <w:numPr>
          <w:ilvl w:val="1"/>
          <w:numId w:val="626"/>
        </w:numPr>
        <w:spacing w:before="0"/>
        <w:rPr>
          <w:rFonts w:cs="TH SarabunPSK"/>
          <w:vanish/>
          <w:color w:val="000000" w:themeColor="text1"/>
          <w:szCs w:val="32"/>
          <w:cs/>
        </w:rPr>
      </w:pPr>
    </w:p>
    <w:p w:rsidR="00434E50" w:rsidRPr="007E1804" w:rsidRDefault="00434E50" w:rsidP="00434E50">
      <w:pPr>
        <w:pStyle w:val="a7"/>
        <w:numPr>
          <w:ilvl w:val="1"/>
          <w:numId w:val="626"/>
        </w:numPr>
        <w:tabs>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การประเมินผลการปฏิบัติงานประจำปีของผู้ปฏิบัติงานในมหาวิทยาลัยมีวัตถุประสงค์ดังนี้</w:t>
      </w:r>
    </w:p>
    <w:p w:rsidR="00434E50" w:rsidRPr="007E1804" w:rsidRDefault="00434E50" w:rsidP="00434E50">
      <w:pPr>
        <w:pStyle w:val="a7"/>
        <w:numPr>
          <w:ilvl w:val="2"/>
          <w:numId w:val="626"/>
        </w:numPr>
        <w:tabs>
          <w:tab w:val="left" w:pos="1800"/>
        </w:tabs>
        <w:spacing w:before="0"/>
        <w:ind w:firstLine="306"/>
        <w:rPr>
          <w:rFonts w:eastAsia="TH Sarabun New" w:cs="TH SarabunPSK"/>
          <w:color w:val="000000" w:themeColor="text1"/>
        </w:rPr>
      </w:pPr>
      <w:r w:rsidRPr="007E1804">
        <w:rPr>
          <w:rFonts w:cs="TH SarabunPSK"/>
          <w:color w:val="000000" w:themeColor="text1"/>
          <w:szCs w:val="32"/>
          <w:cs/>
        </w:rPr>
        <w:t>เพื่อพัฒนาการปฏิบัติงาน</w:t>
      </w:r>
    </w:p>
    <w:p w:rsidR="00434E50" w:rsidRPr="007E1804" w:rsidRDefault="00434E50" w:rsidP="00434E50">
      <w:pPr>
        <w:pStyle w:val="a7"/>
        <w:numPr>
          <w:ilvl w:val="2"/>
          <w:numId w:val="626"/>
        </w:numPr>
        <w:tabs>
          <w:tab w:val="left" w:pos="1800"/>
        </w:tabs>
        <w:spacing w:before="0"/>
        <w:ind w:firstLine="306"/>
        <w:rPr>
          <w:rFonts w:eastAsia="TH Sarabun New" w:cs="TH SarabunPSK"/>
          <w:color w:val="000000" w:themeColor="text1"/>
        </w:rPr>
      </w:pPr>
      <w:r w:rsidRPr="007E1804">
        <w:rPr>
          <w:rFonts w:cs="TH SarabunPSK"/>
          <w:color w:val="000000" w:themeColor="text1"/>
          <w:szCs w:val="32"/>
          <w:cs/>
        </w:rPr>
        <w:t>เพื่อประกอบการพิจารณาขึ้นเงินเดือน</w:t>
      </w:r>
    </w:p>
    <w:p w:rsidR="00434E50" w:rsidRPr="007E1804" w:rsidRDefault="00434E50" w:rsidP="00434E50">
      <w:pPr>
        <w:pStyle w:val="a7"/>
        <w:numPr>
          <w:ilvl w:val="2"/>
          <w:numId w:val="626"/>
        </w:numPr>
        <w:tabs>
          <w:tab w:val="left" w:pos="1800"/>
        </w:tabs>
        <w:spacing w:before="0"/>
        <w:ind w:left="0" w:firstLine="1530"/>
        <w:rPr>
          <w:rFonts w:eastAsia="TH Sarabun New" w:cs="TH SarabunPSK"/>
          <w:color w:val="000000" w:themeColor="text1"/>
        </w:rPr>
      </w:pPr>
      <w:r w:rsidRPr="007E1804">
        <w:rPr>
          <w:rFonts w:cs="TH SarabunPSK"/>
          <w:color w:val="000000" w:themeColor="text1"/>
          <w:szCs w:val="32"/>
          <w:cs/>
        </w:rPr>
        <w:t xml:space="preserve">เพื่อประกอบการพิจารณาสิทธิการรับเงินเพิ่มพิเศษ เงินรางวัล หรือเงินช่วยเหลืออื่น ๆ </w:t>
      </w:r>
    </w:p>
    <w:p w:rsidR="00434E50" w:rsidRPr="007E1804" w:rsidRDefault="00434E50" w:rsidP="00434E50">
      <w:pPr>
        <w:pStyle w:val="a7"/>
        <w:numPr>
          <w:ilvl w:val="2"/>
          <w:numId w:val="626"/>
        </w:numPr>
        <w:tabs>
          <w:tab w:val="left" w:pos="1800"/>
        </w:tabs>
        <w:spacing w:before="0"/>
        <w:ind w:firstLine="306"/>
        <w:rPr>
          <w:rFonts w:eastAsia="TH Sarabun New" w:cs="TH SarabunPSK"/>
          <w:color w:val="000000" w:themeColor="text1"/>
        </w:rPr>
      </w:pPr>
      <w:r w:rsidRPr="007E1804">
        <w:rPr>
          <w:rFonts w:cs="TH SarabunPSK"/>
          <w:color w:val="000000" w:themeColor="text1"/>
          <w:szCs w:val="32"/>
          <w:cs/>
        </w:rPr>
        <w:t>เพื่อประกอบการพิจารณาสิทธิการรับเงินเพิ่มพิเศษ เงินรางวัล หรือเงิน</w:t>
      </w:r>
    </w:p>
    <w:p w:rsidR="00434E50" w:rsidRPr="007E1804" w:rsidRDefault="00434E50" w:rsidP="00434E50">
      <w:pPr>
        <w:pStyle w:val="a7"/>
        <w:numPr>
          <w:ilvl w:val="2"/>
          <w:numId w:val="626"/>
        </w:numPr>
        <w:tabs>
          <w:tab w:val="left" w:pos="1170"/>
          <w:tab w:val="left" w:pos="1800"/>
        </w:tabs>
        <w:spacing w:before="0"/>
        <w:ind w:left="0" w:firstLine="1530"/>
        <w:rPr>
          <w:rFonts w:eastAsia="TH Sarabun New" w:cs="TH SarabunPSK"/>
          <w:color w:val="000000" w:themeColor="text1"/>
        </w:rPr>
      </w:pPr>
      <w:r w:rsidRPr="007E1804">
        <w:rPr>
          <w:rFonts w:cs="TH SarabunPSK"/>
          <w:color w:val="000000" w:themeColor="text1"/>
          <w:szCs w:val="32"/>
          <w:cs/>
        </w:rPr>
        <w:t xml:space="preserve"> เพื่อประกอบการพิจารณาการเลื่อนตำแหน่ง เปลี่ยนตำแหน่ง การย้าย และการปรับวุฒิ</w:t>
      </w:r>
    </w:p>
    <w:p w:rsidR="00434E50" w:rsidRPr="007E1804" w:rsidRDefault="00434E50" w:rsidP="00434E50">
      <w:pPr>
        <w:pStyle w:val="a7"/>
        <w:numPr>
          <w:ilvl w:val="2"/>
          <w:numId w:val="626"/>
        </w:numPr>
        <w:tabs>
          <w:tab w:val="left" w:pos="1800"/>
        </w:tabs>
        <w:spacing w:before="0"/>
        <w:ind w:firstLine="306"/>
        <w:rPr>
          <w:rFonts w:eastAsia="TH Sarabun New" w:cs="TH SarabunPSK"/>
          <w:color w:val="000000" w:themeColor="text1"/>
        </w:rPr>
      </w:pPr>
      <w:r w:rsidRPr="007E1804">
        <w:rPr>
          <w:rFonts w:cs="TH SarabunPSK"/>
          <w:color w:val="000000" w:themeColor="text1"/>
          <w:szCs w:val="32"/>
          <w:cs/>
        </w:rPr>
        <w:t>เพื่อประกอบการพิจารณาโทษการผิดวินัย</w:t>
      </w:r>
    </w:p>
    <w:p w:rsidR="00434E50" w:rsidRPr="007E1804" w:rsidRDefault="00434E50" w:rsidP="00434E50">
      <w:pPr>
        <w:pStyle w:val="a7"/>
        <w:numPr>
          <w:ilvl w:val="2"/>
          <w:numId w:val="626"/>
        </w:numPr>
        <w:tabs>
          <w:tab w:val="left" w:pos="1800"/>
        </w:tabs>
        <w:spacing w:before="0"/>
        <w:ind w:firstLine="306"/>
        <w:rPr>
          <w:rFonts w:eastAsia="TH Sarabun New" w:cs="TH SarabunPSK"/>
          <w:color w:val="000000" w:themeColor="text1"/>
        </w:rPr>
      </w:pPr>
      <w:r w:rsidRPr="007E1804">
        <w:rPr>
          <w:rFonts w:cs="TH SarabunPSK"/>
          <w:color w:val="000000" w:themeColor="text1"/>
          <w:szCs w:val="32"/>
          <w:cs/>
        </w:rPr>
        <w:t>เพื่อประกอบการพิจารณาต่อสัญญาจ้าง</w:t>
      </w:r>
      <w:r w:rsidR="009923BB">
        <w:rPr>
          <w:rFonts w:cs="TH SarabunPSK" w:hint="cs"/>
          <w:color w:val="000000" w:themeColor="text1"/>
          <w:szCs w:val="32"/>
          <w:cs/>
        </w:rPr>
        <w:t xml:space="preserve"> </w:t>
      </w:r>
      <w:r w:rsidRPr="007E1804">
        <w:rPr>
          <w:rFonts w:cs="TH SarabunPSK"/>
          <w:color w:val="000000" w:themeColor="text1"/>
          <w:szCs w:val="32"/>
          <w:cs/>
        </w:rPr>
        <w:t>หรือยุติการจ้าง</w:t>
      </w:r>
    </w:p>
    <w:p w:rsidR="00434E50" w:rsidRPr="007E1804" w:rsidRDefault="00434E50" w:rsidP="00434E50">
      <w:pPr>
        <w:pStyle w:val="a7"/>
        <w:numPr>
          <w:ilvl w:val="1"/>
          <w:numId w:val="626"/>
        </w:numPr>
        <w:tabs>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การประเมินผลการปฏิบัติงานของผู้ปฏิบัติงานในมหาวิทยาลัย ให้ประเมินทั้ง</w:t>
      </w:r>
      <w:r w:rsidR="009923BB">
        <w:rPr>
          <w:rFonts w:cs="TH SarabunPSK" w:hint="cs"/>
          <w:color w:val="000000" w:themeColor="text1"/>
          <w:szCs w:val="32"/>
          <w:cs/>
        </w:rPr>
        <w:t xml:space="preserve">                   </w:t>
      </w:r>
      <w:r w:rsidRPr="007E1804">
        <w:rPr>
          <w:rFonts w:cs="TH SarabunPSK"/>
          <w:color w:val="000000" w:themeColor="text1"/>
          <w:szCs w:val="32"/>
          <w:cs/>
        </w:rPr>
        <w:t>ด้านปริมาณ</w:t>
      </w:r>
      <w:r w:rsidR="009923BB">
        <w:rPr>
          <w:rFonts w:cs="TH SarabunPSK" w:hint="cs"/>
          <w:color w:val="000000" w:themeColor="text1"/>
          <w:szCs w:val="32"/>
          <w:cs/>
        </w:rPr>
        <w:t xml:space="preserve"> </w:t>
      </w:r>
      <w:r w:rsidRPr="007E1804">
        <w:rPr>
          <w:rFonts w:cs="TH SarabunPSK"/>
          <w:color w:val="000000" w:themeColor="text1"/>
          <w:szCs w:val="32"/>
          <w:cs/>
        </w:rPr>
        <w:t>และคุณภาพของงาน รวมทั้งคุณลักษณะส่วนบุคคลอื่น ๆ ที่จำเป็นสำหรับการปฏิบัติงาน</w:t>
      </w:r>
      <w:r w:rsidRPr="007E1804">
        <w:rPr>
          <w:rFonts w:cs="TH SarabunPSK"/>
          <w:color w:val="000000" w:themeColor="text1"/>
          <w:szCs w:val="32"/>
          <w:cs/>
        </w:rPr>
        <w:lastRenderedPageBreak/>
        <w:t>และอาจให้มีการประเมินจากแหล่งข้อมูลที่หลากหลาย เช่น จากผู้บริหาร ผู้ร่วมงาน ผู้บังคับบัญชาและผู้ใช้บริการ</w:t>
      </w:r>
    </w:p>
    <w:p w:rsidR="00434E50" w:rsidRPr="007E1804" w:rsidRDefault="00434E50" w:rsidP="00434E50">
      <w:pPr>
        <w:pStyle w:val="a7"/>
        <w:numPr>
          <w:ilvl w:val="1"/>
          <w:numId w:val="626"/>
        </w:numPr>
        <w:tabs>
          <w:tab w:val="left" w:pos="810"/>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การประเมินผลการปฏิบัติงานให้ดำเนินการตามหลักเกณฑ์</w:t>
      </w:r>
      <w:r w:rsidR="009923BB">
        <w:rPr>
          <w:rFonts w:cs="TH SarabunPSK" w:hint="cs"/>
          <w:color w:val="000000" w:themeColor="text1"/>
          <w:szCs w:val="32"/>
          <w:cs/>
        </w:rPr>
        <w:t xml:space="preserve"> </w:t>
      </w:r>
      <w:r w:rsidRPr="007E1804">
        <w:rPr>
          <w:rFonts w:cs="TH SarabunPSK"/>
          <w:color w:val="000000" w:themeColor="text1"/>
          <w:szCs w:val="32"/>
          <w:cs/>
        </w:rPr>
        <w:t>และวิธีการประเมินและแบบประเมินที่มหาวิทยาลัยประกาศกำหนด</w:t>
      </w:r>
    </w:p>
    <w:p w:rsidR="00434E50" w:rsidRPr="007E1804" w:rsidRDefault="00434E50" w:rsidP="00434E50">
      <w:pPr>
        <w:pStyle w:val="a7"/>
        <w:numPr>
          <w:ilvl w:val="1"/>
          <w:numId w:val="626"/>
        </w:numPr>
        <w:tabs>
          <w:tab w:val="left" w:pos="810"/>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การประเมินผลการปฏิบัติงานประจำปี ให้ครอบคลุมการประเมินตั้งแต่วันเริ่มต้นปีงบประมาณ หรือเริ่มต้นอายุสัญญาจ้าง</w:t>
      </w:r>
      <w:r w:rsidR="009923BB">
        <w:rPr>
          <w:rFonts w:cs="TH SarabunPSK" w:hint="cs"/>
          <w:color w:val="000000" w:themeColor="text1"/>
          <w:szCs w:val="32"/>
          <w:cs/>
        </w:rPr>
        <w:t xml:space="preserve"> </w:t>
      </w:r>
      <w:r w:rsidRPr="007E1804">
        <w:rPr>
          <w:rFonts w:cs="TH SarabunPSK"/>
          <w:color w:val="000000" w:themeColor="text1"/>
          <w:szCs w:val="32"/>
          <w:cs/>
        </w:rPr>
        <w:t>และต้องดำเนินการให้แล้วเสร็จก่อนครบอายุสัญญาจ้าง หรือก่อนวันที่ 1 กันยายนของทุกปี ซึ่งมหาวิทยาลัย หรือส่วนงานจะพิจารณาการปรับเงินเดือนประจำปี ณ วันที่ 1 ตุลาคมของทุกปี โดยจะต้องทำการประเมินผลไม่น้อยกว่าปีละ  ครั้ง</w:t>
      </w:r>
    </w:p>
    <w:p w:rsidR="00434E50" w:rsidRPr="007E1804" w:rsidRDefault="00434E50" w:rsidP="00434E50">
      <w:pPr>
        <w:pStyle w:val="a7"/>
        <w:numPr>
          <w:ilvl w:val="1"/>
          <w:numId w:val="626"/>
        </w:numPr>
        <w:tabs>
          <w:tab w:val="left" w:pos="810"/>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การประเมินผลการปฏิบัติงานเพื่อต่อสัญญาจ้าง ให้ครอบคลุมการประเมินตั้งแต่วันเริ่มอายุสัญญาจ้างในแต่ละปี และต้องดำเนินการให้เสร็จสิ้นภายใน 1 เดือน ก่อนครบอายุสัญญาจ้าง</w:t>
      </w:r>
    </w:p>
    <w:p w:rsidR="00434E50" w:rsidRPr="007E1804" w:rsidRDefault="00434E50" w:rsidP="00434E50">
      <w:pPr>
        <w:pStyle w:val="a7"/>
        <w:numPr>
          <w:ilvl w:val="1"/>
          <w:numId w:val="626"/>
        </w:numPr>
        <w:tabs>
          <w:tab w:val="left" w:pos="810"/>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พนักงานและลูกจ้างจะได้รับการพิจารณาประเมินผลการปฏิบัติงานประจำปีเพื่อขึ้นเงินเดือน จะต้องมีระยะเวลาปฏิบัติงาน 12 เดือน เว้นแต่เป็นกรณีจ้างใหม่ หรือลาศึกษา ฝึกอบรม ต้องมีระยะเวลาปฏิบัติงานไม่น้อยกว่า 8 เดือน การนับระยะเวลาปฏิบัติงานให้นับถึงวันที่ 30 กันยายนของทุกปี</w:t>
      </w:r>
    </w:p>
    <w:p w:rsidR="00434E50" w:rsidRPr="007E1804" w:rsidRDefault="00434E50" w:rsidP="00434E50">
      <w:pPr>
        <w:pStyle w:val="a7"/>
        <w:numPr>
          <w:ilvl w:val="1"/>
          <w:numId w:val="626"/>
        </w:numPr>
        <w:tabs>
          <w:tab w:val="left" w:pos="810"/>
          <w:tab w:val="left" w:pos="1530"/>
        </w:tabs>
        <w:spacing w:before="0"/>
        <w:ind w:left="0" w:firstLine="1080"/>
        <w:rPr>
          <w:rFonts w:eastAsia="TH Sarabun New" w:cs="TH SarabunPSK"/>
          <w:color w:val="000000" w:themeColor="text1"/>
        </w:rPr>
      </w:pPr>
      <w:r w:rsidRPr="007E1804">
        <w:rPr>
          <w:rFonts w:cs="TH SarabunPSK"/>
          <w:color w:val="000000" w:themeColor="text1"/>
          <w:szCs w:val="32"/>
          <w:cs/>
        </w:rPr>
        <w:t>เมื่อผลการประเมินการปฏิบัติงานผ่านความเห็นชอบจากหัวหน้าส่วนงานแล้วให้ส่วนงานแจ้งผลการประเมินให้ผู้ปฏิบัติงานในมหาวิทยาลัยทราบ</w:t>
      </w:r>
    </w:p>
    <w:p w:rsidR="00434E50" w:rsidRPr="007E1804" w:rsidRDefault="00434E50" w:rsidP="00434E50">
      <w:pPr>
        <w:pStyle w:val="a7"/>
        <w:numPr>
          <w:ilvl w:val="0"/>
          <w:numId w:val="626"/>
        </w:numPr>
        <w:tabs>
          <w:tab w:val="left" w:pos="360"/>
          <w:tab w:val="left" w:pos="1080"/>
        </w:tabs>
        <w:spacing w:before="0"/>
        <w:ind w:left="0" w:firstLine="720"/>
        <w:rPr>
          <w:rFonts w:eastAsia="TH Sarabun New" w:cs="TH SarabunPSK"/>
          <w:color w:val="000000" w:themeColor="text1"/>
        </w:rPr>
      </w:pPr>
      <w:r w:rsidRPr="007E1804">
        <w:rPr>
          <w:rFonts w:cs="TH SarabunPSK"/>
          <w:color w:val="000000" w:themeColor="text1"/>
          <w:szCs w:val="32"/>
          <w:cs/>
        </w:rPr>
        <w:t>ข้อบังคับมหาวิทยาลัยบูรพาว่าด้วยหลักเกณฑ์</w:t>
      </w:r>
      <w:r w:rsidR="009923BB">
        <w:rPr>
          <w:rFonts w:cs="TH SarabunPSK" w:hint="cs"/>
          <w:color w:val="000000" w:themeColor="text1"/>
          <w:szCs w:val="32"/>
          <w:cs/>
        </w:rPr>
        <w:t xml:space="preserve"> </w:t>
      </w:r>
      <w:r w:rsidRPr="007E1804">
        <w:rPr>
          <w:rFonts w:cs="TH SarabunPSK"/>
          <w:color w:val="000000" w:themeColor="text1"/>
          <w:szCs w:val="32"/>
          <w:cs/>
        </w:rPr>
        <w:t>และวิธีประเมินผลการปฏิบัติงานของข้าราชการพลเรือนในสถาบันอุดมศึกษา มหาวิทยาลัยบูรพา</w:t>
      </w:r>
    </w:p>
    <w:p w:rsidR="00434E50" w:rsidRPr="007E1804" w:rsidRDefault="00434E50" w:rsidP="00434E50">
      <w:pPr>
        <w:pStyle w:val="a7"/>
        <w:numPr>
          <w:ilvl w:val="1"/>
          <w:numId w:val="626"/>
        </w:numPr>
        <w:tabs>
          <w:tab w:val="left" w:pos="1530"/>
        </w:tabs>
        <w:spacing w:before="0"/>
        <w:ind w:firstLine="288"/>
        <w:rPr>
          <w:rFonts w:eastAsia="TH Sarabun New" w:cs="TH SarabunPSK"/>
          <w:color w:val="000000" w:themeColor="text1"/>
        </w:rPr>
      </w:pPr>
      <w:r w:rsidRPr="007E1804">
        <w:rPr>
          <w:rFonts w:cs="TH SarabunPSK"/>
          <w:color w:val="000000" w:themeColor="text1"/>
          <w:szCs w:val="32"/>
          <w:cs/>
        </w:rPr>
        <w:t>หลักเกณฑ์การประเมินผลการปฏิบัติงานของข้าราชการ มีดังนี้</w:t>
      </w:r>
    </w:p>
    <w:p w:rsidR="00434E50" w:rsidRPr="007E1804" w:rsidRDefault="00434E50" w:rsidP="00434E50">
      <w:pPr>
        <w:pStyle w:val="a7"/>
        <w:numPr>
          <w:ilvl w:val="2"/>
          <w:numId w:val="626"/>
        </w:numPr>
        <w:tabs>
          <w:tab w:val="left" w:pos="1890"/>
        </w:tabs>
        <w:spacing w:before="0"/>
        <w:ind w:firstLine="306"/>
        <w:rPr>
          <w:rFonts w:eastAsia="TH Sarabun New" w:cs="TH SarabunPSK"/>
          <w:color w:val="000000" w:themeColor="text1"/>
        </w:rPr>
      </w:pPr>
      <w:r w:rsidRPr="007E1804">
        <w:rPr>
          <w:rFonts w:cs="TH SarabunPSK"/>
          <w:color w:val="000000" w:themeColor="text1"/>
          <w:szCs w:val="32"/>
          <w:cs/>
        </w:rPr>
        <w:t>ผู้ประเมินผลการปฏิบัติงาน ได้แก่</w:t>
      </w:r>
    </w:p>
    <w:p w:rsidR="00434E50" w:rsidRPr="007E1804" w:rsidRDefault="00434E50" w:rsidP="00434E50">
      <w:pPr>
        <w:pStyle w:val="a7"/>
        <w:numPr>
          <w:ilvl w:val="3"/>
          <w:numId w:val="654"/>
        </w:numPr>
        <w:spacing w:before="0"/>
        <w:ind w:left="0" w:firstLine="1890"/>
        <w:rPr>
          <w:rFonts w:eastAsia="TH Sarabun New" w:cs="TH SarabunPSK"/>
          <w:color w:val="000000" w:themeColor="text1"/>
        </w:rPr>
      </w:pPr>
      <w:r w:rsidRPr="007E1804">
        <w:rPr>
          <w:rFonts w:cs="TH SarabunPSK"/>
          <w:color w:val="000000" w:themeColor="text1"/>
          <w:szCs w:val="32"/>
          <w:cs/>
        </w:rPr>
        <w:t>อธิการบดีมหาวิทยาลัยบูรพา</w:t>
      </w:r>
    </w:p>
    <w:p w:rsidR="00434E50" w:rsidRPr="007E1804" w:rsidRDefault="00434E50" w:rsidP="00434E50">
      <w:pPr>
        <w:pStyle w:val="a7"/>
        <w:numPr>
          <w:ilvl w:val="3"/>
          <w:numId w:val="654"/>
        </w:numPr>
        <w:spacing w:before="0"/>
        <w:ind w:left="0" w:firstLine="1890"/>
        <w:rPr>
          <w:rFonts w:eastAsia="TH Sarabun New" w:cs="TH SarabunPSK"/>
          <w:color w:val="000000" w:themeColor="text1"/>
        </w:rPr>
      </w:pPr>
      <w:r w:rsidRPr="007E1804">
        <w:rPr>
          <w:rFonts w:cs="TH SarabunPSK"/>
          <w:color w:val="000000" w:themeColor="text1"/>
          <w:szCs w:val="32"/>
          <w:cs/>
        </w:rPr>
        <w:t>หัวหน้าส่วนงาน สำนักงานสภามหาวิทยาลัย ส่วนงานวิชาการ และส่วนงานอื่น</w:t>
      </w:r>
    </w:p>
    <w:p w:rsidR="00434E50" w:rsidRPr="009923BB" w:rsidRDefault="00434E50" w:rsidP="009923BB">
      <w:pPr>
        <w:pStyle w:val="a7"/>
        <w:numPr>
          <w:ilvl w:val="3"/>
          <w:numId w:val="654"/>
        </w:numPr>
        <w:spacing w:before="0"/>
        <w:ind w:left="0" w:firstLine="1890"/>
        <w:rPr>
          <w:rFonts w:eastAsia="TH Sarabun New" w:cs="TH SarabunPSK"/>
          <w:color w:val="000000" w:themeColor="text1"/>
        </w:rPr>
      </w:pPr>
      <w:r w:rsidRPr="007E1804">
        <w:rPr>
          <w:rFonts w:cs="TH SarabunPSK"/>
          <w:color w:val="000000" w:themeColor="text1"/>
          <w:szCs w:val="32"/>
          <w:cs/>
        </w:rPr>
        <w:lastRenderedPageBreak/>
        <w:t>รองอธิการบดีผู้ที่ได้รับมอบหมายให้กำกับดูแล</w:t>
      </w:r>
      <w:r w:rsidR="009923BB">
        <w:rPr>
          <w:rFonts w:cs="TH SarabunPSK" w:hint="cs"/>
          <w:color w:val="000000" w:themeColor="text1"/>
          <w:szCs w:val="32"/>
          <w:cs/>
        </w:rPr>
        <w:t xml:space="preserve"> </w:t>
      </w:r>
      <w:r w:rsidRPr="007E1804">
        <w:rPr>
          <w:rFonts w:cs="TH SarabunPSK"/>
          <w:color w:val="000000" w:themeColor="text1"/>
          <w:szCs w:val="32"/>
          <w:cs/>
        </w:rPr>
        <w:t>และทำการตรวจสอบหน่วยงานภายในสำนักงานอธิการบดีทั้งนี้ ผู้ประเมินผลการปฏิบัติงานตาม อธิการบดีมหาวิทยาลัยบูรพา และหัวหน้าส่วนงาน อาจมอบหมายให้หัวหน้าหน่วยงานภายในส่วนงาน หรือเทียบเท่าทำหน้าที่กลั่นกรองผลการปฏิบัติงานในเบื้องต้น</w:t>
      </w:r>
    </w:p>
    <w:p w:rsidR="00434E50" w:rsidRPr="007E1804" w:rsidRDefault="00434E50" w:rsidP="00434E50">
      <w:pPr>
        <w:pStyle w:val="a7"/>
        <w:numPr>
          <w:ilvl w:val="2"/>
          <w:numId w:val="626"/>
        </w:numPr>
        <w:tabs>
          <w:tab w:val="left" w:pos="1260"/>
          <w:tab w:val="left" w:pos="1890"/>
        </w:tabs>
        <w:spacing w:before="0"/>
        <w:ind w:left="0" w:firstLine="1530"/>
        <w:rPr>
          <w:rFonts w:cs="TH SarabunPSK"/>
          <w:color w:val="000000" w:themeColor="text1"/>
          <w:szCs w:val="32"/>
        </w:rPr>
      </w:pPr>
      <w:r w:rsidRPr="007E1804">
        <w:rPr>
          <w:rFonts w:cs="TH SarabunPSK"/>
          <w:color w:val="000000" w:themeColor="text1"/>
          <w:szCs w:val="32"/>
          <w:cs/>
        </w:rPr>
        <w:t xml:space="preserve">รอบการประเมิน ให้ประเมินปีละ 2 ครั้ง ตามปีงบประมาณ ดังนี้ </w:t>
      </w:r>
    </w:p>
    <w:p w:rsidR="00434E50" w:rsidRPr="007E1804" w:rsidRDefault="00434E50" w:rsidP="00434E50">
      <w:pPr>
        <w:pStyle w:val="a7"/>
        <w:numPr>
          <w:ilvl w:val="0"/>
          <w:numId w:val="629"/>
        </w:numPr>
        <w:spacing w:before="0"/>
        <w:ind w:firstLine="1170"/>
        <w:rPr>
          <w:rFonts w:cs="TH SarabunPSK"/>
          <w:color w:val="000000" w:themeColor="text1"/>
          <w:szCs w:val="32"/>
        </w:rPr>
      </w:pPr>
      <w:r w:rsidRPr="007E1804">
        <w:rPr>
          <w:rFonts w:cs="TH SarabunPSK"/>
          <w:color w:val="000000" w:themeColor="text1"/>
          <w:szCs w:val="32"/>
          <w:cs/>
        </w:rPr>
        <w:t>รอบที่ 1 ระหว่างวันที่ 1 ตุลาคม ถึง 31 มีนาคม</w:t>
      </w:r>
    </w:p>
    <w:p w:rsidR="00434E50" w:rsidRPr="007E1804" w:rsidRDefault="00434E50" w:rsidP="00434E50">
      <w:pPr>
        <w:pStyle w:val="a7"/>
        <w:numPr>
          <w:ilvl w:val="0"/>
          <w:numId w:val="629"/>
        </w:numPr>
        <w:spacing w:before="0"/>
        <w:ind w:firstLine="1170"/>
        <w:rPr>
          <w:rFonts w:cs="TH SarabunPSK"/>
          <w:color w:val="000000" w:themeColor="text1"/>
          <w:szCs w:val="32"/>
        </w:rPr>
      </w:pPr>
      <w:r w:rsidRPr="007E1804">
        <w:rPr>
          <w:rFonts w:cs="TH SarabunPSK"/>
          <w:color w:val="000000" w:themeColor="text1"/>
          <w:szCs w:val="32"/>
          <w:cs/>
        </w:rPr>
        <w:t>รอบที่ 2 ระหว่างวันที่ 1 เมษายน ถึง 30 กันยายน</w:t>
      </w:r>
    </w:p>
    <w:p w:rsidR="00434E50" w:rsidRPr="007E1804" w:rsidRDefault="00434E50" w:rsidP="00434E50">
      <w:pPr>
        <w:pStyle w:val="a7"/>
        <w:numPr>
          <w:ilvl w:val="2"/>
          <w:numId w:val="626"/>
        </w:numPr>
        <w:tabs>
          <w:tab w:val="left" w:pos="1260"/>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องค์ประกอบและสัดส่วนของการประเมินให้ใช้องค์ประกอบ และสัดส่วนในการประเมินผลการปฏิบัติงานของข้าราชการโดยการประเมินให้ใช้องค์ประกอบ และสัดส่วนในการประเมินผลการปฏิบัติงานของข้าราชการ โดยการประเมินต้องสอดคล้องกับวิสัยทัศน์ปรัชญา และพันธกิจของมหาวิทยาลัย ดังนี้</w:t>
      </w:r>
    </w:p>
    <w:p w:rsidR="00434E50" w:rsidRPr="007E1804" w:rsidRDefault="00434E50" w:rsidP="00434E50">
      <w:pPr>
        <w:pStyle w:val="a7"/>
        <w:numPr>
          <w:ilvl w:val="3"/>
          <w:numId w:val="626"/>
        </w:numPr>
        <w:spacing w:before="0"/>
        <w:ind w:left="0" w:firstLine="1890"/>
        <w:rPr>
          <w:rFonts w:eastAsia="TH Sarabun New" w:cs="TH SarabunPSK"/>
          <w:color w:val="000000" w:themeColor="text1"/>
          <w:szCs w:val="32"/>
        </w:rPr>
      </w:pPr>
      <w:r w:rsidRPr="007E1804">
        <w:rPr>
          <w:rFonts w:cs="TH SarabunPSK"/>
          <w:color w:val="000000" w:themeColor="text1"/>
          <w:szCs w:val="32"/>
          <w:cs/>
        </w:rPr>
        <w:t>ผลสัมฤทธิ์ของงาน มีสัดส่วนคะแนนในการประเมินร้อยละ 70 โดยให้ประเมินจากปริมาณผลงาน คุณภาพผลงาน ความรวดเร็ว ตรงตามเวลาที่กำหนด ความประหยัด ความคุ้มค่าของการใช้ทรัพยากร</w:t>
      </w:r>
    </w:p>
    <w:p w:rsidR="00434E50" w:rsidRPr="007E1804" w:rsidRDefault="00434E50" w:rsidP="00434E50">
      <w:pPr>
        <w:pStyle w:val="a7"/>
        <w:numPr>
          <w:ilvl w:val="3"/>
          <w:numId w:val="626"/>
        </w:numPr>
        <w:spacing w:before="0"/>
        <w:ind w:left="0" w:firstLine="1890"/>
        <w:rPr>
          <w:rFonts w:eastAsia="TH Sarabun New" w:cs="TH SarabunPSK"/>
          <w:color w:val="000000" w:themeColor="text1"/>
          <w:szCs w:val="32"/>
        </w:rPr>
      </w:pPr>
      <w:r w:rsidRPr="007E1804">
        <w:rPr>
          <w:rFonts w:cs="TH SarabunPSK"/>
          <w:color w:val="000000" w:themeColor="text1"/>
          <w:szCs w:val="32"/>
          <w:cs/>
        </w:rPr>
        <w:t>พฤติกรรมการปฏิบัติงาน (สมรรถนะ) มีสัดส่วนคะแนนในการประเมิน ร้อยละ 30 โดยให้ประเมินจากสมรรถนะหลัก สมรรถนะประจำสายงาน สมรรถนะทางการบริหาร สำหรับรายละเอียด</w:t>
      </w:r>
      <w:r w:rsidR="009923BB">
        <w:rPr>
          <w:rFonts w:cs="TH SarabunPSK" w:hint="cs"/>
          <w:color w:val="000000" w:themeColor="text1"/>
          <w:szCs w:val="32"/>
          <w:cs/>
        </w:rPr>
        <w:t xml:space="preserve"> </w:t>
      </w:r>
      <w:r w:rsidRPr="007E1804">
        <w:rPr>
          <w:rFonts w:cs="TH SarabunPSK"/>
          <w:color w:val="000000" w:themeColor="text1"/>
          <w:szCs w:val="32"/>
          <w:cs/>
        </w:rPr>
        <w:t>และระดับสมรรถนะที่เหมาะสมกับหน้าที่</w:t>
      </w:r>
      <w:r w:rsidR="009923BB">
        <w:rPr>
          <w:rFonts w:cs="TH SarabunPSK" w:hint="cs"/>
          <w:color w:val="000000" w:themeColor="text1"/>
          <w:szCs w:val="32"/>
          <w:cs/>
        </w:rPr>
        <w:t xml:space="preserve"> </w:t>
      </w:r>
      <w:r w:rsidRPr="007E1804">
        <w:rPr>
          <w:rFonts w:cs="TH SarabunPSK"/>
          <w:color w:val="000000" w:themeColor="text1"/>
          <w:szCs w:val="32"/>
          <w:cs/>
        </w:rPr>
        <w:t>และความรับผิดชอบของตำแหน่งและระดับตำแหน่ง ให้เป็นไปตามที่คณะกรรมการประจำส่วนงานกำหนด</w:t>
      </w:r>
    </w:p>
    <w:p w:rsidR="00434E50" w:rsidRPr="007E1804" w:rsidRDefault="00434E50" w:rsidP="00434E50">
      <w:pPr>
        <w:pStyle w:val="a7"/>
        <w:numPr>
          <w:ilvl w:val="3"/>
          <w:numId w:val="626"/>
        </w:numPr>
        <w:spacing w:before="0"/>
        <w:ind w:left="0" w:firstLine="1890"/>
        <w:rPr>
          <w:rFonts w:eastAsia="TH Sarabun New" w:cs="TH SarabunPSK"/>
          <w:color w:val="000000" w:themeColor="text1"/>
          <w:szCs w:val="32"/>
        </w:rPr>
      </w:pPr>
      <w:r w:rsidRPr="007E1804">
        <w:rPr>
          <w:rFonts w:cs="TH SarabunPSK"/>
          <w:color w:val="000000" w:themeColor="text1"/>
          <w:szCs w:val="32"/>
          <w:cs/>
        </w:rPr>
        <w:t>การจัดระดับและช่วงคะแนนในแต่ละระดับของการประเมิน ในแต่ละรอบการประเมิน ให้นำผลคะแนนการประเมินผลการปฏิบัติงานมาจัดกลุ่มตามผลคะแนน โดยให้แบ่งกลุ่มคะแนนผลการประเมิน ออกเป็น 5 ระดับ ได้แก่ ดีเด่น ดีมาก ดี พอใช้ และต้องปรับปรุง และให้ประเมินโดยใช้ช่วงคะแนนประเมินของแต่ละระดับตามเกณฑ์ที่คณะกรรมการประจำส่วนงานกำหนด ทั้งนี้ช่วงคะแนนประเมินในระดับพอใช้ต้องไม่ต่ำกว่าร้อยละ 60</w:t>
      </w:r>
    </w:p>
    <w:p w:rsidR="00434E50" w:rsidRPr="007E1804" w:rsidRDefault="00434E50" w:rsidP="00434E50">
      <w:pPr>
        <w:pStyle w:val="a7"/>
        <w:numPr>
          <w:ilvl w:val="1"/>
          <w:numId w:val="626"/>
        </w:numPr>
        <w:tabs>
          <w:tab w:val="left" w:pos="1530"/>
        </w:tabs>
        <w:spacing w:before="0"/>
        <w:ind w:firstLine="288"/>
        <w:rPr>
          <w:rFonts w:eastAsia="TH Sarabun New" w:cs="TH SarabunPSK"/>
          <w:color w:val="000000" w:themeColor="text1"/>
          <w:szCs w:val="32"/>
        </w:rPr>
      </w:pPr>
      <w:r w:rsidRPr="007E1804">
        <w:rPr>
          <w:rFonts w:cs="TH SarabunPSK"/>
          <w:color w:val="000000" w:themeColor="text1"/>
          <w:szCs w:val="32"/>
          <w:cs/>
        </w:rPr>
        <w:t>วิธีการและขั้นตอนในการประเมินผลการปฏิบัติงานของข้าราชการ มีดังนี้</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lastRenderedPageBreak/>
        <w:t>ในช่วงเริ่มรอบการประเมิน ให้ผู้ประเมินและผู้รับการประเมินกำหนดข้อตกลงร่วมกันเกี่ยวกับการมอบหมายงาน และการประเมินผลการปฏิบัติงาน โดยกำหนดกิจกรรม โครงการ งาน ตัวชี้วัด หรือหลักฐานบ่งชี้ความสำคัญของงาน ค่าเป้าหมาย และน้ำหนักในการประเมินของแต่ละกิจกรรม โครงการ งาน ให้มีความเหมาะสม และสอดคล้องกับลักษณะงานรวมทั้งข้อตกลงเกี่ยวกับการประเมินพฤติกรรมการปฏิบัติงาน (สมรรถนะ) ทั้งนี้ การจัดทำข้อตกลงดังกล่าวข้างต้นให้รวมถึงผู้กลับจากลาศึกษาต่อและฝึกอบรมด้วย</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เมื่อผู้ประเมิน</w:t>
      </w:r>
      <w:r w:rsidR="009923BB">
        <w:rPr>
          <w:rFonts w:cs="TH SarabunPSK" w:hint="cs"/>
          <w:color w:val="000000" w:themeColor="text1"/>
          <w:szCs w:val="32"/>
          <w:cs/>
        </w:rPr>
        <w:t xml:space="preserve"> </w:t>
      </w:r>
      <w:r w:rsidRPr="007E1804">
        <w:rPr>
          <w:rFonts w:cs="TH SarabunPSK"/>
          <w:color w:val="000000" w:themeColor="text1"/>
          <w:szCs w:val="32"/>
          <w:cs/>
        </w:rPr>
        <w:t>และผู้รับการประเมินได้ตกลงและเห็นชอบร่วมกันแล้ว ให้ผู้ประเมิน และผู้รับการประเมินลงลายมือชื่อในข้อตกลงการประเมินผลสัมฤทธิ์ของงาน ข้อตกลง</w:t>
      </w:r>
      <w:r w:rsidR="009923BB">
        <w:rPr>
          <w:rFonts w:cs="TH SarabunPSK" w:hint="cs"/>
          <w:color w:val="000000" w:themeColor="text1"/>
          <w:szCs w:val="32"/>
          <w:cs/>
        </w:rPr>
        <w:t xml:space="preserve">              </w:t>
      </w:r>
      <w:r w:rsidRPr="007E1804">
        <w:rPr>
          <w:rFonts w:cs="TH SarabunPSK"/>
          <w:color w:val="000000" w:themeColor="text1"/>
          <w:szCs w:val="32"/>
          <w:cs/>
        </w:rPr>
        <w:t>การประเมินพฤติกรรมการปฏิบัติงาน</w:t>
      </w:r>
      <w:r w:rsidR="009923BB">
        <w:rPr>
          <w:rFonts w:cs="TH SarabunPSK" w:hint="cs"/>
          <w:color w:val="000000" w:themeColor="text1"/>
          <w:szCs w:val="32"/>
          <w:cs/>
        </w:rPr>
        <w:t xml:space="preserve"> </w:t>
      </w:r>
      <w:r w:rsidRPr="007E1804">
        <w:rPr>
          <w:rFonts w:cs="TH SarabunPSK"/>
          <w:color w:val="000000" w:themeColor="text1"/>
          <w:szCs w:val="32"/>
          <w:cs/>
        </w:rPr>
        <w:t>(สมรรถนะ) ตามแบบที่กำหนด และเก็บไว้เป็นหลักฐานใน</w:t>
      </w:r>
      <w:r w:rsidR="009923BB">
        <w:rPr>
          <w:rFonts w:cs="TH SarabunPSK" w:hint="cs"/>
          <w:color w:val="000000" w:themeColor="text1"/>
          <w:szCs w:val="32"/>
          <w:cs/>
        </w:rPr>
        <w:t xml:space="preserve">             </w:t>
      </w:r>
      <w:r w:rsidRPr="007E1804">
        <w:rPr>
          <w:rFonts w:cs="TH SarabunPSK"/>
          <w:color w:val="000000" w:themeColor="text1"/>
          <w:szCs w:val="32"/>
          <w:cs/>
        </w:rPr>
        <w:t>การประเมินเมื่อสิ้นรอบการประเมินทั้งนี้ การจัดทำข้อตกลงดังกล่าวจะต้องดำเนินการให้แล้วเสร็จภายในเดือนที่สองของรอบการประเมิน</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ในระหว่างรอบการประเมิน ให้ผู้ประเมินให้คำปรึกษาแนะนำแก่ผู้รับ</w:t>
      </w:r>
      <w:r w:rsidR="009923BB">
        <w:rPr>
          <w:rFonts w:cs="TH SarabunPSK" w:hint="cs"/>
          <w:color w:val="000000" w:themeColor="text1"/>
          <w:szCs w:val="32"/>
          <w:cs/>
        </w:rPr>
        <w:t xml:space="preserve">                      </w:t>
      </w:r>
      <w:r w:rsidRPr="007E1804">
        <w:rPr>
          <w:rFonts w:cs="TH SarabunPSK"/>
          <w:color w:val="000000" w:themeColor="text1"/>
          <w:szCs w:val="32"/>
          <w:cs/>
        </w:rPr>
        <w:t>การประเมินเพื่อการปรับปรุงแก้ไข พัฒนาเพื่อนำไปสู้ผลสัมฤทธิ์ของงาน สมรรถนะที่คาดหวังตามที่กำหนด และหากมีกิจกรรมโครงการ หรืองานที่มีความสำคัญเร่งด่วน ผู้ประเมิน</w:t>
      </w:r>
      <w:r w:rsidR="009923BB">
        <w:rPr>
          <w:rFonts w:cs="TH SarabunPSK" w:hint="cs"/>
          <w:color w:val="000000" w:themeColor="text1"/>
          <w:szCs w:val="32"/>
          <w:cs/>
        </w:rPr>
        <w:t xml:space="preserve"> </w:t>
      </w:r>
      <w:r w:rsidRPr="007E1804">
        <w:rPr>
          <w:rFonts w:cs="TH SarabunPSK"/>
          <w:color w:val="000000" w:themeColor="text1"/>
          <w:szCs w:val="32"/>
          <w:cs/>
        </w:rPr>
        <w:t>และผู้รับการประเมินอาจปรับปรุงข้อตกลงใหม่ได้ ทั้งนี้จะต้องเป็นไปเพื่อประโยชน์ต่อทางราชการ</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เมื่อสิ้นรอบการประเมิน ให้ผู้ประเมิน และผู้รับการประเมินร่วมกันวิเคราะห์ผลสำเร็จของงาน และพฤติกรรมสมรรถนะในการปฏิบัติงาน เพื่อหาความจำเป็นในการพัฒนาเป็นรายบุคคลโดยทำการประเมินในแต่ละองค์ประกอบตามข้อตกลงที่กำหนด</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ให้ผู้ประเมินแจ้งผลการประเมินทราบรายบุคคล โดยให้ผู้รับการประเมินลงลายมือชื่อรับทราบผลการประเมิน กรณีผู้รับการประเมินไม่ยินยอมลงลายมือชื่อรับทราบผล</w:t>
      </w:r>
      <w:r w:rsidR="009923BB">
        <w:rPr>
          <w:rFonts w:cs="TH SarabunPSK" w:hint="cs"/>
          <w:color w:val="000000" w:themeColor="text1"/>
          <w:szCs w:val="32"/>
          <w:cs/>
        </w:rPr>
        <w:t xml:space="preserve">                    </w:t>
      </w:r>
      <w:r w:rsidRPr="007E1804">
        <w:rPr>
          <w:rFonts w:cs="TH SarabunPSK"/>
          <w:color w:val="000000" w:themeColor="text1"/>
          <w:szCs w:val="32"/>
          <w:cs/>
        </w:rPr>
        <w:t>การประเมินให้ข้าราชการในมหาวิทยาลัยอย่างน้อยหนึ่งคน ลงลายมือชื่อเป</w:t>
      </w:r>
      <w:r w:rsidR="009923BB">
        <w:rPr>
          <w:rFonts w:cs="TH SarabunPSK" w:hint="cs"/>
          <w:color w:val="000000" w:themeColor="text1"/>
          <w:szCs w:val="32"/>
          <w:cs/>
        </w:rPr>
        <w:t>็</w:t>
      </w:r>
      <w:r w:rsidRPr="007E1804">
        <w:rPr>
          <w:rFonts w:cs="TH SarabunPSK"/>
          <w:color w:val="000000" w:themeColor="text1"/>
          <w:szCs w:val="32"/>
          <w:cs/>
        </w:rPr>
        <w:t>นพยานว่า</w:t>
      </w:r>
      <w:r w:rsidR="009923BB">
        <w:rPr>
          <w:rFonts w:cs="TH SarabunPSK" w:hint="cs"/>
          <w:color w:val="000000" w:themeColor="text1"/>
          <w:szCs w:val="32"/>
          <w:cs/>
        </w:rPr>
        <w:t xml:space="preserve"> </w:t>
      </w:r>
      <w:r w:rsidRPr="007E1804">
        <w:rPr>
          <w:rFonts w:cs="TH SarabunPSK"/>
          <w:color w:val="000000" w:themeColor="text1"/>
          <w:szCs w:val="32"/>
          <w:cs/>
        </w:rPr>
        <w:t>ได้มีการแจ้งผลการประเมินดังกล่าวแล้ว และให้ผู้ประเมินประกาศรายชื่อข้าราชการผู้มีผลการประเมินอยู่ในระดับดีเด่น และดีมากในที่เปิดเผยให้ทราบโดยทั่วกัน</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lastRenderedPageBreak/>
        <w:t>ให้ส่วนงาน หรือหน่วยงาน และผู้ประเมินจัดส่งผลการประเมินผล</w:t>
      </w:r>
      <w:r w:rsidR="009923BB">
        <w:rPr>
          <w:rFonts w:cs="TH SarabunPSK" w:hint="cs"/>
          <w:color w:val="000000" w:themeColor="text1"/>
          <w:szCs w:val="32"/>
          <w:cs/>
        </w:rPr>
        <w:t xml:space="preserve">                          </w:t>
      </w:r>
      <w:r w:rsidRPr="007E1804">
        <w:rPr>
          <w:rFonts w:cs="TH SarabunPSK"/>
          <w:color w:val="000000" w:themeColor="text1"/>
          <w:szCs w:val="32"/>
          <w:cs/>
        </w:rPr>
        <w:t>การปฏิบัติงานของข้าราชการในสังกัด ตามแบบสรุปการประเมินที่กำหนด (แบบหมายเลข 3) ให้กองการเจ้าหน้าที่ภายในวันสุดท้ายของรอบการประเมิน เพื่อรวบรวมเสนอคณะกรรมการกลั่นกรองผลการประเมินผลการปฏิบัติงานของข้าราชการพลเรือนในสถาบันอุดมศึกษา มหาวิทยาลัยบูรพา และเสนอต่ออธิการบดีต่อไป</w:t>
      </w:r>
    </w:p>
    <w:p w:rsidR="00434E50" w:rsidRPr="007E1804" w:rsidRDefault="00434E50" w:rsidP="00434E50">
      <w:pPr>
        <w:pStyle w:val="a7"/>
        <w:numPr>
          <w:ilvl w:val="2"/>
          <w:numId w:val="626"/>
        </w:numPr>
        <w:tabs>
          <w:tab w:val="left" w:pos="1890"/>
        </w:tabs>
        <w:spacing w:before="0"/>
        <w:ind w:left="0" w:firstLine="1530"/>
        <w:rPr>
          <w:rFonts w:eastAsia="TH Sarabun New" w:cs="TH SarabunPSK"/>
          <w:color w:val="000000" w:themeColor="text1"/>
          <w:szCs w:val="32"/>
        </w:rPr>
      </w:pPr>
      <w:r w:rsidRPr="007E1804">
        <w:rPr>
          <w:rFonts w:cs="TH SarabunPSK"/>
          <w:color w:val="000000" w:themeColor="text1"/>
          <w:szCs w:val="32"/>
          <w:cs/>
        </w:rPr>
        <w:t>ให้หัวหน้าส่วนงาน จัดเก็บผลการประเมินดังกล่าวไปใช้ในการบริหารงานบุคคล และพัฒนาระบบการบริหารผลงาน เพื่อการพัฒนาระบบงานให้มีประสิทธิ์ภาพตามหลักเกณฑ์กำหนด</w:t>
      </w:r>
    </w:p>
    <w:p w:rsidR="00434E50" w:rsidRPr="007E1804" w:rsidRDefault="00434E50" w:rsidP="00434E50">
      <w:pPr>
        <w:rPr>
          <w:color w:val="000000" w:themeColor="text1"/>
          <w:cs/>
        </w:rPr>
        <w:sectPr w:rsidR="00434E50" w:rsidRPr="007E1804" w:rsidSect="00461282">
          <w:pgSz w:w="11906" w:h="16838" w:code="9"/>
          <w:pgMar w:top="2160" w:right="1440" w:bottom="2160" w:left="2160" w:header="1008" w:footer="720" w:gutter="0"/>
          <w:cols w:space="708"/>
          <w:titlePg/>
          <w:docGrid w:linePitch="435"/>
        </w:sectPr>
      </w:pPr>
    </w:p>
    <w:p w:rsidR="00434E50" w:rsidRPr="007E1804" w:rsidRDefault="00434E50" w:rsidP="00434E50">
      <w:pPr>
        <w:pStyle w:val="10"/>
        <w:numPr>
          <w:ilvl w:val="0"/>
          <w:numId w:val="0"/>
        </w:numPr>
        <w:rPr>
          <w:color w:val="000000" w:themeColor="text1"/>
          <w:cs/>
        </w:rPr>
      </w:pPr>
      <w:bookmarkStart w:id="190" w:name="_Toc515323225"/>
      <w:r w:rsidRPr="007E1804">
        <w:rPr>
          <w:color w:val="000000" w:themeColor="text1"/>
          <w:cs/>
        </w:rPr>
        <w:lastRenderedPageBreak/>
        <w:t>ประวัติย่อของผู้</w:t>
      </w:r>
      <w:r w:rsidR="00963C58">
        <w:rPr>
          <w:rFonts w:hint="cs"/>
          <w:color w:val="000000" w:themeColor="text1"/>
          <w:cs/>
        </w:rPr>
        <w:t>ดำเนินโครงงาน</w:t>
      </w:r>
      <w:bookmarkEnd w:id="190"/>
    </w:p>
    <w:p w:rsidR="00434E50" w:rsidRPr="007E1804" w:rsidRDefault="00434E50" w:rsidP="00434E50">
      <w:pPr>
        <w:tabs>
          <w:tab w:val="left" w:pos="1134"/>
        </w:tabs>
        <w:spacing w:before="0" w:after="0"/>
        <w:jc w:val="distribute"/>
        <w:rPr>
          <w:color w:val="000000" w:themeColor="text1"/>
        </w:rPr>
      </w:pPr>
    </w:p>
    <w:p w:rsidR="00434E50" w:rsidRPr="007E1804" w:rsidRDefault="00434E50" w:rsidP="00434E50">
      <w:pPr>
        <w:spacing w:line="240" w:lineRule="auto"/>
        <w:rPr>
          <w:color w:val="000000" w:themeColor="text1"/>
          <w:cs/>
        </w:rPr>
      </w:pPr>
      <w:r w:rsidRPr="007E1804">
        <w:rPr>
          <w:b/>
          <w:bCs/>
          <w:color w:val="000000" w:themeColor="text1"/>
          <w:cs/>
        </w:rPr>
        <w:t>ชื่อ-สกุล</w:t>
      </w:r>
      <w:r w:rsidRPr="007E1804">
        <w:rPr>
          <w:color w:val="000000" w:themeColor="text1"/>
          <w:cs/>
        </w:rPr>
        <w:tab/>
      </w:r>
      <w:r w:rsidRPr="007E1804">
        <w:rPr>
          <w:color w:val="000000" w:themeColor="text1"/>
          <w:cs/>
        </w:rPr>
        <w:tab/>
      </w:r>
      <w:r w:rsidRPr="007E1804">
        <w:rPr>
          <w:color w:val="000000" w:themeColor="text1"/>
          <w:cs/>
        </w:rPr>
        <w:tab/>
        <w:t>นางสาววัทนวิภา เจริญสุข</w:t>
      </w:r>
    </w:p>
    <w:p w:rsidR="00434E50" w:rsidRPr="007E1804" w:rsidRDefault="00434E50" w:rsidP="00434E50">
      <w:pPr>
        <w:spacing w:line="240" w:lineRule="auto"/>
        <w:rPr>
          <w:color w:val="000000" w:themeColor="text1"/>
        </w:rPr>
      </w:pPr>
      <w:r w:rsidRPr="007E1804">
        <w:rPr>
          <w:b/>
          <w:bCs/>
          <w:color w:val="000000" w:themeColor="text1"/>
          <w:cs/>
        </w:rPr>
        <w:t>วัน เดือน ปี เกิด</w:t>
      </w:r>
      <w:r w:rsidRPr="007E1804">
        <w:rPr>
          <w:color w:val="000000" w:themeColor="text1"/>
          <w:cs/>
        </w:rPr>
        <w:tab/>
      </w:r>
      <w:r w:rsidRPr="007E1804">
        <w:rPr>
          <w:color w:val="000000" w:themeColor="text1"/>
          <w:cs/>
        </w:rPr>
        <w:tab/>
        <w:t>วันที่ 16 สิงหาคม พ.ศ. 2538</w:t>
      </w:r>
    </w:p>
    <w:p w:rsidR="00434E50" w:rsidRPr="007E1804" w:rsidRDefault="00434E50" w:rsidP="00434E50">
      <w:pPr>
        <w:spacing w:line="240" w:lineRule="auto"/>
        <w:rPr>
          <w:color w:val="000000" w:themeColor="text1"/>
        </w:rPr>
      </w:pPr>
      <w:r w:rsidRPr="007E1804">
        <w:rPr>
          <w:b/>
          <w:bCs/>
          <w:color w:val="000000" w:themeColor="text1"/>
          <w:cs/>
        </w:rPr>
        <w:t>สถานที่เกิด</w:t>
      </w:r>
      <w:r w:rsidRPr="007E1804">
        <w:rPr>
          <w:color w:val="000000" w:themeColor="text1"/>
          <w:cs/>
        </w:rPr>
        <w:tab/>
      </w:r>
      <w:r w:rsidRPr="007E1804">
        <w:rPr>
          <w:color w:val="000000" w:themeColor="text1"/>
          <w:cs/>
        </w:rPr>
        <w:tab/>
        <w:t>จังหวัดระยอง</w:t>
      </w:r>
    </w:p>
    <w:p w:rsidR="00434E50" w:rsidRPr="007E1804" w:rsidRDefault="00434E50" w:rsidP="00434E50">
      <w:pPr>
        <w:spacing w:line="240" w:lineRule="auto"/>
        <w:rPr>
          <w:color w:val="000000" w:themeColor="text1"/>
        </w:rPr>
      </w:pPr>
      <w:r w:rsidRPr="007E1804">
        <w:rPr>
          <w:b/>
          <w:bCs/>
          <w:color w:val="000000" w:themeColor="text1"/>
          <w:cs/>
        </w:rPr>
        <w:t>ที่อยู่</w:t>
      </w:r>
      <w:r w:rsidRPr="007E1804">
        <w:rPr>
          <w:color w:val="000000" w:themeColor="text1"/>
          <w:cs/>
        </w:rPr>
        <w:tab/>
      </w:r>
      <w:r w:rsidRPr="007E1804">
        <w:rPr>
          <w:color w:val="000000" w:themeColor="text1"/>
          <w:cs/>
        </w:rPr>
        <w:tab/>
      </w:r>
      <w:r w:rsidRPr="007E1804">
        <w:rPr>
          <w:color w:val="000000" w:themeColor="text1"/>
          <w:cs/>
        </w:rPr>
        <w:tab/>
        <w:t xml:space="preserve">8 เทศบาล 1 ซอย 3 ตำบลทางเกวียน อำเภอแกลง </w:t>
      </w:r>
    </w:p>
    <w:p w:rsidR="00434E50" w:rsidRPr="007E1804" w:rsidRDefault="00434E50" w:rsidP="00434E50">
      <w:pPr>
        <w:spacing w:line="240" w:lineRule="auto"/>
        <w:ind w:left="1440" w:firstLine="720"/>
        <w:rPr>
          <w:color w:val="000000" w:themeColor="text1"/>
          <w:cs/>
        </w:rPr>
      </w:pPr>
      <w:r w:rsidRPr="007E1804">
        <w:rPr>
          <w:color w:val="000000" w:themeColor="text1"/>
          <w:cs/>
        </w:rPr>
        <w:t>จังหวัดระยอง 21110</w:t>
      </w:r>
    </w:p>
    <w:p w:rsidR="00434E50" w:rsidRPr="007E1804" w:rsidRDefault="00434E50" w:rsidP="00434E50">
      <w:pPr>
        <w:spacing w:line="240" w:lineRule="auto"/>
        <w:rPr>
          <w:color w:val="000000" w:themeColor="text1"/>
        </w:rPr>
      </w:pPr>
      <w:r w:rsidRPr="007E1804">
        <w:rPr>
          <w:b/>
          <w:bCs/>
          <w:color w:val="000000" w:themeColor="text1"/>
          <w:cs/>
        </w:rPr>
        <w:t>โทรศัพท์</w:t>
      </w:r>
      <w:r w:rsidRPr="007E1804">
        <w:rPr>
          <w:color w:val="000000" w:themeColor="text1"/>
          <w:cs/>
        </w:rPr>
        <w:tab/>
      </w:r>
      <w:r w:rsidRPr="007E1804">
        <w:rPr>
          <w:color w:val="000000" w:themeColor="text1"/>
          <w:cs/>
        </w:rPr>
        <w:tab/>
        <w:t>081-9377719</w:t>
      </w:r>
      <w:r w:rsidRPr="007E1804">
        <w:rPr>
          <w:color w:val="000000" w:themeColor="text1"/>
          <w:cs/>
        </w:rPr>
        <w:tab/>
      </w:r>
    </w:p>
    <w:p w:rsidR="00434E50" w:rsidRPr="007E1804" w:rsidRDefault="00434E50" w:rsidP="00434E50">
      <w:pPr>
        <w:spacing w:line="240" w:lineRule="auto"/>
        <w:rPr>
          <w:b/>
          <w:bCs/>
          <w:color w:val="000000" w:themeColor="text1"/>
        </w:rPr>
      </w:pPr>
      <w:r w:rsidRPr="007E1804">
        <w:rPr>
          <w:b/>
          <w:bCs/>
          <w:color w:val="000000" w:themeColor="text1"/>
          <w:cs/>
        </w:rPr>
        <w:t>ประวัติการศึกษา</w:t>
      </w:r>
    </w:p>
    <w:p w:rsidR="00434E50" w:rsidRPr="007E1804" w:rsidRDefault="00434E50" w:rsidP="00434E50">
      <w:pPr>
        <w:spacing w:line="240" w:lineRule="auto"/>
        <w:rPr>
          <w:color w:val="000000" w:themeColor="text1"/>
        </w:rPr>
      </w:pPr>
      <w:r w:rsidRPr="007E1804">
        <w:rPr>
          <w:color w:val="000000" w:themeColor="text1"/>
        </w:rPr>
        <w:tab/>
      </w:r>
      <w:r w:rsidRPr="007E1804">
        <w:rPr>
          <w:color w:val="000000" w:themeColor="text1"/>
          <w:cs/>
        </w:rPr>
        <w:t xml:space="preserve">พ.ศ. 2557 </w:t>
      </w:r>
      <w:r w:rsidRPr="007E1804">
        <w:rPr>
          <w:color w:val="000000" w:themeColor="text1"/>
          <w:cs/>
        </w:rPr>
        <w:tab/>
        <w:t>คณะวิทยาการสารสนเทศ สาขาวิศวกรรมซอฟต์แวร์ มหาวิทยาบูรพา</w:t>
      </w:r>
    </w:p>
    <w:p w:rsidR="00434E50" w:rsidRPr="007E1804" w:rsidRDefault="00434E50" w:rsidP="00434E50">
      <w:pPr>
        <w:spacing w:line="240" w:lineRule="auto"/>
        <w:ind w:left="2160" w:hanging="1440"/>
        <w:rPr>
          <w:color w:val="000000" w:themeColor="text1"/>
        </w:rPr>
      </w:pPr>
      <w:r w:rsidRPr="007E1804">
        <w:rPr>
          <w:color w:val="000000" w:themeColor="text1"/>
          <w:cs/>
        </w:rPr>
        <w:t xml:space="preserve">พ.ศ. 2551 </w:t>
      </w:r>
      <w:r w:rsidRPr="007E1804">
        <w:rPr>
          <w:color w:val="000000" w:themeColor="text1"/>
          <w:cs/>
        </w:rPr>
        <w:tab/>
        <w:t xml:space="preserve">โรงเรียนมกุฎเมืองราชวิทยาลัย </w:t>
      </w:r>
    </w:p>
    <w:p w:rsidR="00434E50" w:rsidRPr="007E1804" w:rsidRDefault="00434E50" w:rsidP="00434E50">
      <w:pPr>
        <w:spacing w:line="240" w:lineRule="auto"/>
        <w:ind w:left="2160" w:hanging="1440"/>
        <w:rPr>
          <w:color w:val="000000" w:themeColor="text1"/>
          <w:cs/>
        </w:rPr>
      </w:pPr>
      <w:r w:rsidRPr="007E1804">
        <w:rPr>
          <w:color w:val="000000" w:themeColor="text1"/>
          <w:cs/>
        </w:rPr>
        <w:t xml:space="preserve">พ.ศ. 2542       </w:t>
      </w:r>
      <w:r w:rsidRPr="007E1804">
        <w:rPr>
          <w:color w:val="000000" w:themeColor="text1"/>
        </w:rPr>
        <w:tab/>
      </w:r>
      <w:r w:rsidRPr="007E1804">
        <w:rPr>
          <w:color w:val="000000" w:themeColor="text1"/>
          <w:cs/>
        </w:rPr>
        <w:t>โรงเรียนมกุฎเมืองราชวิทยาลัย</w:t>
      </w:r>
    </w:p>
    <w:p w:rsidR="00434E50" w:rsidRPr="007E1804" w:rsidRDefault="00434E50" w:rsidP="00434E50">
      <w:pPr>
        <w:spacing w:line="240" w:lineRule="auto"/>
        <w:rPr>
          <w:b/>
          <w:bCs/>
          <w:color w:val="000000" w:themeColor="text1"/>
        </w:rPr>
      </w:pPr>
      <w:r w:rsidRPr="007E1804">
        <w:rPr>
          <w:b/>
          <w:bCs/>
          <w:color w:val="000000" w:themeColor="text1"/>
          <w:cs/>
        </w:rPr>
        <w:t>รางวัลหรือทุนการศึกษา</w:t>
      </w:r>
    </w:p>
    <w:p w:rsidR="00434E50" w:rsidRPr="007E1804" w:rsidRDefault="00434E50" w:rsidP="00434E50">
      <w:pPr>
        <w:spacing w:line="240" w:lineRule="auto"/>
        <w:ind w:firstLine="720"/>
        <w:rPr>
          <w:color w:val="000000" w:themeColor="text1"/>
        </w:rPr>
      </w:pPr>
      <w:r w:rsidRPr="007E1804">
        <w:rPr>
          <w:color w:val="000000" w:themeColor="text1"/>
          <w:cs/>
        </w:rPr>
        <w:t xml:space="preserve">พ.ศ. 2560 </w:t>
      </w:r>
      <w:r w:rsidRPr="007E1804">
        <w:rPr>
          <w:color w:val="000000" w:themeColor="text1"/>
          <w:cs/>
        </w:rPr>
        <w:tab/>
        <w:t xml:space="preserve">รางวัลรองชนะเลิศอันดับ 2 โครงการประกวดสื่อสร้างสรรค์ “อินโฟกราฟิก” เพื่อทำนุบำรุงศิลปวัฒนธรรมท้องถิ่น ภาคตะวันออก </w:t>
      </w:r>
    </w:p>
    <w:p w:rsidR="00434E50" w:rsidRPr="007E1804" w:rsidRDefault="00434E50" w:rsidP="00434E50">
      <w:pPr>
        <w:spacing w:line="240" w:lineRule="auto"/>
        <w:ind w:firstLine="720"/>
        <w:rPr>
          <w:color w:val="000000" w:themeColor="text1"/>
        </w:rPr>
      </w:pPr>
      <w:r w:rsidRPr="007E1804">
        <w:rPr>
          <w:color w:val="000000" w:themeColor="text1"/>
          <w:cs/>
        </w:rPr>
        <w:t xml:space="preserve">พ.ศ. 2559 </w:t>
      </w:r>
      <w:r w:rsidRPr="007E1804">
        <w:rPr>
          <w:color w:val="000000" w:themeColor="text1"/>
          <w:cs/>
        </w:rPr>
        <w:tab/>
        <w:t xml:space="preserve">ผ่านรอบแรกของการแข่นขันพัฒนาโปรแกรมคอมพิวเตอร์แห่งประเทศไทย ครั้งที่ 19 </w:t>
      </w:r>
      <w:r w:rsidRPr="007E1804">
        <w:rPr>
          <w:color w:val="000000" w:themeColor="text1"/>
        </w:rPr>
        <w:t>NSC 2017</w:t>
      </w:r>
    </w:p>
    <w:p w:rsidR="00434E50" w:rsidRPr="007E1804" w:rsidRDefault="00434E50" w:rsidP="00434E50">
      <w:pPr>
        <w:spacing w:line="240" w:lineRule="auto"/>
        <w:ind w:firstLine="720"/>
        <w:rPr>
          <w:color w:val="000000" w:themeColor="text1"/>
        </w:rPr>
      </w:pPr>
      <w:r w:rsidRPr="007E1804">
        <w:rPr>
          <w:color w:val="000000" w:themeColor="text1"/>
          <w:cs/>
        </w:rPr>
        <w:t>พ.ศ. 2559</w:t>
      </w:r>
      <w:r w:rsidRPr="007E1804">
        <w:rPr>
          <w:color w:val="000000" w:themeColor="text1"/>
          <w:cs/>
        </w:rPr>
        <w:tab/>
        <w:t>ได้รับทุนการศึกษามูลนิธิโตโยต้าประเทศไทย</w:t>
      </w:r>
    </w:p>
    <w:p w:rsidR="00434E50" w:rsidRPr="007E1804" w:rsidRDefault="00434E50" w:rsidP="00434E50">
      <w:pPr>
        <w:spacing w:line="240" w:lineRule="auto"/>
        <w:ind w:firstLine="720"/>
        <w:rPr>
          <w:color w:val="000000" w:themeColor="text1"/>
        </w:rPr>
      </w:pPr>
      <w:r w:rsidRPr="007E1804">
        <w:rPr>
          <w:color w:val="000000" w:themeColor="text1"/>
          <w:cs/>
        </w:rPr>
        <w:t>พ.ศ. 2558</w:t>
      </w:r>
      <w:r w:rsidRPr="007E1804">
        <w:rPr>
          <w:color w:val="000000" w:themeColor="text1"/>
        </w:rPr>
        <w:tab/>
      </w:r>
      <w:r w:rsidRPr="007E1804">
        <w:rPr>
          <w:color w:val="000000" w:themeColor="text1"/>
          <w:cs/>
        </w:rPr>
        <w:t>ได้รับทุนการศึกษาประเภทเรียนดีของมหาวิทยาลัย</w:t>
      </w:r>
      <w:r w:rsidR="001B0773">
        <w:rPr>
          <w:rFonts w:hint="cs"/>
          <w:color w:val="000000" w:themeColor="text1"/>
          <w:cs/>
        </w:rPr>
        <w:t>บูรพา</w:t>
      </w:r>
    </w:p>
    <w:p w:rsidR="001C2674" w:rsidRPr="007E1804" w:rsidRDefault="00434E50" w:rsidP="003C73FB">
      <w:pPr>
        <w:ind w:left="720"/>
        <w:rPr>
          <w:color w:val="000000" w:themeColor="text1"/>
        </w:rPr>
      </w:pPr>
      <w:r w:rsidRPr="007E1804">
        <w:rPr>
          <w:color w:val="000000" w:themeColor="text1"/>
          <w:cs/>
        </w:rPr>
        <w:t>พ.ศ. 2557</w:t>
      </w:r>
      <w:r w:rsidRPr="007E1804">
        <w:rPr>
          <w:color w:val="000000" w:themeColor="text1"/>
        </w:rPr>
        <w:tab/>
      </w:r>
      <w:r w:rsidRPr="007E1804">
        <w:rPr>
          <w:color w:val="000000" w:themeColor="text1"/>
          <w:cs/>
        </w:rPr>
        <w:t>ได้รับทุนการศึกษาประเภทเรียนดีของมหาวิทยาลัยบ</w:t>
      </w:r>
      <w:r w:rsidR="003C73FB">
        <w:rPr>
          <w:rFonts w:hint="cs"/>
          <w:color w:val="000000" w:themeColor="text1"/>
          <w:cs/>
        </w:rPr>
        <w:t>ูรพา</w:t>
      </w:r>
    </w:p>
    <w:sectPr w:rsidR="001C2674" w:rsidRPr="007E1804" w:rsidSect="00461282">
      <w:headerReference w:type="first" r:id="rId28"/>
      <w:pgSz w:w="11906" w:h="16838" w:code="9"/>
      <w:pgMar w:top="2160" w:right="1440" w:bottom="2160" w:left="2160" w:header="1008" w:footer="720" w:gutter="0"/>
      <w:cols w:space="708"/>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D8A" w:rsidRDefault="00D77D8A" w:rsidP="00A2107A">
      <w:r>
        <w:separator/>
      </w:r>
    </w:p>
  </w:endnote>
  <w:endnote w:type="continuationSeparator" w:id="0">
    <w:p w:rsidR="00D77D8A" w:rsidRDefault="00D77D8A" w:rsidP="00A21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UPC">
    <w:altName w:val="Arial Unicode MS"/>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TH Sarabun New">
    <w:altName w:val="TH SarabunPSK"/>
    <w:charset w:val="00"/>
    <w:family w:val="swiss"/>
    <w:pitch w:val="variable"/>
    <w:sig w:usb0="A100006F" w:usb1="5000205A" w:usb2="00000000" w:usb3="00000000" w:csb0="00010183"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altName w:val="Arial"/>
    <w:panose1 w:val="020B0502040204020203"/>
    <w:charset w:val="00"/>
    <w:family w:val="swiss"/>
    <w:pitch w:val="variable"/>
    <w:sig w:usb0="E4002EFF" w:usb1="C000E47F" w:usb2="00000009" w:usb3="00000000" w:csb0="000001FF" w:csb1="00000000"/>
  </w:font>
  <w:font w:name="AngsanaUPC">
    <w:altName w:val="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D8A" w:rsidRDefault="00D77D8A" w:rsidP="00A2107A">
      <w:r>
        <w:separator/>
      </w:r>
    </w:p>
  </w:footnote>
  <w:footnote w:type="continuationSeparator" w:id="0">
    <w:p w:rsidR="00D77D8A" w:rsidRDefault="00D77D8A" w:rsidP="00A210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502615"/>
      <w:docPartObj>
        <w:docPartGallery w:val="Page Numbers (Top of Page)"/>
        <w:docPartUnique/>
      </w:docPartObj>
    </w:sdtPr>
    <w:sdtEndPr>
      <w:rPr>
        <w:rFonts w:cs="TH SarabunPSK"/>
        <w:noProof/>
        <w:szCs w:val="32"/>
      </w:rPr>
    </w:sdtEndPr>
    <w:sdtContent>
      <w:p w:rsidR="005A39D9" w:rsidRPr="001333FF" w:rsidRDefault="005A39D9" w:rsidP="00FF6277">
        <w:pPr>
          <w:pStyle w:val="ab"/>
          <w:spacing w:before="0"/>
          <w:jc w:val="right"/>
          <w:rPr>
            <w:rFonts w:cs="TH SarabunPSK"/>
            <w:szCs w:val="32"/>
          </w:rPr>
        </w:pPr>
        <w:r w:rsidRPr="001333FF">
          <w:rPr>
            <w:rFonts w:cs="TH SarabunPSK"/>
            <w:szCs w:val="32"/>
          </w:rPr>
          <w:fldChar w:fldCharType="begin"/>
        </w:r>
        <w:r w:rsidRPr="001333FF">
          <w:rPr>
            <w:rFonts w:cs="TH SarabunPSK"/>
            <w:szCs w:val="32"/>
          </w:rPr>
          <w:instrText xml:space="preserve"> PAGE   \</w:instrText>
        </w:r>
        <w:r w:rsidRPr="001333FF">
          <w:rPr>
            <w:rFonts w:cs="TH SarabunPSK"/>
            <w:szCs w:val="32"/>
            <w:cs/>
          </w:rPr>
          <w:instrText xml:space="preserve">* </w:instrText>
        </w:r>
        <w:r w:rsidRPr="001333FF">
          <w:rPr>
            <w:rFonts w:cs="TH SarabunPSK"/>
            <w:szCs w:val="32"/>
          </w:rPr>
          <w:instrText xml:space="preserve">MERGEFORMAT </w:instrText>
        </w:r>
        <w:r w:rsidRPr="001333FF">
          <w:rPr>
            <w:rFonts w:cs="TH SarabunPSK"/>
            <w:szCs w:val="32"/>
          </w:rPr>
          <w:fldChar w:fldCharType="separate"/>
        </w:r>
        <w:r w:rsidR="002644D7">
          <w:rPr>
            <w:rFonts w:cs="TH SarabunPSK"/>
            <w:noProof/>
            <w:szCs w:val="32"/>
            <w:cs/>
          </w:rPr>
          <w:t>ฐ</w:t>
        </w:r>
        <w:r w:rsidRPr="001333FF">
          <w:rPr>
            <w:rFonts w:cs="TH SarabunPSK"/>
            <w:szCs w:val="32"/>
          </w:rPr>
          <w:fldChar w:fldCharType="end"/>
        </w:r>
      </w:p>
    </w:sdtContent>
  </w:sdt>
  <w:p w:rsidR="005A39D9" w:rsidRDefault="005A39D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9D9" w:rsidRDefault="005A39D9">
    <w:pPr>
      <w:pStyle w:val="ab"/>
      <w:jc w:val="right"/>
    </w:pPr>
  </w:p>
  <w:p w:rsidR="005A39D9" w:rsidRDefault="005A39D9">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9D9" w:rsidRDefault="005A39D9">
    <w:pPr>
      <w:pStyle w:val="ab"/>
      <w:jc w:val="right"/>
    </w:pPr>
    <w:r>
      <w:fldChar w:fldCharType="begin"/>
    </w:r>
    <w:r>
      <w:instrText xml:space="preserve"> PAGE   \* MERGEFORMAT </w:instrText>
    </w:r>
    <w:r>
      <w:fldChar w:fldCharType="separate"/>
    </w:r>
    <w:r w:rsidR="002644D7">
      <w:rPr>
        <w:noProof/>
      </w:rPr>
      <w:t>15</w:t>
    </w:r>
    <w:r>
      <w:rPr>
        <w:noProof/>
      </w:rPr>
      <w:fldChar w:fldCharType="end"/>
    </w:r>
  </w:p>
  <w:p w:rsidR="005A39D9" w:rsidRDefault="005A39D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9D9" w:rsidRDefault="005A39D9">
    <w:pPr>
      <w:pStyle w:val="ab"/>
      <w:jc w:val="right"/>
    </w:pPr>
    <w:r>
      <w:fldChar w:fldCharType="begin"/>
    </w:r>
    <w:r>
      <w:instrText xml:space="preserve"> PAGE   \* MERGEFORMAT </w:instrText>
    </w:r>
    <w:r>
      <w:fldChar w:fldCharType="separate"/>
    </w:r>
    <w:r w:rsidR="00A46731">
      <w:rPr>
        <w:noProof/>
      </w:rPr>
      <w:t>74</w:t>
    </w:r>
    <w:r>
      <w:rPr>
        <w:noProof/>
      </w:rPr>
      <w:fldChar w:fldCharType="end"/>
    </w:r>
  </w:p>
  <w:p w:rsidR="005A39D9" w:rsidRDefault="005A39D9">
    <w:pPr>
      <w:pStyle w:val="ab"/>
      <w:jc w:val="right"/>
    </w:pPr>
  </w:p>
  <w:p w:rsidR="005A39D9" w:rsidRDefault="005A39D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9D9" w:rsidRDefault="005A39D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6083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422E6AC8"/>
    <w:lvl w:ilvl="0">
      <w:numFmt w:val="bullet"/>
      <w:lvlText w:val="*"/>
      <w:lvlJc w:val="left"/>
    </w:lvl>
  </w:abstractNum>
  <w:abstractNum w:abstractNumId="2" w15:restartNumberingAfterBreak="0">
    <w:nsid w:val="00001C16"/>
    <w:multiLevelType w:val="hybridMultilevel"/>
    <w:tmpl w:val="8230E6BE"/>
    <w:lvl w:ilvl="0" w:tplc="080CFD5A">
      <w:start w:val="1"/>
      <w:numFmt w:val="bullet"/>
      <w:lvlText w:val=""/>
      <w:lvlJc w:val="left"/>
      <w:pPr>
        <w:tabs>
          <w:tab w:val="num" w:pos="1588"/>
        </w:tabs>
        <w:ind w:left="0" w:firstLine="1440"/>
      </w:pPr>
      <w:rPr>
        <w:rFonts w:ascii="Wingdings" w:hAnsi="Wingdings"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C368C"/>
    <w:multiLevelType w:val="hybridMultilevel"/>
    <w:tmpl w:val="CE6ECFE2"/>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0881B08"/>
    <w:multiLevelType w:val="hybridMultilevel"/>
    <w:tmpl w:val="3D44BED6"/>
    <w:lvl w:ilvl="0" w:tplc="ACB2D87A">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8B7682"/>
    <w:multiLevelType w:val="hybridMultilevel"/>
    <w:tmpl w:val="C164925C"/>
    <w:lvl w:ilvl="0" w:tplc="56964E2E">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8C2B2F"/>
    <w:multiLevelType w:val="multilevel"/>
    <w:tmpl w:val="206894E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101272B"/>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10834D6"/>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513F35"/>
    <w:multiLevelType w:val="hybridMultilevel"/>
    <w:tmpl w:val="0A7EE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BE7B3B"/>
    <w:multiLevelType w:val="hybridMultilevel"/>
    <w:tmpl w:val="D856FDE2"/>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11" w15:restartNumberingAfterBreak="0">
    <w:nsid w:val="02286A42"/>
    <w:multiLevelType w:val="hybridMultilevel"/>
    <w:tmpl w:val="598838A0"/>
    <w:lvl w:ilvl="0" w:tplc="828844A6">
      <w:start w:val="2"/>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3678DF"/>
    <w:multiLevelType w:val="multilevel"/>
    <w:tmpl w:val="D22809D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864" w:hanging="864"/>
      </w:pPr>
      <w:rPr>
        <w:rFonts w:ascii="TH SarabunPSK" w:hAnsi="TH SarabunPSK" w:cs="TH SarabunPSK" w:hint="default"/>
        <w:i w:val="0"/>
        <w:iCs w:val="0"/>
        <w:color w:val="000000" w:themeColor="text1"/>
      </w:rPr>
    </w:lvl>
    <w:lvl w:ilvl="4">
      <w:start w:val="1"/>
      <w:numFmt w:val="decimal"/>
      <w:lvlText w:val="%1.%2.%3.%4.%5"/>
      <w:lvlJc w:val="left"/>
      <w:pPr>
        <w:ind w:left="1008" w:hanging="1008"/>
      </w:pPr>
      <w:rPr>
        <w:rFonts w:hint="default"/>
      </w:rPr>
    </w:lvl>
    <w:lvl w:ilvl="5">
      <w:start w:val="1"/>
      <w:numFmt w:val="decimal"/>
      <w:lvlText w:val="%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2B90FBE"/>
    <w:multiLevelType w:val="hybridMultilevel"/>
    <w:tmpl w:val="5B3A2FC2"/>
    <w:lvl w:ilvl="0" w:tplc="162AC5B0">
      <w:start w:val="1"/>
      <w:numFmt w:val="decimal"/>
      <w:lvlText w:val="%1)"/>
      <w:lvlJc w:val="left"/>
      <w:pPr>
        <w:ind w:left="1080" w:hanging="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2EE1EE0"/>
    <w:multiLevelType w:val="hybridMultilevel"/>
    <w:tmpl w:val="7AB4B4D8"/>
    <w:lvl w:ilvl="0" w:tplc="5F8A98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173CF"/>
    <w:multiLevelType w:val="hybridMultilevel"/>
    <w:tmpl w:val="4D88CEF0"/>
    <w:lvl w:ilvl="0" w:tplc="983A92E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34F225E"/>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35623F3"/>
    <w:multiLevelType w:val="multilevel"/>
    <w:tmpl w:val="BA38AB2A"/>
    <w:numStyleLink w:val="1"/>
  </w:abstractNum>
  <w:abstractNum w:abstractNumId="18" w15:restartNumberingAfterBreak="0">
    <w:nsid w:val="03660B71"/>
    <w:multiLevelType w:val="hybridMultilevel"/>
    <w:tmpl w:val="F88C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3A4619E"/>
    <w:multiLevelType w:val="hybridMultilevel"/>
    <w:tmpl w:val="810E52FA"/>
    <w:lvl w:ilvl="0" w:tplc="D9A413CA">
      <w:start w:val="1"/>
      <w:numFmt w:val="decimal"/>
      <w:lvlText w:val="%1)"/>
      <w:lvlJc w:val="left"/>
      <w:pPr>
        <w:tabs>
          <w:tab w:val="num" w:pos="1080"/>
        </w:tabs>
        <w:ind w:left="0" w:firstLine="720"/>
      </w:pPr>
      <w:rPr>
        <w:rFonts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3D24401"/>
    <w:multiLevelType w:val="multilevel"/>
    <w:tmpl w:val="75BC2E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03E10A63"/>
    <w:multiLevelType w:val="hybridMultilevel"/>
    <w:tmpl w:val="DBB2D7F4"/>
    <w:lvl w:ilvl="0" w:tplc="39EC6212">
      <w:start w:val="1"/>
      <w:numFmt w:val="decimal"/>
      <w:suff w:val="space"/>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44911CF"/>
    <w:multiLevelType w:val="hybridMultilevel"/>
    <w:tmpl w:val="F1C6C39A"/>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47A78CF"/>
    <w:multiLevelType w:val="multilevel"/>
    <w:tmpl w:val="097E90B6"/>
    <w:lvl w:ilvl="0">
      <w:start w:val="1"/>
      <w:numFmt w:val="decimal"/>
      <w:pStyle w:val="10"/>
      <w:suff w:val="nothing"/>
      <w:lvlText w:val="บทที่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th-TH"/>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th-TH"/>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432" w:hanging="864"/>
      </w:pPr>
      <w:rPr>
        <w:rFonts w:ascii="TH SarabunPSK" w:hAnsi="TH SarabunPSK" w:cs="TH SarabunPSK" w:hint="default"/>
        <w:i w:val="0"/>
        <w:iCs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04850A33"/>
    <w:multiLevelType w:val="hybridMultilevel"/>
    <w:tmpl w:val="B8BC94D8"/>
    <w:lvl w:ilvl="0" w:tplc="5F64E3AE">
      <w:start w:val="1"/>
      <w:numFmt w:val="decimal"/>
      <w:suff w:val="space"/>
      <w:lvlText w:val="4.%1)"/>
      <w:lvlJc w:val="left"/>
      <w:pPr>
        <w:ind w:left="2160" w:hanging="360"/>
      </w:pPr>
      <w:rPr>
        <w:rFonts w:hint="default"/>
      </w:rPr>
    </w:lvl>
    <w:lvl w:ilvl="1" w:tplc="04090019" w:tentative="1">
      <w:start w:val="1"/>
      <w:numFmt w:val="lowerLetter"/>
      <w:lvlText w:val="%2."/>
      <w:lvlJc w:val="left"/>
      <w:pPr>
        <w:ind w:left="1440" w:hanging="360"/>
      </w:pPr>
    </w:lvl>
    <w:lvl w:ilvl="2" w:tplc="8A207B72">
      <w:start w:val="1"/>
      <w:numFmt w:val="decimal"/>
      <w:suff w:val="space"/>
      <w:lvlText w:val="4.%3)"/>
      <w:lvlJc w:val="left"/>
      <w:pPr>
        <w:ind w:left="540" w:hanging="180"/>
      </w:pPr>
      <w:rPr>
        <w:rFonts w:hint="default"/>
      </w:rPr>
    </w:lvl>
    <w:lvl w:ilvl="3" w:tplc="04090011">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4AF6CEF"/>
    <w:multiLevelType w:val="hybridMultilevel"/>
    <w:tmpl w:val="A2984E7C"/>
    <w:lvl w:ilvl="0" w:tplc="2392F53A">
      <w:start w:val="1"/>
      <w:numFmt w:val="decimal"/>
      <w:pStyle w:val="New"/>
      <w:lvlText w:val="%1."/>
      <w:lvlJc w:val="left"/>
      <w:pPr>
        <w:ind w:left="1080" w:hanging="360"/>
      </w:pPr>
      <w:rPr>
        <w:b w:val="0"/>
        <w:bCs w:val="0"/>
        <w:color w:val="auto"/>
      </w:rPr>
    </w:lvl>
    <w:lvl w:ilvl="1" w:tplc="5A4EF610">
      <w:start w:val="1"/>
      <w:numFmt w:val="bullet"/>
      <w:lvlText w:val="-"/>
      <w:lvlJc w:val="left"/>
      <w:pPr>
        <w:snapToGrid w:val="0"/>
        <w:ind w:left="1800" w:hanging="36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15:restartNumberingAfterBreak="0">
    <w:nsid w:val="04BD6C17"/>
    <w:multiLevelType w:val="hybridMultilevel"/>
    <w:tmpl w:val="5396F0B0"/>
    <w:lvl w:ilvl="0" w:tplc="533A545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52871CA"/>
    <w:multiLevelType w:val="hybridMultilevel"/>
    <w:tmpl w:val="2E10A0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53D2EA0"/>
    <w:multiLevelType w:val="hybridMultilevel"/>
    <w:tmpl w:val="D7AC869C"/>
    <w:lvl w:ilvl="0" w:tplc="C97C3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5496007"/>
    <w:multiLevelType w:val="hybridMultilevel"/>
    <w:tmpl w:val="5044D812"/>
    <w:lvl w:ilvl="0" w:tplc="EF5E9F4E">
      <w:start w:val="1"/>
      <w:numFmt w:val="bullet"/>
      <w:lvlText w:val="-"/>
      <w:lvlJc w:val="left"/>
      <w:pPr>
        <w:ind w:left="720" w:hanging="360"/>
      </w:pPr>
      <w:rPr>
        <w:rFonts w:ascii="CordiaUPC" w:eastAsiaTheme="minorHAnsi" w:hAnsi="CordiaUPC" w:cs="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560653B"/>
    <w:multiLevelType w:val="hybridMultilevel"/>
    <w:tmpl w:val="502AE4CE"/>
    <w:lvl w:ilvl="0" w:tplc="13063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595547B"/>
    <w:multiLevelType w:val="hybridMultilevel"/>
    <w:tmpl w:val="7FAA019E"/>
    <w:lvl w:ilvl="0" w:tplc="70EEC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599710C"/>
    <w:multiLevelType w:val="multilevel"/>
    <w:tmpl w:val="3F08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5D43F0"/>
    <w:multiLevelType w:val="hybridMultilevel"/>
    <w:tmpl w:val="25881910"/>
    <w:lvl w:ilvl="0" w:tplc="094C266E">
      <w:start w:val="1"/>
      <w:numFmt w:val="bullet"/>
      <w:lvlText w:val="-"/>
      <w:lvlJc w:val="left"/>
      <w:pPr>
        <w:ind w:left="1080" w:hanging="360"/>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66E4714"/>
    <w:multiLevelType w:val="hybridMultilevel"/>
    <w:tmpl w:val="A75C191C"/>
    <w:lvl w:ilvl="0" w:tplc="5C2C9224">
      <w:start w:val="1"/>
      <w:numFmt w:val="decimal"/>
      <w:lvlText w:val="1.2.%1)"/>
      <w:lvlJc w:val="left"/>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35" w15:restartNumberingAfterBreak="0">
    <w:nsid w:val="06854ECC"/>
    <w:multiLevelType w:val="multilevel"/>
    <w:tmpl w:val="7A3CBDCE"/>
    <w:lvl w:ilvl="0">
      <w:start w:val="7"/>
      <w:numFmt w:val="decimal"/>
      <w:lvlText w:val="%1."/>
      <w:lvlJc w:val="left"/>
      <w:pPr>
        <w:ind w:left="720" w:hanging="360"/>
      </w:pPr>
      <w:rPr>
        <w:rFonts w:ascii="TH SarabunPSK" w:hAnsi="TH SarabunPSK" w:cs="TH SarabunPSK"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068D7FF9"/>
    <w:multiLevelType w:val="hybridMultilevel"/>
    <w:tmpl w:val="777653B0"/>
    <w:lvl w:ilvl="0" w:tplc="880CDF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6970FF2"/>
    <w:multiLevelType w:val="hybridMultilevel"/>
    <w:tmpl w:val="DD245F84"/>
    <w:lvl w:ilvl="0" w:tplc="4704F6A0">
      <w:start w:val="1"/>
      <w:numFmt w:val="decimal"/>
      <w:lvlText w:val="4.%1)"/>
      <w:lvlJc w:val="left"/>
      <w:pPr>
        <w:ind w:left="503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734173C"/>
    <w:multiLevelType w:val="hybridMultilevel"/>
    <w:tmpl w:val="54CA24F2"/>
    <w:lvl w:ilvl="0" w:tplc="13202D40">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07476CC0"/>
    <w:multiLevelType w:val="hybridMultilevel"/>
    <w:tmpl w:val="FB8A6C0C"/>
    <w:lvl w:ilvl="0" w:tplc="337ED96E">
      <w:start w:val="1"/>
      <w:numFmt w:val="decimal"/>
      <w:suff w:val="space"/>
      <w:lvlText w:val="%1)"/>
      <w:lvlJc w:val="left"/>
      <w:pPr>
        <w:ind w:left="144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075C147B"/>
    <w:multiLevelType w:val="hybridMultilevel"/>
    <w:tmpl w:val="008C3726"/>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1" w15:restartNumberingAfterBreak="0">
    <w:nsid w:val="078530D2"/>
    <w:multiLevelType w:val="hybridMultilevel"/>
    <w:tmpl w:val="96DE5BEE"/>
    <w:lvl w:ilvl="0" w:tplc="9248819A">
      <w:start w:val="1"/>
      <w:numFmt w:val="decimal"/>
      <w:suff w:val="space"/>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07CF47DE"/>
    <w:multiLevelType w:val="hybridMultilevel"/>
    <w:tmpl w:val="53D4849C"/>
    <w:lvl w:ilvl="0" w:tplc="BE9E58A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8263B7C"/>
    <w:multiLevelType w:val="hybridMultilevel"/>
    <w:tmpl w:val="4FF27CC2"/>
    <w:lvl w:ilvl="0" w:tplc="9954BBBA">
      <w:numFmt w:val="bullet"/>
      <w:lvlText w:val="-"/>
      <w:lvlJc w:val="left"/>
      <w:pPr>
        <w:ind w:left="2880" w:hanging="360"/>
      </w:pPr>
      <w:rPr>
        <w:rFonts w:ascii="TH SarabunPSK" w:eastAsia="TH SarabunPSK" w:hAnsi="TH SarabunPSK" w:cs="TH SarabunPSK"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088D436F"/>
    <w:multiLevelType w:val="hybridMultilevel"/>
    <w:tmpl w:val="A52AB070"/>
    <w:lvl w:ilvl="0" w:tplc="97F41BDE">
      <w:start w:val="1"/>
      <w:numFmt w:val="bullet"/>
      <w:lvlText w:val="–"/>
      <w:lvlJc w:val="left"/>
      <w:pPr>
        <w:ind w:left="720" w:hanging="360"/>
      </w:pPr>
      <w:rPr>
        <w:rFonts w:ascii="TH Sarabun New" w:hAnsi="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88E676D"/>
    <w:multiLevelType w:val="hybridMultilevel"/>
    <w:tmpl w:val="82DC968C"/>
    <w:lvl w:ilvl="0" w:tplc="F9D85C2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08C77472"/>
    <w:multiLevelType w:val="hybridMultilevel"/>
    <w:tmpl w:val="00029094"/>
    <w:lvl w:ilvl="0" w:tplc="ECC61290">
      <w:start w:val="1"/>
      <w:numFmt w:val="decimal"/>
      <w:lvlText w:val="%1)"/>
      <w:lvlJc w:val="left"/>
      <w:pPr>
        <w:tabs>
          <w:tab w:val="num" w:pos="1080"/>
        </w:tabs>
        <w:ind w:left="0" w:firstLine="720"/>
      </w:pPr>
      <w:rPr>
        <w:rFonts w:ascii="TH SarabunPSK" w:hAnsi="TH SarabunPSK" w:cs="TH SarabunPSK" w:hint="default"/>
        <w:b w:val="0"/>
        <w:bCs w:val="0"/>
        <w:i w:val="0"/>
        <w:iCs w:val="0"/>
        <w:sz w:val="32"/>
        <w:szCs w:val="3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8CF2A41"/>
    <w:multiLevelType w:val="hybridMultilevel"/>
    <w:tmpl w:val="0A78F31A"/>
    <w:lvl w:ilvl="0" w:tplc="F3CC73C6">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90C36E5"/>
    <w:multiLevelType w:val="hybridMultilevel"/>
    <w:tmpl w:val="CD18C60E"/>
    <w:lvl w:ilvl="0" w:tplc="EE42D84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92F6EDC"/>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0982010D"/>
    <w:multiLevelType w:val="multilevel"/>
    <w:tmpl w:val="EFEA8088"/>
    <w:lvl w:ilvl="0">
      <w:start w:val="5"/>
      <w:numFmt w:val="decimal"/>
      <w:lvlText w:val="%1."/>
      <w:lvlJc w:val="left"/>
      <w:pPr>
        <w:ind w:left="588" w:hanging="588"/>
      </w:pPr>
      <w:rPr>
        <w:rFonts w:hint="default"/>
      </w:rPr>
    </w:lvl>
    <w:lvl w:ilvl="1">
      <w:start w:val="4"/>
      <w:numFmt w:val="decimal"/>
      <w:lvlText w:val="%1.%2."/>
      <w:lvlJc w:val="left"/>
      <w:pPr>
        <w:ind w:left="1530" w:hanging="720"/>
      </w:pPr>
      <w:rPr>
        <w:rFonts w:hint="default"/>
      </w:rPr>
    </w:lvl>
    <w:lvl w:ilvl="2">
      <w:start w:val="1"/>
      <w:numFmt w:val="decimal"/>
      <w:suff w:val="space"/>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51" w15:restartNumberingAfterBreak="0">
    <w:nsid w:val="09955CF5"/>
    <w:multiLevelType w:val="hybridMultilevel"/>
    <w:tmpl w:val="CBB2F00C"/>
    <w:lvl w:ilvl="0" w:tplc="A3B4E0A4">
      <w:start w:val="1"/>
      <w:numFmt w:val="decimal"/>
      <w:suff w:val="spac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99D0718"/>
    <w:multiLevelType w:val="hybridMultilevel"/>
    <w:tmpl w:val="9F285B6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09F113FA"/>
    <w:multiLevelType w:val="hybridMultilevel"/>
    <w:tmpl w:val="9BE87E1A"/>
    <w:lvl w:ilvl="0" w:tplc="22509772">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A3C5949"/>
    <w:multiLevelType w:val="hybridMultilevel"/>
    <w:tmpl w:val="B63CC258"/>
    <w:lvl w:ilvl="0" w:tplc="5B08DF46">
      <w:start w:val="1"/>
      <w:numFmt w:val="decimal"/>
      <w:suff w:val="space"/>
      <w:lvlText w:val="%1)"/>
      <w:lvlJc w:val="left"/>
      <w:pPr>
        <w:ind w:left="2222" w:hanging="360"/>
      </w:pPr>
      <w:rPr>
        <w:rFonts w:hint="default"/>
        <w:color w:val="FF000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FA8DD62">
      <w:start w:val="1"/>
      <w:numFmt w:val="decimal"/>
      <w:suff w:val="space"/>
      <w:lvlText w:val="%4."/>
      <w:lvlJc w:val="left"/>
      <w:pPr>
        <w:ind w:left="3240" w:hanging="360"/>
      </w:pPr>
      <w:rPr>
        <w:rFonts w:hint="default"/>
      </w:r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5" w15:restartNumberingAfterBreak="0">
    <w:nsid w:val="0A5D4633"/>
    <w:multiLevelType w:val="hybridMultilevel"/>
    <w:tmpl w:val="A434D688"/>
    <w:lvl w:ilvl="0" w:tplc="974268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A686E17"/>
    <w:multiLevelType w:val="hybridMultilevel"/>
    <w:tmpl w:val="4814B85E"/>
    <w:lvl w:ilvl="0" w:tplc="6A76C436">
      <w:start w:val="1"/>
      <w:numFmt w:val="decimal"/>
      <w:lvlText w:val="%1.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0A871BEB"/>
    <w:multiLevelType w:val="hybridMultilevel"/>
    <w:tmpl w:val="C164925C"/>
    <w:lvl w:ilvl="0" w:tplc="56964E2E">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AC15018"/>
    <w:multiLevelType w:val="multilevel"/>
    <w:tmpl w:val="D536F9C2"/>
    <w:lvl w:ilvl="0">
      <w:start w:val="10"/>
      <w:numFmt w:val="decimal"/>
      <w:lvlText w:val="%1."/>
      <w:lvlJc w:val="left"/>
      <w:pPr>
        <w:ind w:left="468" w:hanging="468"/>
      </w:pPr>
      <w:rPr>
        <w:rFonts w:hint="default"/>
      </w:rPr>
    </w:lvl>
    <w:lvl w:ilvl="1">
      <w:start w:val="2"/>
      <w:numFmt w:val="decimal"/>
      <w:suff w:val="space"/>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0AC43168"/>
    <w:multiLevelType w:val="hybridMultilevel"/>
    <w:tmpl w:val="A4DC0CCE"/>
    <w:lvl w:ilvl="0" w:tplc="3E58029E">
      <w:start w:val="3"/>
      <w:numFmt w:val="bullet"/>
      <w:lvlText w:val="-"/>
      <w:lvlJc w:val="left"/>
      <w:pPr>
        <w:ind w:left="936" w:hanging="360"/>
      </w:pPr>
      <w:rPr>
        <w:rFonts w:ascii="TH SarabunPSK" w:eastAsia="TH SarabunPSK" w:hAnsi="TH SarabunPSK" w:cs="TH SarabunPSK"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15:restartNumberingAfterBreak="0">
    <w:nsid w:val="0AF47068"/>
    <w:multiLevelType w:val="hybridMultilevel"/>
    <w:tmpl w:val="0B7CF2F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1" w15:restartNumberingAfterBreak="0">
    <w:nsid w:val="0B00400E"/>
    <w:multiLevelType w:val="multilevel"/>
    <w:tmpl w:val="2264A268"/>
    <w:lvl w:ilvl="0">
      <w:start w:val="9"/>
      <w:numFmt w:val="decimal"/>
      <w:lvlText w:val="%1."/>
      <w:lvlJc w:val="left"/>
      <w:pPr>
        <w:ind w:left="720" w:hanging="360"/>
      </w:pPr>
      <w:rPr>
        <w:rFonts w:ascii="TH SarabunPSK" w:hAnsi="TH SarabunPSK" w:cs="TH SarabunPSK"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0B061F7E"/>
    <w:multiLevelType w:val="hybridMultilevel"/>
    <w:tmpl w:val="B0AAEC14"/>
    <w:lvl w:ilvl="0" w:tplc="7DE4FB20">
      <w:start w:val="1"/>
      <w:numFmt w:val="decimal"/>
      <w:suff w:val="space"/>
      <w:lvlText w:val="%1."/>
      <w:lvlJc w:val="left"/>
      <w:pPr>
        <w:ind w:left="6840" w:hanging="360"/>
      </w:pPr>
      <w:rPr>
        <w:rFonts w:ascii="TH SarabunPSK" w:eastAsia="TH SarabunPSK" w:hAnsi="TH SarabunPSK" w:cs="TH SarabunPSK"/>
      </w:rPr>
    </w:lvl>
    <w:lvl w:ilvl="1" w:tplc="55E49456">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0B6559AF"/>
    <w:multiLevelType w:val="hybridMultilevel"/>
    <w:tmpl w:val="9CEC926C"/>
    <w:lvl w:ilvl="0" w:tplc="094C266E">
      <w:start w:val="1"/>
      <w:numFmt w:val="bullet"/>
      <w:lvlText w:val="-"/>
      <w:lvlJc w:val="left"/>
      <w:pPr>
        <w:tabs>
          <w:tab w:val="num" w:pos="2160"/>
        </w:tabs>
        <w:ind w:left="0" w:firstLine="1656"/>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BAA1F85"/>
    <w:multiLevelType w:val="hybridMultilevel"/>
    <w:tmpl w:val="3EC6BA1A"/>
    <w:lvl w:ilvl="0" w:tplc="F9D85C2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0BC714C1"/>
    <w:multiLevelType w:val="hybridMultilevel"/>
    <w:tmpl w:val="C2B2B84C"/>
    <w:lvl w:ilvl="0" w:tplc="CF8CD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0BE20A60"/>
    <w:multiLevelType w:val="hybridMultilevel"/>
    <w:tmpl w:val="496ACDE6"/>
    <w:lvl w:ilvl="0" w:tplc="0A9A3296">
      <w:start w:val="8"/>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C0415E8"/>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8" w15:restartNumberingAfterBreak="0">
    <w:nsid w:val="0C4602E4"/>
    <w:multiLevelType w:val="hybridMultilevel"/>
    <w:tmpl w:val="64C0A53A"/>
    <w:lvl w:ilvl="0" w:tplc="FC6A3180">
      <w:start w:val="1"/>
      <w:numFmt w:val="decimal"/>
      <w:lvlText w:val="1.%1)"/>
      <w:lvlJc w:val="left"/>
      <w:pPr>
        <w:tabs>
          <w:tab w:val="num" w:pos="1080"/>
        </w:tabs>
        <w:ind w:left="0" w:firstLine="720"/>
      </w:pPr>
      <w:rPr>
        <w:rFonts w:hint="default"/>
        <w:b w:val="0"/>
        <w:bCs w:val="0"/>
        <w:i w:val="0"/>
        <w:iCs w:val="0"/>
        <w:color w:val="000000" w:themeColor="text1"/>
        <w:sz w:val="32"/>
        <w:szCs w:val="32"/>
        <w:u w:val="none"/>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69" w15:restartNumberingAfterBreak="0">
    <w:nsid w:val="0C5B2799"/>
    <w:multiLevelType w:val="hybridMultilevel"/>
    <w:tmpl w:val="0B54F922"/>
    <w:lvl w:ilvl="0" w:tplc="3588009E">
      <w:start w:val="1"/>
      <w:numFmt w:val="decimal"/>
      <w:lvlText w:val="%1."/>
      <w:lvlJc w:val="left"/>
      <w:pPr>
        <w:ind w:left="720" w:hanging="360"/>
      </w:pPr>
      <w:rPr>
        <w:sz w:val="32"/>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CE25B9D"/>
    <w:multiLevelType w:val="hybridMultilevel"/>
    <w:tmpl w:val="DC6466B6"/>
    <w:lvl w:ilvl="0" w:tplc="04090011">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71" w15:restartNumberingAfterBreak="0">
    <w:nsid w:val="0D0F27FF"/>
    <w:multiLevelType w:val="hybridMultilevel"/>
    <w:tmpl w:val="4B38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0D3F6AA9"/>
    <w:multiLevelType w:val="hybridMultilevel"/>
    <w:tmpl w:val="7D0A5F62"/>
    <w:lvl w:ilvl="0" w:tplc="425EA4C0">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0DBC266E"/>
    <w:multiLevelType w:val="hybridMultilevel"/>
    <w:tmpl w:val="0AAA7A82"/>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0DC44C95"/>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0DF224E0"/>
    <w:multiLevelType w:val="hybridMultilevel"/>
    <w:tmpl w:val="7AFCBB42"/>
    <w:lvl w:ilvl="0" w:tplc="7B38B11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E1312ED"/>
    <w:multiLevelType w:val="hybridMultilevel"/>
    <w:tmpl w:val="76E25FCA"/>
    <w:lvl w:ilvl="0" w:tplc="425EA4C0">
      <w:start w:val="1"/>
      <w:numFmt w:val="bullet"/>
      <w:lvlText w:val="-"/>
      <w:lvlJc w:val="left"/>
      <w:pPr>
        <w:ind w:left="3012" w:hanging="360"/>
      </w:pPr>
      <w:rPr>
        <w:rFonts w:ascii="CordiaUPC" w:eastAsiaTheme="minorHAnsi" w:hAnsi="CordiaUPC" w:hint="default"/>
        <w:b w:val="0"/>
        <w:bCs w:val="0"/>
        <w:i w:val="0"/>
        <w:iCs w:val="0"/>
        <w:color w:val="000000" w:themeColor="text1"/>
        <w:sz w:val="32"/>
        <w:szCs w:val="32"/>
        <w:u w:val="none"/>
        <w:lang w:bidi="th-TH"/>
      </w:rPr>
    </w:lvl>
    <w:lvl w:ilvl="1" w:tplc="04090003" w:tentative="1">
      <w:start w:val="1"/>
      <w:numFmt w:val="bullet"/>
      <w:lvlText w:val="o"/>
      <w:lvlJc w:val="left"/>
      <w:pPr>
        <w:ind w:left="3732" w:hanging="360"/>
      </w:pPr>
      <w:rPr>
        <w:rFonts w:ascii="Courier New" w:hAnsi="Courier New" w:cs="Courier New" w:hint="default"/>
      </w:rPr>
    </w:lvl>
    <w:lvl w:ilvl="2" w:tplc="04090005" w:tentative="1">
      <w:start w:val="1"/>
      <w:numFmt w:val="bullet"/>
      <w:lvlText w:val=""/>
      <w:lvlJc w:val="left"/>
      <w:pPr>
        <w:ind w:left="4452" w:hanging="360"/>
      </w:pPr>
      <w:rPr>
        <w:rFonts w:ascii="Wingdings" w:hAnsi="Wingdings" w:hint="default"/>
      </w:rPr>
    </w:lvl>
    <w:lvl w:ilvl="3" w:tplc="04090001" w:tentative="1">
      <w:start w:val="1"/>
      <w:numFmt w:val="bullet"/>
      <w:lvlText w:val=""/>
      <w:lvlJc w:val="left"/>
      <w:pPr>
        <w:ind w:left="5172" w:hanging="360"/>
      </w:pPr>
      <w:rPr>
        <w:rFonts w:ascii="Symbol" w:hAnsi="Symbol" w:hint="default"/>
      </w:rPr>
    </w:lvl>
    <w:lvl w:ilvl="4" w:tplc="425EA4C0">
      <w:start w:val="1"/>
      <w:numFmt w:val="bullet"/>
      <w:lvlText w:val="-"/>
      <w:lvlJc w:val="left"/>
      <w:pPr>
        <w:ind w:left="5892" w:hanging="360"/>
      </w:pPr>
      <w:rPr>
        <w:rFonts w:ascii="CordiaUPC" w:eastAsiaTheme="minorHAnsi" w:hAnsi="CordiaUPC" w:hint="default"/>
        <w:b w:val="0"/>
        <w:bCs w:val="0"/>
        <w:i w:val="0"/>
        <w:iCs w:val="0"/>
        <w:color w:val="000000" w:themeColor="text1"/>
        <w:sz w:val="32"/>
        <w:szCs w:val="32"/>
        <w:u w:val="none"/>
        <w:lang w:bidi="th-TH"/>
      </w:rPr>
    </w:lvl>
    <w:lvl w:ilvl="5" w:tplc="04090005">
      <w:start w:val="1"/>
      <w:numFmt w:val="bullet"/>
      <w:lvlText w:val=""/>
      <w:lvlJc w:val="left"/>
      <w:pPr>
        <w:ind w:left="6612" w:hanging="360"/>
      </w:pPr>
      <w:rPr>
        <w:rFonts w:ascii="Wingdings" w:hAnsi="Wingdings" w:hint="default"/>
      </w:rPr>
    </w:lvl>
    <w:lvl w:ilvl="6" w:tplc="04090001" w:tentative="1">
      <w:start w:val="1"/>
      <w:numFmt w:val="bullet"/>
      <w:lvlText w:val=""/>
      <w:lvlJc w:val="left"/>
      <w:pPr>
        <w:ind w:left="7332" w:hanging="360"/>
      </w:pPr>
      <w:rPr>
        <w:rFonts w:ascii="Symbol" w:hAnsi="Symbol" w:hint="default"/>
      </w:rPr>
    </w:lvl>
    <w:lvl w:ilvl="7" w:tplc="04090003" w:tentative="1">
      <w:start w:val="1"/>
      <w:numFmt w:val="bullet"/>
      <w:lvlText w:val="o"/>
      <w:lvlJc w:val="left"/>
      <w:pPr>
        <w:ind w:left="8052" w:hanging="360"/>
      </w:pPr>
      <w:rPr>
        <w:rFonts w:ascii="Courier New" w:hAnsi="Courier New" w:cs="Courier New" w:hint="default"/>
      </w:rPr>
    </w:lvl>
    <w:lvl w:ilvl="8" w:tplc="04090005" w:tentative="1">
      <w:start w:val="1"/>
      <w:numFmt w:val="bullet"/>
      <w:lvlText w:val=""/>
      <w:lvlJc w:val="left"/>
      <w:pPr>
        <w:ind w:left="8772" w:hanging="360"/>
      </w:pPr>
      <w:rPr>
        <w:rFonts w:ascii="Wingdings" w:hAnsi="Wingdings" w:hint="default"/>
      </w:rPr>
    </w:lvl>
  </w:abstractNum>
  <w:abstractNum w:abstractNumId="77" w15:restartNumberingAfterBreak="0">
    <w:nsid w:val="0E7C6F83"/>
    <w:multiLevelType w:val="hybridMultilevel"/>
    <w:tmpl w:val="8C5E5E10"/>
    <w:lvl w:ilvl="0" w:tplc="A1D60348">
      <w:start w:val="3"/>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E85363C"/>
    <w:multiLevelType w:val="hybridMultilevel"/>
    <w:tmpl w:val="60A89D38"/>
    <w:lvl w:ilvl="0" w:tplc="7CA6537E">
      <w:start w:val="1"/>
      <w:numFmt w:val="decimal"/>
      <w:lvlText w:val="%1)"/>
      <w:lvlJc w:val="left"/>
      <w:pPr>
        <w:tabs>
          <w:tab w:val="num" w:pos="1080"/>
        </w:tabs>
        <w:ind w:left="1080" w:hanging="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EB15181"/>
    <w:multiLevelType w:val="hybridMultilevel"/>
    <w:tmpl w:val="73B8D242"/>
    <w:lvl w:ilvl="0" w:tplc="EB5E23C8">
      <w:start w:val="5"/>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0EEB02B1"/>
    <w:multiLevelType w:val="hybridMultilevel"/>
    <w:tmpl w:val="DB54B93C"/>
    <w:lvl w:ilvl="0" w:tplc="EF5E9F4E">
      <w:start w:val="1"/>
      <w:numFmt w:val="bullet"/>
      <w:lvlText w:val="-"/>
      <w:lvlJc w:val="left"/>
      <w:pPr>
        <w:ind w:left="1800" w:hanging="360"/>
      </w:pPr>
      <w:rPr>
        <w:rFonts w:ascii="CordiaUPC" w:eastAsiaTheme="minorHAnsi" w:hAnsi="CordiaUPC" w:cs="CordiaUPC"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0F237369"/>
    <w:multiLevelType w:val="multilevel"/>
    <w:tmpl w:val="93745BAA"/>
    <w:lvl w:ilvl="0">
      <w:start w:val="10"/>
      <w:numFmt w:val="decimal"/>
      <w:lvlText w:val="%1."/>
      <w:lvlJc w:val="left"/>
      <w:pPr>
        <w:ind w:left="636" w:hanging="636"/>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suff w:val="space"/>
      <w:lvlText w:val="%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2" w15:restartNumberingAfterBreak="0">
    <w:nsid w:val="0F277BDF"/>
    <w:multiLevelType w:val="hybridMultilevel"/>
    <w:tmpl w:val="963E433A"/>
    <w:lvl w:ilvl="0" w:tplc="7B38B11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F96131B"/>
    <w:multiLevelType w:val="hybridMultilevel"/>
    <w:tmpl w:val="B63CC258"/>
    <w:lvl w:ilvl="0" w:tplc="5B08DF46">
      <w:start w:val="1"/>
      <w:numFmt w:val="decimal"/>
      <w:suff w:val="space"/>
      <w:lvlText w:val="%1)"/>
      <w:lvlJc w:val="left"/>
      <w:pPr>
        <w:ind w:left="2222" w:hanging="360"/>
      </w:pPr>
      <w:rPr>
        <w:rFonts w:hint="default"/>
        <w:color w:val="FF000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FA8DD62">
      <w:start w:val="1"/>
      <w:numFmt w:val="decimal"/>
      <w:suff w:val="space"/>
      <w:lvlText w:val="%4."/>
      <w:lvlJc w:val="left"/>
      <w:pPr>
        <w:ind w:left="3240" w:hanging="360"/>
      </w:pPr>
      <w:rPr>
        <w:rFonts w:hint="default"/>
      </w:r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4" w15:restartNumberingAfterBreak="0">
    <w:nsid w:val="0FFF66DD"/>
    <w:multiLevelType w:val="hybridMultilevel"/>
    <w:tmpl w:val="502AE4CE"/>
    <w:lvl w:ilvl="0" w:tplc="13063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10233BA2"/>
    <w:multiLevelType w:val="hybridMultilevel"/>
    <w:tmpl w:val="F3DE4E98"/>
    <w:lvl w:ilvl="0" w:tplc="AABC9B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03D2D9C"/>
    <w:multiLevelType w:val="hybridMultilevel"/>
    <w:tmpl w:val="5B729B00"/>
    <w:lvl w:ilvl="0" w:tplc="533A545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05F2C7C"/>
    <w:multiLevelType w:val="hybridMultilevel"/>
    <w:tmpl w:val="9236849A"/>
    <w:lvl w:ilvl="0" w:tplc="3BFEFBEE">
      <w:start w:val="1"/>
      <w:numFmt w:val="decimal"/>
      <w:lvlText w:val="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8" w15:restartNumberingAfterBreak="0">
    <w:nsid w:val="10A257D2"/>
    <w:multiLevelType w:val="multilevel"/>
    <w:tmpl w:val="F9FA8868"/>
    <w:lvl w:ilvl="0">
      <w:start w:val="1"/>
      <w:numFmt w:val="decimal"/>
      <w:lvlText w:val="%1."/>
      <w:lvlJc w:val="left"/>
      <w:pPr>
        <w:ind w:left="360" w:hanging="360"/>
      </w:pPr>
      <w:rPr>
        <w:rFonts w:hint="default"/>
      </w:rPr>
    </w:lvl>
    <w:lvl w:ilvl="1">
      <w:start w:val="1"/>
      <w:numFmt w:val="decimal"/>
      <w:suff w:val="space"/>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9" w15:restartNumberingAfterBreak="0">
    <w:nsid w:val="10DB628C"/>
    <w:multiLevelType w:val="hybridMultilevel"/>
    <w:tmpl w:val="644AC3F4"/>
    <w:lvl w:ilvl="0" w:tplc="9E221FB2">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10F666F4"/>
    <w:multiLevelType w:val="hybridMultilevel"/>
    <w:tmpl w:val="FA9A8C7A"/>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91" w15:restartNumberingAfterBreak="0">
    <w:nsid w:val="10F70DF6"/>
    <w:multiLevelType w:val="multilevel"/>
    <w:tmpl w:val="977605B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92" w15:restartNumberingAfterBreak="0">
    <w:nsid w:val="114C4CC3"/>
    <w:multiLevelType w:val="multilevel"/>
    <w:tmpl w:val="8B4A0AD2"/>
    <w:lvl w:ilvl="0">
      <w:start w:val="1"/>
      <w:numFmt w:val="decimal"/>
      <w:lvlText w:val="%1."/>
      <w:lvlJc w:val="left"/>
      <w:pPr>
        <w:ind w:left="360" w:hanging="360"/>
      </w:pPr>
    </w:lvl>
    <w:lvl w:ilvl="1">
      <w:start w:val="1"/>
      <w:numFmt w:val="decimal"/>
      <w:lvlText w:val="%1.%2)"/>
      <w:lvlJc w:val="left"/>
      <w:pPr>
        <w:ind w:left="1440" w:hanging="720"/>
      </w:pPr>
      <w:rPr>
        <w:color w:val="000000" w:themeColor="text1"/>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93" w15:restartNumberingAfterBreak="0">
    <w:nsid w:val="117C7120"/>
    <w:multiLevelType w:val="hybridMultilevel"/>
    <w:tmpl w:val="6E0C4400"/>
    <w:lvl w:ilvl="0" w:tplc="44CA84D6">
      <w:start w:val="4"/>
      <w:numFmt w:val="bullet"/>
      <w:suff w:val="space"/>
      <w:lvlText w:val="-"/>
      <w:lvlJc w:val="left"/>
      <w:pPr>
        <w:ind w:left="2520" w:hanging="360"/>
      </w:pPr>
      <w:rPr>
        <w:rFonts w:ascii="TH SarabunPSK" w:eastAsia="TH SarabunPSK" w:hAnsi="TH SarabunPSK"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4" w15:restartNumberingAfterBreak="0">
    <w:nsid w:val="11A522A9"/>
    <w:multiLevelType w:val="hybridMultilevel"/>
    <w:tmpl w:val="1DA0F624"/>
    <w:lvl w:ilvl="0" w:tplc="728CE1B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11CC687F"/>
    <w:multiLevelType w:val="hybridMultilevel"/>
    <w:tmpl w:val="008C3726"/>
    <w:lvl w:ilvl="0" w:tplc="04090011">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6" w15:restartNumberingAfterBreak="0">
    <w:nsid w:val="11EA7CFF"/>
    <w:multiLevelType w:val="hybridMultilevel"/>
    <w:tmpl w:val="524A5ECA"/>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97" w15:restartNumberingAfterBreak="0">
    <w:nsid w:val="11ED68C1"/>
    <w:multiLevelType w:val="multilevel"/>
    <w:tmpl w:val="6A84C892"/>
    <w:lvl w:ilvl="0">
      <w:start w:val="1"/>
      <w:numFmt w:val="decimal"/>
      <w:lvlText w:val="%1."/>
      <w:lvlJc w:val="left"/>
      <w:pPr>
        <w:ind w:left="360" w:hanging="360"/>
      </w:pPr>
    </w:lvl>
    <w:lvl w:ilvl="1">
      <w:start w:val="1"/>
      <w:numFmt w:val="decimal"/>
      <w:lvlText w:val="%1.%2)"/>
      <w:lvlJc w:val="left"/>
      <w:pPr>
        <w:ind w:left="1440" w:hanging="720"/>
      </w:pPr>
      <w:rPr>
        <w:color w:val="000000" w:themeColor="text1"/>
        <w:lang w:bidi="th-TH"/>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98" w15:restartNumberingAfterBreak="0">
    <w:nsid w:val="11F77378"/>
    <w:multiLevelType w:val="hybridMultilevel"/>
    <w:tmpl w:val="7556D58C"/>
    <w:lvl w:ilvl="0" w:tplc="97F41BDE">
      <w:start w:val="1"/>
      <w:numFmt w:val="bullet"/>
      <w:lvlText w:val="–"/>
      <w:lvlJc w:val="left"/>
      <w:pPr>
        <w:ind w:left="720" w:hanging="360"/>
      </w:pPr>
      <w:rPr>
        <w:rFonts w:ascii="TH Sarabun New" w:hAnsi="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12BC692B"/>
    <w:multiLevelType w:val="hybridMultilevel"/>
    <w:tmpl w:val="D17C26CA"/>
    <w:lvl w:ilvl="0" w:tplc="EDA42E14">
      <w:start w:val="1"/>
      <w:numFmt w:val="decimal"/>
      <w:lvlText w:val="1.%1)"/>
      <w:lvlJc w:val="left"/>
      <w:pPr>
        <w:ind w:left="2880" w:hanging="360"/>
      </w:pPr>
      <w:rPr>
        <w:rFonts w:hint="default"/>
      </w:rPr>
    </w:lvl>
    <w:lvl w:ilvl="1" w:tplc="5C2C9224">
      <w:start w:val="1"/>
      <w:numFmt w:val="decimal"/>
      <w:lvlText w:val="1.2.%2)"/>
      <w:lvlJc w:val="left"/>
      <w:pPr>
        <w:ind w:left="3600" w:hanging="360"/>
      </w:pPr>
      <w:rPr>
        <w:rFonts w:hint="default"/>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133F1E2A"/>
    <w:multiLevelType w:val="hybridMultilevel"/>
    <w:tmpl w:val="B106C54E"/>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lang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378294B"/>
    <w:multiLevelType w:val="hybridMultilevel"/>
    <w:tmpl w:val="CBE83DDC"/>
    <w:lvl w:ilvl="0" w:tplc="DB8C492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38465E7"/>
    <w:multiLevelType w:val="hybridMultilevel"/>
    <w:tmpl w:val="65C25B48"/>
    <w:lvl w:ilvl="0" w:tplc="EDA42E14">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3" w15:restartNumberingAfterBreak="0">
    <w:nsid w:val="13A37583"/>
    <w:multiLevelType w:val="hybridMultilevel"/>
    <w:tmpl w:val="35ECFB86"/>
    <w:lvl w:ilvl="0" w:tplc="F15A9C14">
      <w:start w:val="1"/>
      <w:numFmt w:val="decimal"/>
      <w:lvlText w:val="5.%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3A433AC"/>
    <w:multiLevelType w:val="hybridMultilevel"/>
    <w:tmpl w:val="FC0C1F88"/>
    <w:lvl w:ilvl="0" w:tplc="CB003D22">
      <w:start w:val="1"/>
      <w:numFmt w:val="bullet"/>
      <w:lvlText w:val=""/>
      <w:lvlJc w:val="left"/>
      <w:pPr>
        <w:tabs>
          <w:tab w:val="num" w:pos="720"/>
        </w:tabs>
        <w:ind w:left="0" w:firstLine="360"/>
      </w:pPr>
      <w:rPr>
        <w:rFonts w:ascii="Symbol" w:hAnsi="Symbol"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46F24B6"/>
    <w:multiLevelType w:val="hybridMultilevel"/>
    <w:tmpl w:val="B94C4ADC"/>
    <w:lvl w:ilvl="0" w:tplc="9D9C015E">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148B5FBE"/>
    <w:multiLevelType w:val="hybridMultilevel"/>
    <w:tmpl w:val="3DB00FB0"/>
    <w:lvl w:ilvl="0" w:tplc="0E180EFA">
      <w:start w:val="1"/>
      <w:numFmt w:val="decimal"/>
      <w:lvlText w:val="%1)"/>
      <w:lvlJc w:val="left"/>
      <w:pPr>
        <w:ind w:left="720" w:hanging="360"/>
      </w:pPr>
      <w:rPr>
        <w:rFonts w:ascii="TH SarabunPSK" w:eastAsia="TH SarabunPSK" w:hAnsi="TH SarabunPSK" w:cs="TH SarabunPSK"/>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14C21D12"/>
    <w:multiLevelType w:val="hybridMultilevel"/>
    <w:tmpl w:val="24E4969E"/>
    <w:lvl w:ilvl="0" w:tplc="0AD4A35A">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150054F6"/>
    <w:multiLevelType w:val="hybridMultilevel"/>
    <w:tmpl w:val="3B3E1B7E"/>
    <w:lvl w:ilvl="0" w:tplc="162AC5B0">
      <w:start w:val="1"/>
      <w:numFmt w:val="decimal"/>
      <w:lvlText w:val="%1)"/>
      <w:lvlJc w:val="left"/>
      <w:pPr>
        <w:tabs>
          <w:tab w:val="num" w:pos="1440"/>
        </w:tabs>
        <w:ind w:left="0" w:firstLine="108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510347D"/>
    <w:multiLevelType w:val="hybridMultilevel"/>
    <w:tmpl w:val="16B2204E"/>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156745F1"/>
    <w:multiLevelType w:val="hybridMultilevel"/>
    <w:tmpl w:val="EB84DE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1" w15:restartNumberingAfterBreak="0">
    <w:nsid w:val="158250FA"/>
    <w:multiLevelType w:val="hybridMultilevel"/>
    <w:tmpl w:val="5ADE643C"/>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15B04028"/>
    <w:multiLevelType w:val="hybridMultilevel"/>
    <w:tmpl w:val="05760048"/>
    <w:lvl w:ilvl="0" w:tplc="0409000F">
      <w:start w:val="1"/>
      <w:numFmt w:val="decimal"/>
      <w:lvlText w:val="%1."/>
      <w:lvlJc w:val="left"/>
      <w:pPr>
        <w:ind w:left="1080" w:hanging="360"/>
      </w:pPr>
    </w:lvl>
    <w:lvl w:ilvl="1" w:tplc="A290DE7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44A60486">
      <w:start w:val="1"/>
      <w:numFmt w:val="decimal"/>
      <w:suff w:val="space"/>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5B45F0C"/>
    <w:multiLevelType w:val="hybridMultilevel"/>
    <w:tmpl w:val="8BFE24CC"/>
    <w:lvl w:ilvl="0" w:tplc="285CAB6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5BA288F"/>
    <w:multiLevelType w:val="hybridMultilevel"/>
    <w:tmpl w:val="4C26E2F6"/>
    <w:lvl w:ilvl="0" w:tplc="799A76A0">
      <w:start w:val="1"/>
      <w:numFmt w:val="bullet"/>
      <w:lvlText w:val="-"/>
      <w:lvlJc w:val="left"/>
      <w:pPr>
        <w:tabs>
          <w:tab w:val="num" w:pos="1080"/>
        </w:tabs>
        <w:ind w:left="0" w:firstLine="72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15D11C25"/>
    <w:multiLevelType w:val="hybridMultilevel"/>
    <w:tmpl w:val="E98416FC"/>
    <w:lvl w:ilvl="0" w:tplc="425EA4C0">
      <w:start w:val="1"/>
      <w:numFmt w:val="bullet"/>
      <w:lvlText w:val="-"/>
      <w:lvlJc w:val="left"/>
      <w:pPr>
        <w:ind w:left="720" w:hanging="360"/>
      </w:pPr>
      <w:rPr>
        <w:rFonts w:ascii="CordiaUPC" w:eastAsiaTheme="minorHAnsi" w:hAnsi="CordiaUPC" w:hint="default"/>
        <w:b w:val="0"/>
        <w:bCs w:val="0"/>
        <w:i w:val="0"/>
        <w:iCs w:val="0"/>
        <w:color w:val="000000" w:themeColor="text1"/>
        <w:sz w:val="32"/>
        <w:szCs w:val="32"/>
        <w:u w:val="none"/>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15DB2ED0"/>
    <w:multiLevelType w:val="hybridMultilevel"/>
    <w:tmpl w:val="FC3AF434"/>
    <w:lvl w:ilvl="0" w:tplc="2528DAAA">
      <w:start w:val="1"/>
      <w:numFmt w:val="decimal"/>
      <w:lvlText w:val="%1."/>
      <w:lvlJc w:val="left"/>
      <w:pPr>
        <w:ind w:left="720" w:hanging="360"/>
      </w:pPr>
      <w:rPr>
        <w:rFonts w:ascii="TH SarabunPSK" w:hAnsi="TH SarabunPSK" w:cs="TH SarabunPSK"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15E515BA"/>
    <w:multiLevelType w:val="hybridMultilevel"/>
    <w:tmpl w:val="5E2E9858"/>
    <w:lvl w:ilvl="0" w:tplc="DC402F4E">
      <w:start w:val="1"/>
      <w:numFmt w:val="decimal"/>
      <w:lvlText w:val="%1)"/>
      <w:lvlJc w:val="left"/>
      <w:pPr>
        <w:tabs>
          <w:tab w:val="num" w:pos="1080"/>
        </w:tabs>
        <w:ind w:left="1080" w:hanging="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6142EE1"/>
    <w:multiLevelType w:val="hybridMultilevel"/>
    <w:tmpl w:val="2FD8F484"/>
    <w:lvl w:ilvl="0" w:tplc="16C2635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6196E6A"/>
    <w:multiLevelType w:val="multilevel"/>
    <w:tmpl w:val="BDB8B6CA"/>
    <w:lvl w:ilvl="0">
      <w:start w:val="1"/>
      <w:numFmt w:val="decimal"/>
      <w:lvlText w:val="%1)"/>
      <w:lvlJc w:val="left"/>
      <w:pPr>
        <w:ind w:left="720" w:hanging="360"/>
      </w:pPr>
      <w:rPr>
        <w:rFonts w:ascii="TH SarabunPSK" w:hAnsi="TH SarabunPSK" w:cs="TH SarabunPSK" w:hint="default"/>
        <w:b w:val="0"/>
        <w:bCs w:val="0"/>
        <w:i w:val="0"/>
        <w:iCs w:val="0"/>
        <w:color w:val="000000" w:themeColor="text1"/>
        <w:sz w:val="32"/>
        <w:szCs w:val="32"/>
        <w:u w:val="none"/>
      </w:rPr>
    </w:lvl>
    <w:lvl w:ilvl="1">
      <w:start w:val="1"/>
      <w:numFmt w:val="decimal"/>
      <w:lvlText w:val="%1.%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0" w15:restartNumberingAfterBreak="0">
    <w:nsid w:val="16C81912"/>
    <w:multiLevelType w:val="hybridMultilevel"/>
    <w:tmpl w:val="5678BFC8"/>
    <w:lvl w:ilvl="0" w:tplc="4174905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6D77B51"/>
    <w:multiLevelType w:val="hybridMultilevel"/>
    <w:tmpl w:val="30D02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7084690"/>
    <w:multiLevelType w:val="hybridMultilevel"/>
    <w:tmpl w:val="81A28600"/>
    <w:lvl w:ilvl="0" w:tplc="04090001">
      <w:start w:val="1"/>
      <w:numFmt w:val="bullet"/>
      <w:lvlText w:val=""/>
      <w:lvlJc w:val="left"/>
      <w:pPr>
        <w:ind w:left="2520" w:hanging="360"/>
      </w:pPr>
      <w:rPr>
        <w:rFonts w:ascii="Symbol" w:hAnsi="Symbol"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3" w15:restartNumberingAfterBreak="0">
    <w:nsid w:val="17170791"/>
    <w:multiLevelType w:val="hybridMultilevel"/>
    <w:tmpl w:val="7462719C"/>
    <w:lvl w:ilvl="0" w:tplc="CF8CD26E">
      <w:start w:val="1"/>
      <w:numFmt w:val="decimal"/>
      <w:lvlText w:val="%1)"/>
      <w:lvlJc w:val="left"/>
      <w:pPr>
        <w:ind w:left="2160" w:hanging="360"/>
      </w:pPr>
      <w:rPr>
        <w:rFonts w:hint="default"/>
        <w:b w:val="0"/>
        <w:bCs w:val="0"/>
        <w:i w:val="0"/>
        <w:iCs w:val="0"/>
        <w:color w:val="000000" w:themeColor="text1"/>
        <w:sz w:val="32"/>
        <w:szCs w:val="32"/>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17776265"/>
    <w:multiLevelType w:val="hybridMultilevel"/>
    <w:tmpl w:val="29B8FC7A"/>
    <w:lvl w:ilvl="0" w:tplc="04090011">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125" w15:restartNumberingAfterBreak="0">
    <w:nsid w:val="17DF6B8A"/>
    <w:multiLevelType w:val="hybridMultilevel"/>
    <w:tmpl w:val="C59ED2EA"/>
    <w:lvl w:ilvl="0" w:tplc="094C266E">
      <w:start w:val="1"/>
      <w:numFmt w:val="bullet"/>
      <w:lvlText w:val="-"/>
      <w:lvlJc w:val="left"/>
      <w:pPr>
        <w:ind w:left="1080" w:hanging="360"/>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1818085B"/>
    <w:multiLevelType w:val="hybridMultilevel"/>
    <w:tmpl w:val="1CA083B8"/>
    <w:lvl w:ilvl="0" w:tplc="7C64A76A">
      <w:start w:val="2"/>
      <w:numFmt w:val="decimal"/>
      <w:lvlText w:val="%1)"/>
      <w:lvlJc w:val="left"/>
      <w:pPr>
        <w:ind w:left="2880" w:hanging="360"/>
      </w:pPr>
      <w:rPr>
        <w:rFonts w:ascii="TH SarabunPSK" w:hAnsi="TH SarabunPSK" w:cs="TH SarabunPSK" w:hint="default"/>
        <w:b w:val="0"/>
        <w:bCs w:val="0"/>
        <w:i w:val="0"/>
        <w:iCs w:val="0"/>
        <w:color w:val="000000" w:themeColor="text1"/>
        <w:sz w:val="32"/>
        <w:szCs w:val="32"/>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50A633C">
      <w:start w:val="1"/>
      <w:numFmt w:val="decimal"/>
      <w:lvlText w:val="2.%4)"/>
      <w:lvlJc w:val="left"/>
      <w:pPr>
        <w:ind w:left="2880" w:hanging="360"/>
      </w:pPr>
      <w:rPr>
        <w:rFonts w:hint="default"/>
        <w:lang w:bidi="th-TH"/>
      </w:rPr>
    </w:lvl>
    <w:lvl w:ilvl="4" w:tplc="3BFEFBEE">
      <w:start w:val="1"/>
      <w:numFmt w:val="decimal"/>
      <w:lvlText w:val="2.1.%5)"/>
      <w:lvlJc w:val="left"/>
      <w:pPr>
        <w:ind w:left="3196"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186879F7"/>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8" w15:restartNumberingAfterBreak="0">
    <w:nsid w:val="18774AD4"/>
    <w:multiLevelType w:val="hybridMultilevel"/>
    <w:tmpl w:val="6B1A3A8E"/>
    <w:lvl w:ilvl="0" w:tplc="EF5E9F4E">
      <w:start w:val="1"/>
      <w:numFmt w:val="bullet"/>
      <w:lvlText w:val="-"/>
      <w:lvlJc w:val="left"/>
      <w:pPr>
        <w:ind w:left="2168" w:hanging="360"/>
      </w:pPr>
      <w:rPr>
        <w:rFonts w:ascii="CordiaUPC" w:eastAsiaTheme="minorHAnsi" w:hAnsi="CordiaUPC" w:cs="CordiaUPC" w:hint="default"/>
        <w:b w:val="0"/>
      </w:rPr>
    </w:lvl>
    <w:lvl w:ilvl="1" w:tplc="04090019" w:tentative="1">
      <w:start w:val="1"/>
      <w:numFmt w:val="lowerLetter"/>
      <w:lvlText w:val="%2."/>
      <w:lvlJc w:val="left"/>
      <w:pPr>
        <w:ind w:left="2888" w:hanging="360"/>
      </w:pPr>
    </w:lvl>
    <w:lvl w:ilvl="2" w:tplc="0409001B" w:tentative="1">
      <w:start w:val="1"/>
      <w:numFmt w:val="lowerRoman"/>
      <w:lvlText w:val="%3."/>
      <w:lvlJc w:val="right"/>
      <w:pPr>
        <w:ind w:left="3608" w:hanging="180"/>
      </w:pPr>
    </w:lvl>
    <w:lvl w:ilvl="3" w:tplc="0409000F">
      <w:start w:val="1"/>
      <w:numFmt w:val="decimal"/>
      <w:lvlText w:val="%4."/>
      <w:lvlJc w:val="left"/>
      <w:pPr>
        <w:ind w:left="4328" w:hanging="360"/>
      </w:pPr>
    </w:lvl>
    <w:lvl w:ilvl="4" w:tplc="04090019" w:tentative="1">
      <w:start w:val="1"/>
      <w:numFmt w:val="lowerLetter"/>
      <w:lvlText w:val="%5."/>
      <w:lvlJc w:val="left"/>
      <w:pPr>
        <w:ind w:left="5048" w:hanging="360"/>
      </w:pPr>
    </w:lvl>
    <w:lvl w:ilvl="5" w:tplc="0409001B" w:tentative="1">
      <w:start w:val="1"/>
      <w:numFmt w:val="lowerRoman"/>
      <w:lvlText w:val="%6."/>
      <w:lvlJc w:val="right"/>
      <w:pPr>
        <w:ind w:left="5768" w:hanging="180"/>
      </w:pPr>
    </w:lvl>
    <w:lvl w:ilvl="6" w:tplc="0409000F" w:tentative="1">
      <w:start w:val="1"/>
      <w:numFmt w:val="decimal"/>
      <w:lvlText w:val="%7."/>
      <w:lvlJc w:val="left"/>
      <w:pPr>
        <w:ind w:left="6488" w:hanging="360"/>
      </w:pPr>
    </w:lvl>
    <w:lvl w:ilvl="7" w:tplc="04090019" w:tentative="1">
      <w:start w:val="1"/>
      <w:numFmt w:val="lowerLetter"/>
      <w:lvlText w:val="%8."/>
      <w:lvlJc w:val="left"/>
      <w:pPr>
        <w:ind w:left="7208" w:hanging="360"/>
      </w:pPr>
    </w:lvl>
    <w:lvl w:ilvl="8" w:tplc="0409001B" w:tentative="1">
      <w:start w:val="1"/>
      <w:numFmt w:val="lowerRoman"/>
      <w:lvlText w:val="%9."/>
      <w:lvlJc w:val="right"/>
      <w:pPr>
        <w:ind w:left="7928" w:hanging="180"/>
      </w:pPr>
    </w:lvl>
  </w:abstractNum>
  <w:abstractNum w:abstractNumId="129" w15:restartNumberingAfterBreak="0">
    <w:nsid w:val="188C69B5"/>
    <w:multiLevelType w:val="hybridMultilevel"/>
    <w:tmpl w:val="83ACEBB2"/>
    <w:lvl w:ilvl="0" w:tplc="04090011">
      <w:start w:val="1"/>
      <w:numFmt w:val="decimal"/>
      <w:lvlText w:val="%1)"/>
      <w:lvlJc w:val="left"/>
      <w:pPr>
        <w:ind w:left="108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15:restartNumberingAfterBreak="0">
    <w:nsid w:val="18A641E0"/>
    <w:multiLevelType w:val="hybridMultilevel"/>
    <w:tmpl w:val="CB367B9A"/>
    <w:lvl w:ilvl="0" w:tplc="7812CE1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18F82737"/>
    <w:multiLevelType w:val="hybridMultilevel"/>
    <w:tmpl w:val="9FD4F86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2" w15:restartNumberingAfterBreak="0">
    <w:nsid w:val="191618EC"/>
    <w:multiLevelType w:val="hybridMultilevel"/>
    <w:tmpl w:val="D9701E4A"/>
    <w:lvl w:ilvl="0" w:tplc="44D4D518">
      <w:start w:val="1"/>
      <w:numFmt w:val="decimal"/>
      <w:suff w:val="space"/>
      <w:lvlText w:val="%1)"/>
      <w:lvlJc w:val="left"/>
      <w:pPr>
        <w:ind w:left="6840" w:hanging="360"/>
      </w:pPr>
      <w:rPr>
        <w:rFonts w:hint="default"/>
        <w:b w:val="0"/>
        <w:bCs w:val="0"/>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94F1D62"/>
    <w:multiLevelType w:val="hybridMultilevel"/>
    <w:tmpl w:val="1ADAA4AC"/>
    <w:lvl w:ilvl="0" w:tplc="4CBAD47C">
      <w:start w:val="1"/>
      <w:numFmt w:val="decimal"/>
      <w:lvlText w:val="[%1]"/>
      <w:lvlJc w:val="left"/>
      <w:pPr>
        <w:ind w:left="1080" w:hanging="360"/>
      </w:pPr>
      <w:rPr>
        <w:rFonts w:ascii="TH SarabunPSK" w:hAnsi="TH SarabunPSK" w:cs="TH SarabunPSK" w:hint="default"/>
        <w:b w:val="0"/>
        <w:bCs w:val="0"/>
        <w:i w:val="0"/>
        <w:iCs w:val="0"/>
        <w:sz w:val="32"/>
        <w:szCs w:val="32"/>
      </w:rPr>
    </w:lvl>
    <w:lvl w:ilvl="1" w:tplc="4CBAD47C">
      <w:start w:val="1"/>
      <w:numFmt w:val="decimal"/>
      <w:lvlText w:val="[%2]"/>
      <w:lvlJc w:val="left"/>
      <w:pPr>
        <w:ind w:left="1080" w:hanging="360"/>
      </w:pPr>
      <w:rPr>
        <w:rFonts w:ascii="TH SarabunPSK" w:hAnsi="TH SarabunPSK" w:cs="TH SarabunPSK" w:hint="default"/>
        <w:b w:val="0"/>
        <w:bCs w:val="0"/>
        <w:i w:val="0"/>
        <w:iCs w:val="0"/>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19A90BD8"/>
    <w:multiLevelType w:val="hybridMultilevel"/>
    <w:tmpl w:val="D9BC9D06"/>
    <w:lvl w:ilvl="0" w:tplc="2BBE7FF2">
      <w:start w:val="1"/>
      <w:numFmt w:val="decimal"/>
      <w:suff w:val="space"/>
      <w:lvlText w:val="%1."/>
      <w:lvlJc w:val="left"/>
      <w:pPr>
        <w:ind w:left="1069"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5" w15:restartNumberingAfterBreak="0">
    <w:nsid w:val="19B43D04"/>
    <w:multiLevelType w:val="hybridMultilevel"/>
    <w:tmpl w:val="39C80CEC"/>
    <w:lvl w:ilvl="0" w:tplc="748219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19DC4FB0"/>
    <w:multiLevelType w:val="hybridMultilevel"/>
    <w:tmpl w:val="D3C6E6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19E051AE"/>
    <w:multiLevelType w:val="hybridMultilevel"/>
    <w:tmpl w:val="76BA4416"/>
    <w:lvl w:ilvl="0" w:tplc="6C60F92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1A124D4F"/>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1A5A360F"/>
    <w:multiLevelType w:val="hybridMultilevel"/>
    <w:tmpl w:val="54325A30"/>
    <w:lvl w:ilvl="0" w:tplc="40B26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AF737DA"/>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1B2A42CA"/>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BF300D7"/>
    <w:multiLevelType w:val="hybridMultilevel"/>
    <w:tmpl w:val="BC361892"/>
    <w:lvl w:ilvl="0" w:tplc="4C3C03C4">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1BF838B4"/>
    <w:multiLevelType w:val="hybridMultilevel"/>
    <w:tmpl w:val="37B6BD9C"/>
    <w:lvl w:ilvl="0" w:tplc="444EEA7C">
      <w:start w:val="1"/>
      <w:numFmt w:val="decimal"/>
      <w:suff w:val="space"/>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15:restartNumberingAfterBreak="0">
    <w:nsid w:val="1C1B6EE8"/>
    <w:multiLevelType w:val="hybridMultilevel"/>
    <w:tmpl w:val="0810A988"/>
    <w:lvl w:ilvl="0" w:tplc="425EA4C0">
      <w:start w:val="1"/>
      <w:numFmt w:val="bullet"/>
      <w:lvlText w:val="-"/>
      <w:lvlJc w:val="left"/>
      <w:pPr>
        <w:ind w:left="1800" w:hanging="360"/>
      </w:pPr>
      <w:rPr>
        <w:rFonts w:ascii="CordiaUPC" w:eastAsiaTheme="minorHAnsi" w:hAnsi="CordiaUPC" w:hint="default"/>
        <w:b w:val="0"/>
        <w:bCs w:val="0"/>
        <w:i w:val="0"/>
        <w:iCs w:val="0"/>
        <w:color w:val="000000" w:themeColor="text1"/>
        <w:sz w:val="32"/>
        <w:szCs w:val="32"/>
        <w:u w:val="none"/>
        <w:lang w:bidi="th-TH"/>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5" w15:restartNumberingAfterBreak="0">
    <w:nsid w:val="1C231C27"/>
    <w:multiLevelType w:val="hybridMultilevel"/>
    <w:tmpl w:val="F88C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1CAC1C54"/>
    <w:multiLevelType w:val="hybridMultilevel"/>
    <w:tmpl w:val="E200A7E0"/>
    <w:lvl w:ilvl="0" w:tplc="EF5E9F4E">
      <w:start w:val="1"/>
      <w:numFmt w:val="bullet"/>
      <w:lvlText w:val="-"/>
      <w:lvlJc w:val="left"/>
      <w:pPr>
        <w:ind w:left="720" w:hanging="360"/>
      </w:pPr>
      <w:rPr>
        <w:rFonts w:ascii="CordiaUPC" w:eastAsiaTheme="minorHAnsi" w:hAnsi="CordiaUPC" w:cs="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1D2B3FFE"/>
    <w:multiLevelType w:val="hybridMultilevel"/>
    <w:tmpl w:val="51964CAC"/>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148" w15:restartNumberingAfterBreak="0">
    <w:nsid w:val="1D3E78B8"/>
    <w:multiLevelType w:val="hybridMultilevel"/>
    <w:tmpl w:val="82348494"/>
    <w:lvl w:ilvl="0" w:tplc="D160DB10">
      <w:start w:val="1"/>
      <w:numFmt w:val="decimal"/>
      <w:lvlText w:val="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9" w15:restartNumberingAfterBreak="0">
    <w:nsid w:val="1D435423"/>
    <w:multiLevelType w:val="hybridMultilevel"/>
    <w:tmpl w:val="94C25D08"/>
    <w:lvl w:ilvl="0" w:tplc="198EA422">
      <w:start w:val="1"/>
      <w:numFmt w:val="decimal"/>
      <w:suff w:val="space"/>
      <w:lvlText w:val="10.1.%1)"/>
      <w:lvlJc w:val="left"/>
      <w:pPr>
        <w:ind w:left="720" w:hanging="360"/>
      </w:pPr>
      <w:rPr>
        <w:rFonts w:hint="default"/>
      </w:rPr>
    </w:lvl>
    <w:lvl w:ilvl="1" w:tplc="04090019" w:tentative="1">
      <w:start w:val="1"/>
      <w:numFmt w:val="lowerLetter"/>
      <w:lvlText w:val="%2."/>
      <w:lvlJc w:val="left"/>
      <w:pPr>
        <w:ind w:left="1440" w:hanging="360"/>
      </w:pPr>
    </w:lvl>
    <w:lvl w:ilvl="2" w:tplc="5100EE46">
      <w:start w:val="1"/>
      <w:numFmt w:val="decimal"/>
      <w:suff w:val="space"/>
      <w:lvlText w:val="10.1.%3)"/>
      <w:lvlJc w:val="left"/>
      <w:pPr>
        <w:ind w:left="54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1D5B5418"/>
    <w:multiLevelType w:val="multilevel"/>
    <w:tmpl w:val="15CEFA5A"/>
    <w:lvl w:ilvl="0">
      <w:start w:val="1"/>
      <w:numFmt w:val="decimal"/>
      <w:suff w:val="space"/>
      <w:lvlText w:val="%1."/>
      <w:lvlJc w:val="left"/>
      <w:pPr>
        <w:ind w:left="360" w:hanging="360"/>
      </w:pPr>
      <w:rPr>
        <w:rFonts w:hint="default"/>
        <w:color w:val="auto"/>
      </w:rPr>
    </w:lvl>
    <w:lvl w:ilvl="1">
      <w:start w:val="1"/>
      <w:numFmt w:val="decimal"/>
      <w:suff w:val="space"/>
      <w:lvlText w:val="%1.%2."/>
      <w:lvlJc w:val="left"/>
      <w:pPr>
        <w:ind w:left="720" w:hanging="720"/>
      </w:pPr>
      <w:rPr>
        <w:rFonts w:hint="default"/>
        <w:b w:val="0"/>
        <w:bCs w:val="0"/>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FFFFFF" w:themeColor="background1"/>
      </w:rPr>
    </w:lvl>
    <w:lvl w:ilvl="4">
      <w:start w:val="1"/>
      <w:numFmt w:val="decimal"/>
      <w:lvlText w:val="%1.%2.%3.%4.%5."/>
      <w:lvlJc w:val="left"/>
      <w:pPr>
        <w:ind w:left="1080" w:hanging="1080"/>
      </w:pPr>
      <w:rPr>
        <w:rFonts w:hint="default"/>
        <w:color w:val="FFFFFF" w:themeColor="background1"/>
      </w:rPr>
    </w:lvl>
    <w:lvl w:ilvl="5">
      <w:start w:val="1"/>
      <w:numFmt w:val="decimal"/>
      <w:lvlText w:val="%1.%2.%3.%4.%5.%6."/>
      <w:lvlJc w:val="left"/>
      <w:pPr>
        <w:ind w:left="1440" w:hanging="1440"/>
      </w:pPr>
      <w:rPr>
        <w:rFonts w:hint="default"/>
        <w:color w:val="FFFFFF" w:themeColor="background1"/>
      </w:rPr>
    </w:lvl>
    <w:lvl w:ilvl="6">
      <w:start w:val="1"/>
      <w:numFmt w:val="decimal"/>
      <w:lvlText w:val="%1.%2.%3.%4.%5.%6.%7."/>
      <w:lvlJc w:val="left"/>
      <w:pPr>
        <w:ind w:left="1440" w:hanging="1440"/>
      </w:pPr>
      <w:rPr>
        <w:rFonts w:hint="default"/>
        <w:color w:val="FFFFFF" w:themeColor="background1"/>
      </w:rPr>
    </w:lvl>
    <w:lvl w:ilvl="7">
      <w:start w:val="1"/>
      <w:numFmt w:val="decimal"/>
      <w:lvlText w:val="%1.%2.%3.%4.%5.%6.%7.%8."/>
      <w:lvlJc w:val="left"/>
      <w:pPr>
        <w:ind w:left="1800" w:hanging="1800"/>
      </w:pPr>
      <w:rPr>
        <w:rFonts w:hint="default"/>
        <w:color w:val="FFFFFF" w:themeColor="background1"/>
      </w:rPr>
    </w:lvl>
    <w:lvl w:ilvl="8">
      <w:start w:val="1"/>
      <w:numFmt w:val="decimal"/>
      <w:lvlText w:val="%1.%2.%3.%4.%5.%6.%7.%8.%9."/>
      <w:lvlJc w:val="left"/>
      <w:pPr>
        <w:ind w:left="2160" w:hanging="2160"/>
      </w:pPr>
      <w:rPr>
        <w:rFonts w:hint="default"/>
        <w:color w:val="FFFFFF" w:themeColor="background1"/>
      </w:rPr>
    </w:lvl>
  </w:abstractNum>
  <w:abstractNum w:abstractNumId="151" w15:restartNumberingAfterBreak="0">
    <w:nsid w:val="1D5E6685"/>
    <w:multiLevelType w:val="multilevel"/>
    <w:tmpl w:val="729E942E"/>
    <w:lvl w:ilvl="0">
      <w:start w:val="1"/>
      <w:numFmt w:val="decimal"/>
      <w:suff w:val="space"/>
      <w:lvlText w:val="%1."/>
      <w:lvlJc w:val="left"/>
      <w:pPr>
        <w:ind w:left="1069" w:hanging="360"/>
      </w:pPr>
      <w:rPr>
        <w:rFonts w:hint="default"/>
      </w:rPr>
    </w:lvl>
    <w:lvl w:ilvl="1">
      <w:start w:val="1"/>
      <w:numFmt w:val="decimal"/>
      <w:isLgl/>
      <w:suff w:val="space"/>
      <w:lvlText w:val="%1.%2."/>
      <w:lvlJc w:val="left"/>
      <w:pPr>
        <w:ind w:left="1429" w:hanging="720"/>
      </w:pPr>
      <w:rPr>
        <w:rFonts w:hint="default"/>
        <w:b w:val="0"/>
        <w:bCs/>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509" w:hanging="1800"/>
      </w:pPr>
      <w:rPr>
        <w:rFonts w:hint="default"/>
        <w:b/>
      </w:rPr>
    </w:lvl>
  </w:abstractNum>
  <w:abstractNum w:abstractNumId="152" w15:restartNumberingAfterBreak="0">
    <w:nsid w:val="1D730983"/>
    <w:multiLevelType w:val="multilevel"/>
    <w:tmpl w:val="40DCB1A6"/>
    <w:lvl w:ilvl="0">
      <w:start w:val="1"/>
      <w:numFmt w:val="decimal"/>
      <w:lvlText w:val="%1."/>
      <w:lvlJc w:val="left"/>
      <w:pPr>
        <w:ind w:left="360" w:hanging="360"/>
      </w:pPr>
      <w:rPr>
        <w:rFonts w:hint="default"/>
      </w:rPr>
    </w:lvl>
    <w:lvl w:ilvl="1">
      <w:start w:val="3"/>
      <w:numFmt w:val="decimal"/>
      <w:lvlText w:val="%1.%2)"/>
      <w:lvlJc w:val="left"/>
      <w:pPr>
        <w:ind w:left="2989" w:hanging="720"/>
      </w:pPr>
      <w:rPr>
        <w:rFonts w:hint="default"/>
      </w:rPr>
    </w:lvl>
    <w:lvl w:ilvl="2">
      <w:start w:val="1"/>
      <w:numFmt w:val="decimal"/>
      <w:lvlText w:val="%1.%2)%3."/>
      <w:lvlJc w:val="left"/>
      <w:pPr>
        <w:ind w:left="5258" w:hanging="720"/>
      </w:pPr>
      <w:rPr>
        <w:rFonts w:hint="default"/>
      </w:rPr>
    </w:lvl>
    <w:lvl w:ilvl="3">
      <w:start w:val="1"/>
      <w:numFmt w:val="decimal"/>
      <w:lvlText w:val="%1.%2)%3.%4."/>
      <w:lvlJc w:val="left"/>
      <w:pPr>
        <w:ind w:left="7887" w:hanging="1080"/>
      </w:pPr>
      <w:rPr>
        <w:rFonts w:hint="default"/>
      </w:rPr>
    </w:lvl>
    <w:lvl w:ilvl="4">
      <w:start w:val="1"/>
      <w:numFmt w:val="decimal"/>
      <w:lvlText w:val="%1.%2)%3.%4.%5."/>
      <w:lvlJc w:val="left"/>
      <w:pPr>
        <w:ind w:left="10156" w:hanging="1080"/>
      </w:pPr>
      <w:rPr>
        <w:rFonts w:hint="default"/>
      </w:rPr>
    </w:lvl>
    <w:lvl w:ilvl="5">
      <w:start w:val="1"/>
      <w:numFmt w:val="decimal"/>
      <w:lvlText w:val="%1.%2)%3.%4.%5.%6."/>
      <w:lvlJc w:val="left"/>
      <w:pPr>
        <w:ind w:left="12785" w:hanging="1440"/>
      </w:pPr>
      <w:rPr>
        <w:rFonts w:hint="default"/>
      </w:rPr>
    </w:lvl>
    <w:lvl w:ilvl="6">
      <w:start w:val="1"/>
      <w:numFmt w:val="decimal"/>
      <w:lvlText w:val="%1.%2)%3.%4.%5.%6.%7."/>
      <w:lvlJc w:val="left"/>
      <w:pPr>
        <w:ind w:left="15054" w:hanging="1440"/>
      </w:pPr>
      <w:rPr>
        <w:rFonts w:hint="default"/>
      </w:rPr>
    </w:lvl>
    <w:lvl w:ilvl="7">
      <w:start w:val="1"/>
      <w:numFmt w:val="decimal"/>
      <w:lvlText w:val="%1.%2)%3.%4.%5.%6.%7.%8."/>
      <w:lvlJc w:val="left"/>
      <w:pPr>
        <w:ind w:left="17683" w:hanging="1800"/>
      </w:pPr>
      <w:rPr>
        <w:rFonts w:hint="default"/>
      </w:rPr>
    </w:lvl>
    <w:lvl w:ilvl="8">
      <w:start w:val="1"/>
      <w:numFmt w:val="decimal"/>
      <w:lvlText w:val="%1.%2)%3.%4.%5.%6.%7.%8.%9."/>
      <w:lvlJc w:val="left"/>
      <w:pPr>
        <w:ind w:left="19952" w:hanging="1800"/>
      </w:pPr>
      <w:rPr>
        <w:rFonts w:hint="default"/>
      </w:rPr>
    </w:lvl>
  </w:abstractNum>
  <w:abstractNum w:abstractNumId="153" w15:restartNumberingAfterBreak="0">
    <w:nsid w:val="1DCA73C4"/>
    <w:multiLevelType w:val="multilevel"/>
    <w:tmpl w:val="A2123BBC"/>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4" w15:restartNumberingAfterBreak="0">
    <w:nsid w:val="1DD3576C"/>
    <w:multiLevelType w:val="hybridMultilevel"/>
    <w:tmpl w:val="31061988"/>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DF443B1"/>
    <w:multiLevelType w:val="multilevel"/>
    <w:tmpl w:val="416AF6D2"/>
    <w:lvl w:ilvl="0">
      <w:start w:val="1"/>
      <w:numFmt w:val="decimal"/>
      <w:suff w:val="nothing"/>
      <w:lvlText w:val="บทที่ %1"/>
      <w:lvlJc w:val="left"/>
      <w:pPr>
        <w:ind w:left="0" w:firstLine="0"/>
      </w:pPr>
      <w:rPr>
        <w:rFonts w:hint="default"/>
      </w:rPr>
    </w:lvl>
    <w:lvl w:ilvl="1">
      <w:start w:val="1"/>
      <w:numFmt w:val="decimal"/>
      <w:lvlText w:val="%1.%2"/>
      <w:lvlJc w:val="left"/>
      <w:pPr>
        <w:ind w:left="720" w:hanging="720"/>
      </w:pPr>
      <w:rPr>
        <w:rFonts w:hint="default"/>
        <w:lang w:bidi="th-TH"/>
      </w:rPr>
    </w:lvl>
    <w:lvl w:ilvl="2">
      <w:start w:val="1"/>
      <w:numFmt w:val="decimal"/>
      <w:lvlText w:val="%1.%2.%3"/>
      <w:lvlJc w:val="left"/>
      <w:pPr>
        <w:ind w:left="720" w:hanging="720"/>
      </w:pPr>
      <w:rPr>
        <w:rFonts w:hint="default"/>
        <w:color w:val="auto"/>
        <w:lang w:bidi="th-TH"/>
      </w:rPr>
    </w:lvl>
    <w:lvl w:ilvl="3">
      <w:start w:val="1"/>
      <w:numFmt w:val="decimal"/>
      <w:lvlText w:val="%1.%2.%3.%4"/>
      <w:lvlJc w:val="left"/>
      <w:pPr>
        <w:ind w:left="864" w:hanging="864"/>
      </w:pPr>
      <w:rPr>
        <w:rFonts w:ascii="TH SarabunPSK" w:hAnsi="TH SarabunPSK" w:cs="TH SarabunPSK" w:hint="default"/>
        <w:i w:val="0"/>
        <w:iCs w:val="0"/>
        <w:color w:val="000000" w:themeColor="text1"/>
      </w:rPr>
    </w:lvl>
    <w:lvl w:ilvl="4">
      <w:start w:val="1"/>
      <w:numFmt w:val="decimal"/>
      <w:lvlText w:val="%1.%2.%3.%4.%5"/>
      <w:lvlJc w:val="left"/>
      <w:pPr>
        <w:ind w:left="1008" w:hanging="1008"/>
      </w:pPr>
      <w:rPr>
        <w:rFonts w:hint="default"/>
      </w:rPr>
    </w:lvl>
    <w:lvl w:ilvl="5">
      <w:start w:val="1"/>
      <w:numFmt w:val="decimal"/>
      <w:lvlText w:val="%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6" w15:restartNumberingAfterBreak="0">
    <w:nsid w:val="1DF91A05"/>
    <w:multiLevelType w:val="hybridMultilevel"/>
    <w:tmpl w:val="B9AC8B04"/>
    <w:lvl w:ilvl="0" w:tplc="A52647D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E0569BB"/>
    <w:multiLevelType w:val="hybridMultilevel"/>
    <w:tmpl w:val="D83627A4"/>
    <w:lvl w:ilvl="0" w:tplc="16B4597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8" w15:restartNumberingAfterBreak="0">
    <w:nsid w:val="1E3D3803"/>
    <w:multiLevelType w:val="multilevel"/>
    <w:tmpl w:val="785242D2"/>
    <w:lvl w:ilvl="0">
      <w:start w:val="1"/>
      <w:numFmt w:val="decimal"/>
      <w:suff w:val="space"/>
      <w:lvlText w:val="4.5.%1)"/>
      <w:lvlJc w:val="lef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9" w15:restartNumberingAfterBreak="0">
    <w:nsid w:val="1E403B52"/>
    <w:multiLevelType w:val="hybridMultilevel"/>
    <w:tmpl w:val="F730B74E"/>
    <w:lvl w:ilvl="0" w:tplc="1038AEB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1E6D00A9"/>
    <w:multiLevelType w:val="hybridMultilevel"/>
    <w:tmpl w:val="FD14A926"/>
    <w:lvl w:ilvl="0" w:tplc="3BFEFBEE">
      <w:start w:val="1"/>
      <w:numFmt w:val="decimal"/>
      <w:lvlText w:val="2.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1" w15:restartNumberingAfterBreak="0">
    <w:nsid w:val="1E6F3689"/>
    <w:multiLevelType w:val="hybridMultilevel"/>
    <w:tmpl w:val="A744589A"/>
    <w:lvl w:ilvl="0" w:tplc="748219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EA02281"/>
    <w:multiLevelType w:val="hybridMultilevel"/>
    <w:tmpl w:val="7ACA3752"/>
    <w:lvl w:ilvl="0" w:tplc="A1E20B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3" w15:restartNumberingAfterBreak="0">
    <w:nsid w:val="1F1813CC"/>
    <w:multiLevelType w:val="multilevel"/>
    <w:tmpl w:val="66A408EA"/>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lang w:bidi="th-TH"/>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4" w15:restartNumberingAfterBreak="0">
    <w:nsid w:val="1F506BA8"/>
    <w:multiLevelType w:val="hybridMultilevel"/>
    <w:tmpl w:val="CC98992A"/>
    <w:lvl w:ilvl="0" w:tplc="66FA16E6">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5" w15:restartNumberingAfterBreak="0">
    <w:nsid w:val="1F564D15"/>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6" w15:restartNumberingAfterBreak="0">
    <w:nsid w:val="1F7C7DD0"/>
    <w:multiLevelType w:val="hybridMultilevel"/>
    <w:tmpl w:val="B1A21EA4"/>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167" w15:restartNumberingAfterBreak="0">
    <w:nsid w:val="1FA24A7C"/>
    <w:multiLevelType w:val="hybridMultilevel"/>
    <w:tmpl w:val="BC94F9C2"/>
    <w:lvl w:ilvl="0" w:tplc="3462F2C4">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lang w:bidi="th-TH"/>
      </w:rPr>
    </w:lvl>
    <w:lvl w:ilvl="1" w:tplc="9D847A70">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1FD02C70"/>
    <w:multiLevelType w:val="hybridMultilevel"/>
    <w:tmpl w:val="E00A9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9" w15:restartNumberingAfterBreak="0">
    <w:nsid w:val="1FEB3880"/>
    <w:multiLevelType w:val="hybridMultilevel"/>
    <w:tmpl w:val="D1CC20E4"/>
    <w:lvl w:ilvl="0" w:tplc="CB003D22">
      <w:start w:val="1"/>
      <w:numFmt w:val="bullet"/>
      <w:lvlText w:val=""/>
      <w:lvlJc w:val="left"/>
      <w:pPr>
        <w:tabs>
          <w:tab w:val="num" w:pos="2520"/>
        </w:tabs>
        <w:ind w:left="0" w:firstLine="2160"/>
      </w:pPr>
      <w:rPr>
        <w:rFonts w:ascii="Symbol" w:hAnsi="Symbol"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202B383A"/>
    <w:multiLevelType w:val="hybridMultilevel"/>
    <w:tmpl w:val="C53C0E1C"/>
    <w:lvl w:ilvl="0" w:tplc="CB1C7780">
      <w:start w:val="1"/>
      <w:numFmt w:val="decimal"/>
      <w:suff w:val="space"/>
      <w:lvlText w:val="%1)"/>
      <w:lvlJc w:val="left"/>
      <w:pPr>
        <w:ind w:left="720" w:hanging="360"/>
      </w:pPr>
      <w:rPr>
        <w:rFonts w:hint="default"/>
        <w:lang w:bidi="th-TH"/>
      </w:rPr>
    </w:lvl>
    <w:lvl w:ilvl="1" w:tplc="BF5223E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04069AD"/>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059358F"/>
    <w:multiLevelType w:val="multilevel"/>
    <w:tmpl w:val="00CCE0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lang w:bidi="th-TH"/>
      </w:rPr>
    </w:lvl>
    <w:lvl w:ilvl="3">
      <w:start w:val="1"/>
      <w:numFmt w:val="decimal"/>
      <w:lvlText w:val="%4."/>
      <w:lvlJc w:val="left"/>
      <w:pPr>
        <w:ind w:left="1728" w:hanging="648"/>
      </w:pPr>
      <w:rPr>
        <w:rFonts w:hint="default"/>
        <w:lang w:bidi="th-TH"/>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3" w15:restartNumberingAfterBreak="0">
    <w:nsid w:val="215A3337"/>
    <w:multiLevelType w:val="hybridMultilevel"/>
    <w:tmpl w:val="10F285D6"/>
    <w:lvl w:ilvl="0" w:tplc="5E160AB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1A74138"/>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21BA23F4"/>
    <w:multiLevelType w:val="hybridMultilevel"/>
    <w:tmpl w:val="EED61C8C"/>
    <w:lvl w:ilvl="0" w:tplc="C5D8927C">
      <w:start w:val="2"/>
      <w:numFmt w:val="bullet"/>
      <w:lvlText w:val="-"/>
      <w:lvlJc w:val="left"/>
      <w:pPr>
        <w:tabs>
          <w:tab w:val="num" w:pos="720"/>
        </w:tabs>
        <w:ind w:left="0" w:firstLine="360"/>
      </w:pPr>
      <w:rPr>
        <w:rFonts w:ascii="TH SarabunPSK" w:eastAsia="TH SarabunPSK" w:hAnsi="TH SarabunPSK"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21C8276B"/>
    <w:multiLevelType w:val="hybridMultilevel"/>
    <w:tmpl w:val="21E48F6C"/>
    <w:lvl w:ilvl="0" w:tplc="A5FE9366">
      <w:start w:val="1"/>
      <w:numFmt w:val="decimal"/>
      <w:suff w:val="space"/>
      <w:lvlText w:val="%1)"/>
      <w:lvlJc w:val="left"/>
      <w:pPr>
        <w:ind w:left="720" w:hanging="360"/>
      </w:pPr>
      <w:rPr>
        <w:rFonts w:hint="default"/>
      </w:rPr>
    </w:lvl>
    <w:lvl w:ilvl="1" w:tplc="04090019">
      <w:start w:val="1"/>
      <w:numFmt w:val="lowerLetter"/>
      <w:lvlText w:val="%2."/>
      <w:lvlJc w:val="left"/>
      <w:pPr>
        <w:ind w:left="2754" w:hanging="360"/>
      </w:pPr>
    </w:lvl>
    <w:lvl w:ilvl="2" w:tplc="0409001B">
      <w:start w:val="1"/>
      <w:numFmt w:val="lowerRoman"/>
      <w:lvlText w:val="%3."/>
      <w:lvlJc w:val="right"/>
      <w:pPr>
        <w:ind w:left="3474" w:hanging="180"/>
      </w:pPr>
    </w:lvl>
    <w:lvl w:ilvl="3" w:tplc="0409000F" w:tentative="1">
      <w:start w:val="1"/>
      <w:numFmt w:val="decimal"/>
      <w:lvlText w:val="%4."/>
      <w:lvlJc w:val="left"/>
      <w:pPr>
        <w:ind w:left="4194" w:hanging="360"/>
      </w:pPr>
    </w:lvl>
    <w:lvl w:ilvl="4" w:tplc="04090019" w:tentative="1">
      <w:start w:val="1"/>
      <w:numFmt w:val="lowerLetter"/>
      <w:lvlText w:val="%5."/>
      <w:lvlJc w:val="left"/>
      <w:pPr>
        <w:ind w:left="4914" w:hanging="360"/>
      </w:pPr>
    </w:lvl>
    <w:lvl w:ilvl="5" w:tplc="0409001B" w:tentative="1">
      <w:start w:val="1"/>
      <w:numFmt w:val="lowerRoman"/>
      <w:lvlText w:val="%6."/>
      <w:lvlJc w:val="right"/>
      <w:pPr>
        <w:ind w:left="5634" w:hanging="180"/>
      </w:pPr>
    </w:lvl>
    <w:lvl w:ilvl="6" w:tplc="0409000F" w:tentative="1">
      <w:start w:val="1"/>
      <w:numFmt w:val="decimal"/>
      <w:lvlText w:val="%7."/>
      <w:lvlJc w:val="left"/>
      <w:pPr>
        <w:ind w:left="6354" w:hanging="360"/>
      </w:pPr>
    </w:lvl>
    <w:lvl w:ilvl="7" w:tplc="04090019" w:tentative="1">
      <w:start w:val="1"/>
      <w:numFmt w:val="lowerLetter"/>
      <w:lvlText w:val="%8."/>
      <w:lvlJc w:val="left"/>
      <w:pPr>
        <w:ind w:left="7074" w:hanging="360"/>
      </w:pPr>
    </w:lvl>
    <w:lvl w:ilvl="8" w:tplc="0409001B" w:tentative="1">
      <w:start w:val="1"/>
      <w:numFmt w:val="lowerRoman"/>
      <w:lvlText w:val="%9."/>
      <w:lvlJc w:val="right"/>
      <w:pPr>
        <w:ind w:left="7794" w:hanging="180"/>
      </w:pPr>
    </w:lvl>
  </w:abstractNum>
  <w:abstractNum w:abstractNumId="177" w15:restartNumberingAfterBreak="0">
    <w:nsid w:val="22106B7F"/>
    <w:multiLevelType w:val="hybridMultilevel"/>
    <w:tmpl w:val="9C2234BE"/>
    <w:lvl w:ilvl="0" w:tplc="97F41BDE">
      <w:start w:val="1"/>
      <w:numFmt w:val="bullet"/>
      <w:lvlText w:val="–"/>
      <w:lvlJc w:val="left"/>
      <w:pPr>
        <w:ind w:left="720" w:hanging="360"/>
      </w:pPr>
      <w:rPr>
        <w:rFonts w:ascii="TH Sarabun New" w:hAnsi="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224C6AC7"/>
    <w:multiLevelType w:val="hybridMultilevel"/>
    <w:tmpl w:val="AA02C1E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15:restartNumberingAfterBreak="0">
    <w:nsid w:val="22985F21"/>
    <w:multiLevelType w:val="hybridMultilevel"/>
    <w:tmpl w:val="9C0E717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0" w15:restartNumberingAfterBreak="0">
    <w:nsid w:val="22CC3216"/>
    <w:multiLevelType w:val="hybridMultilevel"/>
    <w:tmpl w:val="94667FAA"/>
    <w:lvl w:ilvl="0" w:tplc="88CEC502">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23646CF8"/>
    <w:multiLevelType w:val="hybridMultilevel"/>
    <w:tmpl w:val="6B643FC8"/>
    <w:lvl w:ilvl="0" w:tplc="F9D60DC2">
      <w:start w:val="1"/>
      <w:numFmt w:val="bullet"/>
      <w:lvlText w:val=""/>
      <w:lvlJc w:val="left"/>
      <w:pPr>
        <w:tabs>
          <w:tab w:val="num" w:pos="2520"/>
        </w:tabs>
        <w:ind w:left="720" w:firstLine="1440"/>
      </w:pPr>
      <w:rPr>
        <w:rFonts w:ascii="Symbol" w:hAnsi="Symbol" w:hint="default"/>
        <w:b w:val="0"/>
        <w:bCs w:val="0"/>
        <w:i w:val="0"/>
        <w:iCs w:val="0"/>
        <w:color w:val="000000" w:themeColor="text1"/>
        <w:sz w:val="32"/>
        <w:szCs w:val="32"/>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2" w15:restartNumberingAfterBreak="0">
    <w:nsid w:val="237D3AE4"/>
    <w:multiLevelType w:val="hybridMultilevel"/>
    <w:tmpl w:val="9FD4F86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23873E11"/>
    <w:multiLevelType w:val="hybridMultilevel"/>
    <w:tmpl w:val="A82064C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4" w15:restartNumberingAfterBreak="0">
    <w:nsid w:val="23AE79F9"/>
    <w:multiLevelType w:val="hybridMultilevel"/>
    <w:tmpl w:val="09C4FD58"/>
    <w:lvl w:ilvl="0" w:tplc="7DA24C9A">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23C3277C"/>
    <w:multiLevelType w:val="hybridMultilevel"/>
    <w:tmpl w:val="F3686EF2"/>
    <w:lvl w:ilvl="0" w:tplc="D4A2E0A4">
      <w:start w:val="1"/>
      <w:numFmt w:val="decimal"/>
      <w:lvlText w:val="%1.1)"/>
      <w:lvlJc w:val="left"/>
      <w:pPr>
        <w:ind w:left="3697" w:hanging="360"/>
      </w:pPr>
      <w:rPr>
        <w:rFonts w:hint="default"/>
        <w:lang w:bidi="th-TH"/>
      </w:rPr>
    </w:lvl>
    <w:lvl w:ilvl="1" w:tplc="04090019" w:tentative="1">
      <w:start w:val="1"/>
      <w:numFmt w:val="lowerLetter"/>
      <w:lvlText w:val="%2."/>
      <w:lvlJc w:val="left"/>
      <w:pPr>
        <w:ind w:left="4417" w:hanging="360"/>
      </w:pPr>
    </w:lvl>
    <w:lvl w:ilvl="2" w:tplc="0409001B" w:tentative="1">
      <w:start w:val="1"/>
      <w:numFmt w:val="lowerRoman"/>
      <w:lvlText w:val="%3."/>
      <w:lvlJc w:val="right"/>
      <w:pPr>
        <w:ind w:left="5137" w:hanging="180"/>
      </w:pPr>
    </w:lvl>
    <w:lvl w:ilvl="3" w:tplc="0409000F" w:tentative="1">
      <w:start w:val="1"/>
      <w:numFmt w:val="decimal"/>
      <w:lvlText w:val="%4."/>
      <w:lvlJc w:val="left"/>
      <w:pPr>
        <w:ind w:left="5857" w:hanging="360"/>
      </w:pPr>
    </w:lvl>
    <w:lvl w:ilvl="4" w:tplc="04090019" w:tentative="1">
      <w:start w:val="1"/>
      <w:numFmt w:val="lowerLetter"/>
      <w:lvlText w:val="%5."/>
      <w:lvlJc w:val="left"/>
      <w:pPr>
        <w:ind w:left="6577" w:hanging="360"/>
      </w:pPr>
    </w:lvl>
    <w:lvl w:ilvl="5" w:tplc="0409001B" w:tentative="1">
      <w:start w:val="1"/>
      <w:numFmt w:val="lowerRoman"/>
      <w:lvlText w:val="%6."/>
      <w:lvlJc w:val="right"/>
      <w:pPr>
        <w:ind w:left="7297" w:hanging="180"/>
      </w:pPr>
    </w:lvl>
    <w:lvl w:ilvl="6" w:tplc="0409000F" w:tentative="1">
      <w:start w:val="1"/>
      <w:numFmt w:val="decimal"/>
      <w:lvlText w:val="%7."/>
      <w:lvlJc w:val="left"/>
      <w:pPr>
        <w:ind w:left="8017" w:hanging="360"/>
      </w:pPr>
    </w:lvl>
    <w:lvl w:ilvl="7" w:tplc="04090019" w:tentative="1">
      <w:start w:val="1"/>
      <w:numFmt w:val="lowerLetter"/>
      <w:lvlText w:val="%8."/>
      <w:lvlJc w:val="left"/>
      <w:pPr>
        <w:ind w:left="8737" w:hanging="360"/>
      </w:pPr>
    </w:lvl>
    <w:lvl w:ilvl="8" w:tplc="0409001B" w:tentative="1">
      <w:start w:val="1"/>
      <w:numFmt w:val="lowerRoman"/>
      <w:lvlText w:val="%9."/>
      <w:lvlJc w:val="right"/>
      <w:pPr>
        <w:ind w:left="9457" w:hanging="180"/>
      </w:pPr>
    </w:lvl>
  </w:abstractNum>
  <w:abstractNum w:abstractNumId="186" w15:restartNumberingAfterBreak="0">
    <w:nsid w:val="24865205"/>
    <w:multiLevelType w:val="hybridMultilevel"/>
    <w:tmpl w:val="BF024850"/>
    <w:lvl w:ilvl="0" w:tplc="C5D8927C">
      <w:start w:val="2"/>
      <w:numFmt w:val="bullet"/>
      <w:lvlText w:val="-"/>
      <w:lvlJc w:val="left"/>
      <w:pPr>
        <w:ind w:left="720" w:hanging="360"/>
      </w:pPr>
      <w:rPr>
        <w:rFonts w:ascii="TH SarabunPSK" w:eastAsia="TH SarabunPSK" w:hAnsi="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25265086"/>
    <w:multiLevelType w:val="multilevel"/>
    <w:tmpl w:val="24BCCC9C"/>
    <w:lvl w:ilvl="0">
      <w:start w:val="1"/>
      <w:numFmt w:val="decimal"/>
      <w:lvlText w:val="%1."/>
      <w:lvlJc w:val="left"/>
      <w:pPr>
        <w:ind w:left="360" w:hanging="360"/>
      </w:pPr>
      <w:rPr>
        <w:rFonts w:hint="default"/>
      </w:rPr>
    </w:lvl>
    <w:lvl w:ilvl="1">
      <w:start w:val="1"/>
      <w:numFmt w:val="decimal"/>
      <w:suff w:val="space"/>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8" w15:restartNumberingAfterBreak="0">
    <w:nsid w:val="25281BEB"/>
    <w:multiLevelType w:val="hybridMultilevel"/>
    <w:tmpl w:val="6E2AB482"/>
    <w:lvl w:ilvl="0" w:tplc="F9B89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25375828"/>
    <w:multiLevelType w:val="hybridMultilevel"/>
    <w:tmpl w:val="A07C48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0" w15:restartNumberingAfterBreak="0">
    <w:nsid w:val="253B7FD7"/>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253B7FFB"/>
    <w:multiLevelType w:val="hybridMultilevel"/>
    <w:tmpl w:val="E928683E"/>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92" w15:restartNumberingAfterBreak="0">
    <w:nsid w:val="25491E3E"/>
    <w:multiLevelType w:val="hybridMultilevel"/>
    <w:tmpl w:val="D014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256262A5"/>
    <w:multiLevelType w:val="hybridMultilevel"/>
    <w:tmpl w:val="37B8E726"/>
    <w:lvl w:ilvl="0" w:tplc="C18A627A">
      <w:start w:val="2"/>
      <w:numFmt w:val="bullet"/>
      <w:lvlText w:val="-"/>
      <w:lvlJc w:val="left"/>
      <w:pPr>
        <w:tabs>
          <w:tab w:val="num" w:pos="1985"/>
        </w:tabs>
        <w:ind w:left="0" w:firstLine="1440"/>
      </w:pPr>
      <w:rPr>
        <w:rFonts w:ascii="TH SarabunPSK" w:eastAsia="TH SarabunPSK" w:hAnsi="TH SarabunPSK"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25753E6C"/>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25834DD5"/>
    <w:multiLevelType w:val="hybridMultilevel"/>
    <w:tmpl w:val="22E86A94"/>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lang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25B25E35"/>
    <w:multiLevelType w:val="hybridMultilevel"/>
    <w:tmpl w:val="34E49CFC"/>
    <w:lvl w:ilvl="0" w:tplc="003E8ABA">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7" w15:restartNumberingAfterBreak="0">
    <w:nsid w:val="25D179B8"/>
    <w:multiLevelType w:val="multilevel"/>
    <w:tmpl w:val="FCCCD0C6"/>
    <w:lvl w:ilvl="0">
      <w:start w:val="1"/>
      <w:numFmt w:val="decimal"/>
      <w:suff w:val="nothing"/>
      <w:lvlText w:val="บทที่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674" w:hanging="864"/>
      </w:pPr>
      <w:rPr>
        <w:rFonts w:ascii="TH SarabunPSK" w:hAnsi="TH SarabunPSK" w:cs="TH SarabunPSK" w:hint="default"/>
        <w:i w:val="0"/>
        <w:iCs w:val="0"/>
        <w:color w:val="000000" w:themeColor="tex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8" w15:restartNumberingAfterBreak="0">
    <w:nsid w:val="25E33568"/>
    <w:multiLevelType w:val="hybridMultilevel"/>
    <w:tmpl w:val="785242D2"/>
    <w:lvl w:ilvl="0" w:tplc="6ECACC2E">
      <w:start w:val="1"/>
      <w:numFmt w:val="decimal"/>
      <w:suff w:val="space"/>
      <w:lvlText w:val="4.5.%1)"/>
      <w:lvlJc w:val="lef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25EF6F85"/>
    <w:multiLevelType w:val="hybridMultilevel"/>
    <w:tmpl w:val="3B12AE56"/>
    <w:lvl w:ilvl="0" w:tplc="63922CBC">
      <w:start w:val="1"/>
      <w:numFmt w:val="decimal"/>
      <w:lvlText w:val="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0" w15:restartNumberingAfterBreak="0">
    <w:nsid w:val="26A65DB7"/>
    <w:multiLevelType w:val="hybridMultilevel"/>
    <w:tmpl w:val="F62237B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15:restartNumberingAfterBreak="0">
    <w:nsid w:val="26D20426"/>
    <w:multiLevelType w:val="hybridMultilevel"/>
    <w:tmpl w:val="4C084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26D27E2A"/>
    <w:multiLevelType w:val="hybridMultilevel"/>
    <w:tmpl w:val="1A68582C"/>
    <w:lvl w:ilvl="0" w:tplc="EB080F8A">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26DE49C9"/>
    <w:multiLevelType w:val="hybridMultilevel"/>
    <w:tmpl w:val="C666E670"/>
    <w:lvl w:ilvl="0" w:tplc="5C2C9224">
      <w:start w:val="1"/>
      <w:numFmt w:val="decimal"/>
      <w:lvlText w:val="1.2.%1)"/>
      <w:lvlJc w:val="left"/>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204" w15:restartNumberingAfterBreak="0">
    <w:nsid w:val="26EF4E93"/>
    <w:multiLevelType w:val="hybridMultilevel"/>
    <w:tmpl w:val="ACC0BC50"/>
    <w:lvl w:ilvl="0" w:tplc="883620FC">
      <w:start w:val="1"/>
      <w:numFmt w:val="decimal"/>
      <w:suff w:val="space"/>
      <w:lvlText w:val="%1)"/>
      <w:lvlJc w:val="left"/>
      <w:pPr>
        <w:ind w:left="72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5" w15:restartNumberingAfterBreak="0">
    <w:nsid w:val="271A5474"/>
    <w:multiLevelType w:val="hybridMultilevel"/>
    <w:tmpl w:val="2D22C97C"/>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27470C54"/>
    <w:multiLevelType w:val="multilevel"/>
    <w:tmpl w:val="4922F3A6"/>
    <w:lvl w:ilvl="0">
      <w:start w:val="1"/>
      <w:numFmt w:val="decimal"/>
      <w:suff w:val="nothing"/>
      <w:lvlText w:val="บทที่ %1"/>
      <w:lvlJc w:val="left"/>
      <w:pPr>
        <w:ind w:left="0" w:firstLine="0"/>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lang w:bidi="th-TH"/>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7" w15:restartNumberingAfterBreak="0">
    <w:nsid w:val="2758274E"/>
    <w:multiLevelType w:val="hybridMultilevel"/>
    <w:tmpl w:val="08D2BAC0"/>
    <w:lvl w:ilvl="0" w:tplc="EDA42E14">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08" w15:restartNumberingAfterBreak="0">
    <w:nsid w:val="2783057D"/>
    <w:multiLevelType w:val="multilevel"/>
    <w:tmpl w:val="BA38AB2A"/>
    <w:styleLink w:val="1"/>
    <w:lvl w:ilvl="0">
      <w:start w:val="1"/>
      <w:numFmt w:val="decimal"/>
      <w:lvlText w:val="%1)"/>
      <w:lvlJc w:val="left"/>
      <w:pPr>
        <w:ind w:left="1800" w:hanging="360"/>
      </w:pPr>
      <w:rPr>
        <w:rFonts w:ascii="TH SarabunPSK" w:hAnsi="TH SarabunPSK" w:cs="TH SarabunPSK" w:hint="default"/>
        <w:b w:val="0"/>
        <w:bCs w:val="0"/>
        <w:i w:val="0"/>
        <w:iCs w:val="0"/>
        <w:color w:val="000000" w:themeColor="text1"/>
        <w:sz w:val="32"/>
        <w:szCs w:val="32"/>
        <w:u w:val="none"/>
      </w:rPr>
    </w:lvl>
    <w:lvl w:ilvl="1">
      <w:start w:val="1"/>
      <w:numFmt w:val="decimal"/>
      <w:lvlText w:val="%1.%2)"/>
      <w:lvlJc w:val="left"/>
      <w:pPr>
        <w:ind w:left="2520" w:hanging="360"/>
      </w:pPr>
      <w:rPr>
        <w:rFonts w:ascii="TH SarabunPSK" w:eastAsia="TH SarabunPSK" w:hAnsi="TH SarabunPSK" w:cs="TH SarabunPSK" w:hint="default"/>
        <w:sz w:val="32"/>
        <w:szCs w:val="32"/>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09" w15:restartNumberingAfterBreak="0">
    <w:nsid w:val="27C0291D"/>
    <w:multiLevelType w:val="hybridMultilevel"/>
    <w:tmpl w:val="9CAAB37E"/>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210" w15:restartNumberingAfterBreak="0">
    <w:nsid w:val="27E52D7E"/>
    <w:multiLevelType w:val="hybridMultilevel"/>
    <w:tmpl w:val="F88C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282C5365"/>
    <w:multiLevelType w:val="hybridMultilevel"/>
    <w:tmpl w:val="FC68A752"/>
    <w:lvl w:ilvl="0" w:tplc="37841904">
      <w:start w:val="1"/>
      <w:numFmt w:val="decimal"/>
      <w:lvlText w:val="1.1.%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2" w15:restartNumberingAfterBreak="0">
    <w:nsid w:val="284E0542"/>
    <w:multiLevelType w:val="hybridMultilevel"/>
    <w:tmpl w:val="DC880DA8"/>
    <w:lvl w:ilvl="0" w:tplc="F848844C">
      <w:start w:val="1"/>
      <w:numFmt w:val="bullet"/>
      <w:lvlText w:val="o"/>
      <w:lvlJc w:val="left"/>
      <w:pPr>
        <w:tabs>
          <w:tab w:val="num" w:pos="2160"/>
        </w:tabs>
        <w:ind w:left="0" w:firstLine="1800"/>
      </w:pPr>
      <w:rPr>
        <w:rFonts w:ascii="Courier New" w:hAnsi="Courier New" w:hint="default"/>
        <w:b w:val="0"/>
        <w:bCs w:val="0"/>
        <w:i w:val="0"/>
        <w:iCs w:val="0"/>
        <w:color w:val="000000" w:themeColor="text1"/>
        <w:sz w:val="32"/>
        <w:szCs w:val="32"/>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3" w15:restartNumberingAfterBreak="0">
    <w:nsid w:val="28FE5B1C"/>
    <w:multiLevelType w:val="multilevel"/>
    <w:tmpl w:val="7FF8E0E6"/>
    <w:lvl w:ilvl="0">
      <w:start w:val="3"/>
      <w:numFmt w:val="decimal"/>
      <w:lvlText w:val="%1."/>
      <w:lvlJc w:val="left"/>
      <w:pPr>
        <w:ind w:left="360" w:hanging="360"/>
      </w:pPr>
      <w:rPr>
        <w:rFonts w:hint="default"/>
      </w:rPr>
    </w:lvl>
    <w:lvl w:ilvl="1">
      <w:start w:val="1"/>
      <w:numFmt w:val="decimal"/>
      <w:suff w:val="space"/>
      <w:lvlText w:val="%2)"/>
      <w:lvlJc w:val="left"/>
      <w:pPr>
        <w:ind w:left="1440" w:hanging="720"/>
      </w:pPr>
      <w:rPr>
        <w:rFonts w:hint="default"/>
        <w:lang w:val="en-U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4" w15:restartNumberingAfterBreak="0">
    <w:nsid w:val="2904296A"/>
    <w:multiLevelType w:val="hybridMultilevel"/>
    <w:tmpl w:val="B1D23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29252CA1"/>
    <w:multiLevelType w:val="multilevel"/>
    <w:tmpl w:val="376ED50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6" w15:restartNumberingAfterBreak="0">
    <w:nsid w:val="299858DF"/>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29AA2AB8"/>
    <w:multiLevelType w:val="multilevel"/>
    <w:tmpl w:val="16647916"/>
    <w:lvl w:ilvl="0">
      <w:start w:val="3"/>
      <w:numFmt w:val="decimal"/>
      <w:lvlText w:val="%1."/>
      <w:lvlJc w:val="left"/>
      <w:pPr>
        <w:ind w:left="390" w:hanging="390"/>
      </w:pPr>
      <w:rPr>
        <w:rFonts w:hint="default"/>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8" w15:restartNumberingAfterBreak="0">
    <w:nsid w:val="29BF4E79"/>
    <w:multiLevelType w:val="hybridMultilevel"/>
    <w:tmpl w:val="8430BE18"/>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19" w15:restartNumberingAfterBreak="0">
    <w:nsid w:val="2A0C5618"/>
    <w:multiLevelType w:val="hybridMultilevel"/>
    <w:tmpl w:val="17A0C2DA"/>
    <w:lvl w:ilvl="0" w:tplc="0F545C9A">
      <w:start w:val="1"/>
      <w:numFmt w:val="decimal"/>
      <w:lvlText w:val="3.%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2A146B49"/>
    <w:multiLevelType w:val="hybridMultilevel"/>
    <w:tmpl w:val="585AFCE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1" w15:restartNumberingAfterBreak="0">
    <w:nsid w:val="2A1C2131"/>
    <w:multiLevelType w:val="hybridMultilevel"/>
    <w:tmpl w:val="F64671B8"/>
    <w:lvl w:ilvl="0" w:tplc="F7262702">
      <w:start w:val="1"/>
      <w:numFmt w:val="decimal"/>
      <w:suff w:val="space"/>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2" w15:restartNumberingAfterBreak="0">
    <w:nsid w:val="2A373A24"/>
    <w:multiLevelType w:val="hybridMultilevel"/>
    <w:tmpl w:val="8DEE615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3" w15:restartNumberingAfterBreak="0">
    <w:nsid w:val="2A431068"/>
    <w:multiLevelType w:val="hybridMultilevel"/>
    <w:tmpl w:val="183AE48C"/>
    <w:lvl w:ilvl="0" w:tplc="04090005">
      <w:start w:val="1"/>
      <w:numFmt w:val="bullet"/>
      <w:lvlText w:val=""/>
      <w:lvlJc w:val="left"/>
      <w:pPr>
        <w:ind w:left="720" w:hanging="360"/>
      </w:pPr>
      <w:rPr>
        <w:rFonts w:ascii="Wingdings" w:hAnsi="Wingdings"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2AB23087"/>
    <w:multiLevelType w:val="hybridMultilevel"/>
    <w:tmpl w:val="D9CAC872"/>
    <w:lvl w:ilvl="0" w:tplc="45F059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2AD911F0"/>
    <w:multiLevelType w:val="multilevel"/>
    <w:tmpl w:val="7632C43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6" w15:restartNumberingAfterBreak="0">
    <w:nsid w:val="2B7F5448"/>
    <w:multiLevelType w:val="hybridMultilevel"/>
    <w:tmpl w:val="102494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7" w15:restartNumberingAfterBreak="0">
    <w:nsid w:val="2BD557A4"/>
    <w:multiLevelType w:val="hybridMultilevel"/>
    <w:tmpl w:val="3CACFA6C"/>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8" w15:restartNumberingAfterBreak="0">
    <w:nsid w:val="2C031C63"/>
    <w:multiLevelType w:val="hybridMultilevel"/>
    <w:tmpl w:val="61047504"/>
    <w:lvl w:ilvl="0" w:tplc="63922CB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9" w15:restartNumberingAfterBreak="0">
    <w:nsid w:val="2C420ACE"/>
    <w:multiLevelType w:val="hybridMultilevel"/>
    <w:tmpl w:val="7AC685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0" w15:restartNumberingAfterBreak="0">
    <w:nsid w:val="2C667B5E"/>
    <w:multiLevelType w:val="multilevel"/>
    <w:tmpl w:val="8348C230"/>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1" w15:restartNumberingAfterBreak="0">
    <w:nsid w:val="2CF749B4"/>
    <w:multiLevelType w:val="hybridMultilevel"/>
    <w:tmpl w:val="65EC9D8E"/>
    <w:lvl w:ilvl="0" w:tplc="4A8EC118">
      <w:start w:val="1"/>
      <w:numFmt w:val="decimal"/>
      <w:lvlText w:val="%1)"/>
      <w:lvlJc w:val="left"/>
      <w:pPr>
        <w:tabs>
          <w:tab w:val="num" w:pos="720"/>
        </w:tabs>
        <w:ind w:left="0" w:firstLine="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D57197F"/>
    <w:multiLevelType w:val="hybridMultilevel"/>
    <w:tmpl w:val="2CF2C352"/>
    <w:lvl w:ilvl="0" w:tplc="A418BB3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2D7D53E3"/>
    <w:multiLevelType w:val="hybridMultilevel"/>
    <w:tmpl w:val="C164925C"/>
    <w:lvl w:ilvl="0" w:tplc="56964E2E">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2DC47B52"/>
    <w:multiLevelType w:val="hybridMultilevel"/>
    <w:tmpl w:val="8460C8CE"/>
    <w:lvl w:ilvl="0" w:tplc="E2E287D6">
      <w:start w:val="1"/>
      <w:numFmt w:val="decimal"/>
      <w:suff w:val="space"/>
      <w:lvlText w:val="%1)"/>
      <w:lvlJc w:val="left"/>
      <w:pPr>
        <w:ind w:left="2222" w:hanging="360"/>
      </w:pPr>
      <w:rPr>
        <w:rFonts w:hint="default"/>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235" w15:restartNumberingAfterBreak="0">
    <w:nsid w:val="2DD63213"/>
    <w:multiLevelType w:val="hybridMultilevel"/>
    <w:tmpl w:val="56D6C092"/>
    <w:lvl w:ilvl="0" w:tplc="48D4754C">
      <w:start w:val="1"/>
      <w:numFmt w:val="decimal"/>
      <w:lvlText w:val="%1)"/>
      <w:lvlJc w:val="left"/>
      <w:pPr>
        <w:tabs>
          <w:tab w:val="num" w:pos="1512"/>
        </w:tabs>
        <w:ind w:left="0" w:firstLine="1080"/>
      </w:pPr>
      <w:rPr>
        <w:rFonts w:ascii="TH SarabunPSK" w:hAnsi="TH SarabunPSK" w:cs="TH SarabunPSK" w:hint="default"/>
        <w:b w:val="0"/>
        <w:bCs w:val="0"/>
        <w:i w:val="0"/>
        <w:iCs w:val="0"/>
        <w:sz w:val="32"/>
        <w:szCs w:val="3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6" w15:restartNumberingAfterBreak="0">
    <w:nsid w:val="2E2F7E80"/>
    <w:multiLevelType w:val="hybridMultilevel"/>
    <w:tmpl w:val="E40EA044"/>
    <w:lvl w:ilvl="0" w:tplc="B8287B5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2E3A2F93"/>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8" w15:restartNumberingAfterBreak="0">
    <w:nsid w:val="2E6B7C4C"/>
    <w:multiLevelType w:val="hybridMultilevel"/>
    <w:tmpl w:val="91F867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15:restartNumberingAfterBreak="0">
    <w:nsid w:val="2E801405"/>
    <w:multiLevelType w:val="hybridMultilevel"/>
    <w:tmpl w:val="59F6AE96"/>
    <w:lvl w:ilvl="0" w:tplc="079AEAEE">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2E925E72"/>
    <w:multiLevelType w:val="hybridMultilevel"/>
    <w:tmpl w:val="A07C48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1" w15:restartNumberingAfterBreak="0">
    <w:nsid w:val="2EEF5418"/>
    <w:multiLevelType w:val="hybridMultilevel"/>
    <w:tmpl w:val="0FEC15CE"/>
    <w:lvl w:ilvl="0" w:tplc="9A90FF1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2EF81978"/>
    <w:multiLevelType w:val="multilevel"/>
    <w:tmpl w:val="45729E2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3" w15:restartNumberingAfterBreak="0">
    <w:nsid w:val="2F2E3452"/>
    <w:multiLevelType w:val="hybridMultilevel"/>
    <w:tmpl w:val="FC18C988"/>
    <w:lvl w:ilvl="0" w:tplc="C5D8927C">
      <w:start w:val="2"/>
      <w:numFmt w:val="bullet"/>
      <w:lvlText w:val="-"/>
      <w:lvlJc w:val="left"/>
      <w:pPr>
        <w:ind w:left="720" w:hanging="360"/>
      </w:pPr>
      <w:rPr>
        <w:rFonts w:ascii="TH SarabunPSK" w:eastAsia="TH SarabunPSK" w:hAnsi="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2F4F2F77"/>
    <w:multiLevelType w:val="hybridMultilevel"/>
    <w:tmpl w:val="6714F2AA"/>
    <w:lvl w:ilvl="0" w:tplc="204C5C8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2F936922"/>
    <w:multiLevelType w:val="multilevel"/>
    <w:tmpl w:val="7BDE8F3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6" w15:restartNumberingAfterBreak="0">
    <w:nsid w:val="30393705"/>
    <w:multiLevelType w:val="hybridMultilevel"/>
    <w:tmpl w:val="022A409C"/>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247" w15:restartNumberingAfterBreak="0">
    <w:nsid w:val="305B3D63"/>
    <w:multiLevelType w:val="hybridMultilevel"/>
    <w:tmpl w:val="76227F76"/>
    <w:lvl w:ilvl="0" w:tplc="95580078">
      <w:start w:val="1"/>
      <w:numFmt w:val="decimal"/>
      <w:suff w:val="space"/>
      <w:lvlText w:val="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8" w15:restartNumberingAfterBreak="0">
    <w:nsid w:val="30A84D0D"/>
    <w:multiLevelType w:val="hybridMultilevel"/>
    <w:tmpl w:val="1CFC4DFA"/>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9" w15:restartNumberingAfterBreak="0">
    <w:nsid w:val="30AA14BD"/>
    <w:multiLevelType w:val="hybridMultilevel"/>
    <w:tmpl w:val="0A269160"/>
    <w:lvl w:ilvl="0" w:tplc="425EA4C0">
      <w:start w:val="1"/>
      <w:numFmt w:val="bullet"/>
      <w:lvlText w:val="-"/>
      <w:lvlJc w:val="left"/>
      <w:pPr>
        <w:tabs>
          <w:tab w:val="num" w:pos="1080"/>
        </w:tabs>
        <w:ind w:left="0" w:firstLine="720"/>
      </w:pPr>
      <w:rPr>
        <w:rFonts w:ascii="CordiaUPC" w:eastAsiaTheme="minorHAnsi" w:hAnsi="CordiaUPC" w:hint="default"/>
        <w:b w:val="0"/>
        <w:bCs w:val="0"/>
        <w:i w:val="0"/>
        <w:iCs w:val="0"/>
        <w:color w:val="000000" w:themeColor="text1"/>
        <w:sz w:val="32"/>
        <w:szCs w:val="32"/>
        <w:u w:val="none"/>
        <w:lang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30C94018"/>
    <w:multiLevelType w:val="hybridMultilevel"/>
    <w:tmpl w:val="BCDCDB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15:restartNumberingAfterBreak="0">
    <w:nsid w:val="30D63D74"/>
    <w:multiLevelType w:val="hybridMultilevel"/>
    <w:tmpl w:val="9432DD6E"/>
    <w:lvl w:ilvl="0" w:tplc="53EE4B28">
      <w:start w:val="1"/>
      <w:numFmt w:val="decimal"/>
      <w:suff w:val="space"/>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2" w15:restartNumberingAfterBreak="0">
    <w:nsid w:val="30E02B3D"/>
    <w:multiLevelType w:val="hybridMultilevel"/>
    <w:tmpl w:val="1FE87910"/>
    <w:lvl w:ilvl="0" w:tplc="FD3460CA">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311538CC"/>
    <w:multiLevelType w:val="hybridMultilevel"/>
    <w:tmpl w:val="AC282106"/>
    <w:lvl w:ilvl="0" w:tplc="8A648116">
      <w:start w:val="1"/>
      <w:numFmt w:val="decimal"/>
      <w:suff w:val="space"/>
      <w:lvlText w:val="%1."/>
      <w:lvlJc w:val="left"/>
      <w:pPr>
        <w:ind w:left="68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31204E33"/>
    <w:multiLevelType w:val="hybridMultilevel"/>
    <w:tmpl w:val="8C76EE90"/>
    <w:lvl w:ilvl="0" w:tplc="53D45E84">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5" w15:restartNumberingAfterBreak="0">
    <w:nsid w:val="314A26B1"/>
    <w:multiLevelType w:val="hybridMultilevel"/>
    <w:tmpl w:val="172AF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31816C87"/>
    <w:multiLevelType w:val="hybridMultilevel"/>
    <w:tmpl w:val="F53EFB18"/>
    <w:lvl w:ilvl="0" w:tplc="5502C0BE">
      <w:start w:val="1"/>
      <w:numFmt w:val="decimal"/>
      <w:suff w:val="space"/>
      <w:lvlText w:val="%1."/>
      <w:lvlJc w:val="left"/>
      <w:pPr>
        <w:ind w:left="144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7" w15:restartNumberingAfterBreak="0">
    <w:nsid w:val="319E2ACF"/>
    <w:multiLevelType w:val="multilevel"/>
    <w:tmpl w:val="CF3E1176"/>
    <w:lvl w:ilvl="0">
      <w:start w:val="1"/>
      <w:numFmt w:val="decimal"/>
      <w:suff w:val="space"/>
      <w:lvlText w:val="%1."/>
      <w:lvlJc w:val="left"/>
      <w:pPr>
        <w:ind w:left="360" w:hanging="360"/>
      </w:pPr>
      <w:rPr>
        <w:rFonts w:hint="default"/>
        <w:color w:val="auto"/>
      </w:rPr>
    </w:lvl>
    <w:lvl w:ilvl="1">
      <w:start w:val="1"/>
      <w:numFmt w:val="decimal"/>
      <w:suff w:val="space"/>
      <w:lvlText w:val="%1.%2."/>
      <w:lvlJc w:val="left"/>
      <w:pPr>
        <w:ind w:left="720" w:hanging="720"/>
      </w:pPr>
      <w:rPr>
        <w:rFonts w:hint="default"/>
        <w:color w:val="auto"/>
      </w:rPr>
    </w:lvl>
    <w:lvl w:ilvl="2">
      <w:start w:val="1"/>
      <w:numFmt w:val="decimal"/>
      <w:suff w:val="space"/>
      <w:lvlText w:val="%1.%2.%3."/>
      <w:lvlJc w:val="left"/>
      <w:pPr>
        <w:ind w:left="720" w:hanging="720"/>
      </w:pPr>
      <w:rPr>
        <w:rFonts w:hint="default"/>
        <w:color w:val="auto"/>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8" w15:restartNumberingAfterBreak="0">
    <w:nsid w:val="31C05377"/>
    <w:multiLevelType w:val="hybridMultilevel"/>
    <w:tmpl w:val="A6C07D22"/>
    <w:lvl w:ilvl="0" w:tplc="850A633C">
      <w:start w:val="1"/>
      <w:numFmt w:val="decimal"/>
      <w:lvlText w:val="2.%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9" w15:restartNumberingAfterBreak="0">
    <w:nsid w:val="31F660BF"/>
    <w:multiLevelType w:val="hybridMultilevel"/>
    <w:tmpl w:val="D8D4E364"/>
    <w:lvl w:ilvl="0" w:tplc="97F41BDE">
      <w:start w:val="1"/>
      <w:numFmt w:val="bullet"/>
      <w:lvlText w:val="–"/>
      <w:lvlJc w:val="left"/>
      <w:pPr>
        <w:ind w:left="720" w:hanging="360"/>
      </w:pPr>
      <w:rPr>
        <w:rFonts w:ascii="TH Sarabun New" w:hAnsi="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322F6B14"/>
    <w:multiLevelType w:val="hybridMultilevel"/>
    <w:tmpl w:val="3660842E"/>
    <w:lvl w:ilvl="0" w:tplc="D9DC6BA0">
      <w:start w:val="1"/>
      <w:numFmt w:val="decimal"/>
      <w:lvlText w:val="2.%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1" w15:restartNumberingAfterBreak="0">
    <w:nsid w:val="325826AF"/>
    <w:multiLevelType w:val="multilevel"/>
    <w:tmpl w:val="9422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2593CDF"/>
    <w:multiLevelType w:val="hybridMultilevel"/>
    <w:tmpl w:val="FDAC3D16"/>
    <w:lvl w:ilvl="0" w:tplc="4704F6A0">
      <w:start w:val="1"/>
      <w:numFmt w:val="decimal"/>
      <w:lvlText w:val="4.%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63" w15:restartNumberingAfterBreak="0">
    <w:nsid w:val="32A04EA1"/>
    <w:multiLevelType w:val="hybridMultilevel"/>
    <w:tmpl w:val="9462E544"/>
    <w:lvl w:ilvl="0" w:tplc="7812CE1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32EE2320"/>
    <w:multiLevelType w:val="multilevel"/>
    <w:tmpl w:val="6588B1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5" w15:restartNumberingAfterBreak="0">
    <w:nsid w:val="32FD4ED2"/>
    <w:multiLevelType w:val="multilevel"/>
    <w:tmpl w:val="01DCAF7A"/>
    <w:lvl w:ilvl="0">
      <w:start w:val="1"/>
      <w:numFmt w:val="decimal"/>
      <w:lvlText w:val="%1."/>
      <w:lvlJc w:val="left"/>
      <w:pPr>
        <w:ind w:left="360" w:hanging="360"/>
      </w:pPr>
      <w:rPr>
        <w:rFonts w:hint="default"/>
        <w:lang w:bidi="th-TH"/>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TH Sarabun New" w:hAnsi="TH Sarabun New"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6" w15:restartNumberingAfterBreak="0">
    <w:nsid w:val="33254322"/>
    <w:multiLevelType w:val="multilevel"/>
    <w:tmpl w:val="64BE23C6"/>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7" w15:restartNumberingAfterBreak="0">
    <w:nsid w:val="33340B10"/>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8" w15:restartNumberingAfterBreak="0">
    <w:nsid w:val="341B3E4F"/>
    <w:multiLevelType w:val="hybridMultilevel"/>
    <w:tmpl w:val="2BEA230E"/>
    <w:lvl w:ilvl="0" w:tplc="FDA2CDB0">
      <w:start w:val="1"/>
      <w:numFmt w:val="decimal"/>
      <w:suff w:val="space"/>
      <w:lvlText w:val="[%1]"/>
      <w:lvlJc w:val="left"/>
      <w:pPr>
        <w:ind w:left="22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34B001B5"/>
    <w:multiLevelType w:val="hybridMultilevel"/>
    <w:tmpl w:val="6520D81E"/>
    <w:lvl w:ilvl="0" w:tplc="0409000F">
      <w:start w:val="1"/>
      <w:numFmt w:val="decimal"/>
      <w:lvlText w:val="%1."/>
      <w:lvlJc w:val="left"/>
      <w:pPr>
        <w:ind w:left="1080" w:hanging="360"/>
      </w:pPr>
    </w:lvl>
    <w:lvl w:ilvl="1" w:tplc="9F6691C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A2D42644">
      <w:start w:val="1"/>
      <w:numFmt w:val="decimal"/>
      <w:suff w:val="space"/>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0" w15:restartNumberingAfterBreak="0">
    <w:nsid w:val="34BD654D"/>
    <w:multiLevelType w:val="multilevel"/>
    <w:tmpl w:val="FFB09824"/>
    <w:lvl w:ilvl="0">
      <w:start w:val="4"/>
      <w:numFmt w:val="decimal"/>
      <w:lvlText w:val="%1."/>
      <w:lvlJc w:val="left"/>
      <w:pPr>
        <w:ind w:left="516" w:hanging="516"/>
      </w:pPr>
      <w:rPr>
        <w:rFonts w:hint="default"/>
      </w:rPr>
    </w:lvl>
    <w:lvl w:ilvl="1">
      <w:start w:val="2"/>
      <w:numFmt w:val="decimal"/>
      <w:lvlText w:val="%1.%2."/>
      <w:lvlJc w:val="left"/>
      <w:pPr>
        <w:ind w:left="1980" w:hanging="720"/>
      </w:pPr>
      <w:rPr>
        <w:rFonts w:hint="default"/>
      </w:rPr>
    </w:lvl>
    <w:lvl w:ilvl="2">
      <w:start w:val="1"/>
      <w:numFmt w:val="bullet"/>
      <w:lvlText w:val=""/>
      <w:lvlJc w:val="left"/>
      <w:pPr>
        <w:ind w:left="3240" w:hanging="720"/>
      </w:pPr>
      <w:rPr>
        <w:rFonts w:ascii="Symbol" w:hAnsi="Symbol" w:hint="default"/>
        <w:sz w:val="40"/>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271" w15:restartNumberingAfterBreak="0">
    <w:nsid w:val="34C51D60"/>
    <w:multiLevelType w:val="hybridMultilevel"/>
    <w:tmpl w:val="5060FFE4"/>
    <w:lvl w:ilvl="0" w:tplc="7812CE1C">
      <w:start w:val="1"/>
      <w:numFmt w:val="decimal"/>
      <w:lvlText w:val="2.2.%1)"/>
      <w:lvlJc w:val="left"/>
      <w:pPr>
        <w:ind w:left="3916" w:hanging="360"/>
      </w:pPr>
      <w:rPr>
        <w:rFonts w:hint="default"/>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72" w15:restartNumberingAfterBreak="0">
    <w:nsid w:val="34E037E9"/>
    <w:multiLevelType w:val="hybridMultilevel"/>
    <w:tmpl w:val="E194A152"/>
    <w:lvl w:ilvl="0" w:tplc="AD6233F6">
      <w:start w:val="1"/>
      <w:numFmt w:val="decimal"/>
      <w:suff w:val="space"/>
      <w:lvlText w:val="%1."/>
      <w:lvlJc w:val="left"/>
      <w:pPr>
        <w:ind w:left="2488" w:hanging="360"/>
      </w:pPr>
      <w:rPr>
        <w:rFonts w:hint="default"/>
      </w:rPr>
    </w:lvl>
    <w:lvl w:ilvl="1" w:tplc="04090019" w:tentative="1">
      <w:start w:val="1"/>
      <w:numFmt w:val="lowerLetter"/>
      <w:lvlText w:val="%2."/>
      <w:lvlJc w:val="left"/>
      <w:pPr>
        <w:ind w:left="3208" w:hanging="360"/>
      </w:pPr>
    </w:lvl>
    <w:lvl w:ilvl="2" w:tplc="0409001B" w:tentative="1">
      <w:start w:val="1"/>
      <w:numFmt w:val="lowerRoman"/>
      <w:lvlText w:val="%3."/>
      <w:lvlJc w:val="right"/>
      <w:pPr>
        <w:ind w:left="3928" w:hanging="180"/>
      </w:pPr>
    </w:lvl>
    <w:lvl w:ilvl="3" w:tplc="0409000F" w:tentative="1">
      <w:start w:val="1"/>
      <w:numFmt w:val="decimal"/>
      <w:lvlText w:val="%4."/>
      <w:lvlJc w:val="left"/>
      <w:pPr>
        <w:ind w:left="4648" w:hanging="360"/>
      </w:pPr>
    </w:lvl>
    <w:lvl w:ilvl="4" w:tplc="04090019" w:tentative="1">
      <w:start w:val="1"/>
      <w:numFmt w:val="lowerLetter"/>
      <w:lvlText w:val="%5."/>
      <w:lvlJc w:val="left"/>
      <w:pPr>
        <w:ind w:left="5368" w:hanging="360"/>
      </w:pPr>
    </w:lvl>
    <w:lvl w:ilvl="5" w:tplc="0409001B" w:tentative="1">
      <w:start w:val="1"/>
      <w:numFmt w:val="lowerRoman"/>
      <w:lvlText w:val="%6."/>
      <w:lvlJc w:val="right"/>
      <w:pPr>
        <w:ind w:left="6088" w:hanging="180"/>
      </w:pPr>
    </w:lvl>
    <w:lvl w:ilvl="6" w:tplc="0409000F" w:tentative="1">
      <w:start w:val="1"/>
      <w:numFmt w:val="decimal"/>
      <w:lvlText w:val="%7."/>
      <w:lvlJc w:val="left"/>
      <w:pPr>
        <w:ind w:left="6808" w:hanging="360"/>
      </w:pPr>
    </w:lvl>
    <w:lvl w:ilvl="7" w:tplc="04090019" w:tentative="1">
      <w:start w:val="1"/>
      <w:numFmt w:val="lowerLetter"/>
      <w:lvlText w:val="%8."/>
      <w:lvlJc w:val="left"/>
      <w:pPr>
        <w:ind w:left="7528" w:hanging="360"/>
      </w:pPr>
    </w:lvl>
    <w:lvl w:ilvl="8" w:tplc="0409001B" w:tentative="1">
      <w:start w:val="1"/>
      <w:numFmt w:val="lowerRoman"/>
      <w:lvlText w:val="%9."/>
      <w:lvlJc w:val="right"/>
      <w:pPr>
        <w:ind w:left="8248" w:hanging="180"/>
      </w:pPr>
    </w:lvl>
  </w:abstractNum>
  <w:abstractNum w:abstractNumId="273" w15:restartNumberingAfterBreak="0">
    <w:nsid w:val="34F2750B"/>
    <w:multiLevelType w:val="hybridMultilevel"/>
    <w:tmpl w:val="AB906488"/>
    <w:lvl w:ilvl="0" w:tplc="2F8C8BB8">
      <w:start w:val="1"/>
      <w:numFmt w:val="decimal"/>
      <w:lvlText w:val="%1)"/>
      <w:lvlJc w:val="left"/>
      <w:pPr>
        <w:tabs>
          <w:tab w:val="num" w:pos="1080"/>
        </w:tabs>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357E730B"/>
    <w:multiLevelType w:val="hybridMultilevel"/>
    <w:tmpl w:val="21BC8446"/>
    <w:lvl w:ilvl="0" w:tplc="850A633C">
      <w:start w:val="1"/>
      <w:numFmt w:val="decimal"/>
      <w:lvlText w:val="2.%1)"/>
      <w:lvlJc w:val="left"/>
      <w:pPr>
        <w:ind w:left="5039" w:hanging="360"/>
      </w:pPr>
      <w:rPr>
        <w:rFonts w:hint="default"/>
      </w:rPr>
    </w:lvl>
    <w:lvl w:ilvl="1" w:tplc="04090019" w:tentative="1">
      <w:start w:val="1"/>
      <w:numFmt w:val="lowerLetter"/>
      <w:lvlText w:val="%2."/>
      <w:lvlJc w:val="left"/>
      <w:pPr>
        <w:ind w:left="3599" w:hanging="360"/>
      </w:pPr>
    </w:lvl>
    <w:lvl w:ilvl="2" w:tplc="0409001B" w:tentative="1">
      <w:start w:val="1"/>
      <w:numFmt w:val="lowerRoman"/>
      <w:lvlText w:val="%3."/>
      <w:lvlJc w:val="right"/>
      <w:pPr>
        <w:ind w:left="4319" w:hanging="180"/>
      </w:pPr>
    </w:lvl>
    <w:lvl w:ilvl="3" w:tplc="0409000F" w:tentative="1">
      <w:start w:val="1"/>
      <w:numFmt w:val="decimal"/>
      <w:lvlText w:val="%4."/>
      <w:lvlJc w:val="left"/>
      <w:pPr>
        <w:ind w:left="5039" w:hanging="360"/>
      </w:pPr>
    </w:lvl>
    <w:lvl w:ilvl="4" w:tplc="04090019" w:tentative="1">
      <w:start w:val="1"/>
      <w:numFmt w:val="lowerLetter"/>
      <w:lvlText w:val="%5."/>
      <w:lvlJc w:val="left"/>
      <w:pPr>
        <w:ind w:left="5759" w:hanging="360"/>
      </w:pPr>
    </w:lvl>
    <w:lvl w:ilvl="5" w:tplc="0409001B" w:tentative="1">
      <w:start w:val="1"/>
      <w:numFmt w:val="lowerRoman"/>
      <w:lvlText w:val="%6."/>
      <w:lvlJc w:val="right"/>
      <w:pPr>
        <w:ind w:left="6479" w:hanging="180"/>
      </w:pPr>
    </w:lvl>
    <w:lvl w:ilvl="6" w:tplc="0409000F" w:tentative="1">
      <w:start w:val="1"/>
      <w:numFmt w:val="decimal"/>
      <w:lvlText w:val="%7."/>
      <w:lvlJc w:val="left"/>
      <w:pPr>
        <w:ind w:left="7199" w:hanging="360"/>
      </w:pPr>
    </w:lvl>
    <w:lvl w:ilvl="7" w:tplc="04090019" w:tentative="1">
      <w:start w:val="1"/>
      <w:numFmt w:val="lowerLetter"/>
      <w:lvlText w:val="%8."/>
      <w:lvlJc w:val="left"/>
      <w:pPr>
        <w:ind w:left="7919" w:hanging="360"/>
      </w:pPr>
    </w:lvl>
    <w:lvl w:ilvl="8" w:tplc="0409001B" w:tentative="1">
      <w:start w:val="1"/>
      <w:numFmt w:val="lowerRoman"/>
      <w:lvlText w:val="%9."/>
      <w:lvlJc w:val="right"/>
      <w:pPr>
        <w:ind w:left="8639" w:hanging="180"/>
      </w:pPr>
    </w:lvl>
  </w:abstractNum>
  <w:abstractNum w:abstractNumId="275" w15:restartNumberingAfterBreak="0">
    <w:nsid w:val="35D84DB2"/>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36052992"/>
    <w:multiLevelType w:val="hybridMultilevel"/>
    <w:tmpl w:val="EDB02E4E"/>
    <w:lvl w:ilvl="0" w:tplc="BAB4023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36B909C8"/>
    <w:multiLevelType w:val="hybridMultilevel"/>
    <w:tmpl w:val="0D6E84B8"/>
    <w:lvl w:ilvl="0" w:tplc="B822A178">
      <w:start w:val="1"/>
      <w:numFmt w:val="decimal"/>
      <w:suff w:val="space"/>
      <w:lvlText w:val="%1."/>
      <w:lvlJc w:val="left"/>
      <w:pPr>
        <w:ind w:left="1069" w:hanging="360"/>
      </w:pPr>
      <w:rPr>
        <w:rFonts w:hint="default"/>
        <w:lang w:bidi="th-TH"/>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8" w15:restartNumberingAfterBreak="0">
    <w:nsid w:val="36BB66B7"/>
    <w:multiLevelType w:val="hybridMultilevel"/>
    <w:tmpl w:val="9F6802C4"/>
    <w:lvl w:ilvl="0" w:tplc="04090011">
      <w:start w:val="1"/>
      <w:numFmt w:val="decimal"/>
      <w:lvlText w:val="%1)"/>
      <w:lvlJc w:val="left"/>
      <w:pPr>
        <w:ind w:left="1373" w:hanging="360"/>
      </w:pPr>
    </w:lvl>
    <w:lvl w:ilvl="1" w:tplc="04090019" w:tentative="1">
      <w:start w:val="1"/>
      <w:numFmt w:val="lowerLetter"/>
      <w:lvlText w:val="%2."/>
      <w:lvlJc w:val="left"/>
      <w:pPr>
        <w:ind w:left="2093" w:hanging="360"/>
      </w:pPr>
    </w:lvl>
    <w:lvl w:ilvl="2" w:tplc="0409001B" w:tentative="1">
      <w:start w:val="1"/>
      <w:numFmt w:val="lowerRoman"/>
      <w:lvlText w:val="%3."/>
      <w:lvlJc w:val="right"/>
      <w:pPr>
        <w:ind w:left="2813" w:hanging="180"/>
      </w:pPr>
    </w:lvl>
    <w:lvl w:ilvl="3" w:tplc="0409000F" w:tentative="1">
      <w:start w:val="1"/>
      <w:numFmt w:val="decimal"/>
      <w:lvlText w:val="%4."/>
      <w:lvlJc w:val="left"/>
      <w:pPr>
        <w:ind w:left="3533" w:hanging="360"/>
      </w:pPr>
    </w:lvl>
    <w:lvl w:ilvl="4" w:tplc="04090019" w:tentative="1">
      <w:start w:val="1"/>
      <w:numFmt w:val="lowerLetter"/>
      <w:lvlText w:val="%5."/>
      <w:lvlJc w:val="left"/>
      <w:pPr>
        <w:ind w:left="4253" w:hanging="360"/>
      </w:pPr>
    </w:lvl>
    <w:lvl w:ilvl="5" w:tplc="0409001B" w:tentative="1">
      <w:start w:val="1"/>
      <w:numFmt w:val="lowerRoman"/>
      <w:lvlText w:val="%6."/>
      <w:lvlJc w:val="right"/>
      <w:pPr>
        <w:ind w:left="4973" w:hanging="180"/>
      </w:pPr>
    </w:lvl>
    <w:lvl w:ilvl="6" w:tplc="0409000F" w:tentative="1">
      <w:start w:val="1"/>
      <w:numFmt w:val="decimal"/>
      <w:lvlText w:val="%7."/>
      <w:lvlJc w:val="left"/>
      <w:pPr>
        <w:ind w:left="5693" w:hanging="360"/>
      </w:pPr>
    </w:lvl>
    <w:lvl w:ilvl="7" w:tplc="04090019" w:tentative="1">
      <w:start w:val="1"/>
      <w:numFmt w:val="lowerLetter"/>
      <w:lvlText w:val="%8."/>
      <w:lvlJc w:val="left"/>
      <w:pPr>
        <w:ind w:left="6413" w:hanging="360"/>
      </w:pPr>
    </w:lvl>
    <w:lvl w:ilvl="8" w:tplc="0409001B" w:tentative="1">
      <w:start w:val="1"/>
      <w:numFmt w:val="lowerRoman"/>
      <w:lvlText w:val="%9."/>
      <w:lvlJc w:val="right"/>
      <w:pPr>
        <w:ind w:left="7133" w:hanging="180"/>
      </w:pPr>
    </w:lvl>
  </w:abstractNum>
  <w:abstractNum w:abstractNumId="279" w15:restartNumberingAfterBreak="0">
    <w:nsid w:val="36BB6F14"/>
    <w:multiLevelType w:val="multilevel"/>
    <w:tmpl w:val="3014F108"/>
    <w:lvl w:ilvl="0">
      <w:start w:val="1"/>
      <w:numFmt w:val="decimal"/>
      <w:lvlText w:val="%1."/>
      <w:lvlJc w:val="left"/>
      <w:pPr>
        <w:ind w:left="360" w:hanging="360"/>
      </w:pPr>
      <w:rPr>
        <w:rFonts w:hint="default"/>
        <w:b w:val="0"/>
      </w:rPr>
    </w:lvl>
    <w:lvl w:ilvl="1">
      <w:start w:val="1"/>
      <w:numFmt w:val="decimal"/>
      <w:lvlText w:val="%1.%2)"/>
      <w:lvlJc w:val="left"/>
      <w:pPr>
        <w:ind w:left="1980" w:hanging="720"/>
      </w:pPr>
      <w:rPr>
        <w:rFonts w:hint="default"/>
        <w:b w:val="0"/>
      </w:rPr>
    </w:lvl>
    <w:lvl w:ilvl="2">
      <w:start w:val="1"/>
      <w:numFmt w:val="decimal"/>
      <w:lvlText w:val="%1.%2)%3."/>
      <w:lvlJc w:val="left"/>
      <w:pPr>
        <w:ind w:left="3240" w:hanging="720"/>
      </w:pPr>
      <w:rPr>
        <w:rFonts w:hint="default"/>
        <w:b w:val="0"/>
      </w:rPr>
    </w:lvl>
    <w:lvl w:ilvl="3">
      <w:start w:val="1"/>
      <w:numFmt w:val="decimal"/>
      <w:lvlText w:val="%1.%2)%3.%4."/>
      <w:lvlJc w:val="left"/>
      <w:pPr>
        <w:ind w:left="4860" w:hanging="1080"/>
      </w:pPr>
      <w:rPr>
        <w:rFonts w:hint="default"/>
        <w:b w:val="0"/>
      </w:rPr>
    </w:lvl>
    <w:lvl w:ilvl="4">
      <w:start w:val="1"/>
      <w:numFmt w:val="decimal"/>
      <w:lvlText w:val="%1.%2)%3.%4.%5."/>
      <w:lvlJc w:val="left"/>
      <w:pPr>
        <w:ind w:left="6120" w:hanging="1080"/>
      </w:pPr>
      <w:rPr>
        <w:rFonts w:hint="default"/>
        <w:b w:val="0"/>
      </w:rPr>
    </w:lvl>
    <w:lvl w:ilvl="5">
      <w:start w:val="1"/>
      <w:numFmt w:val="decimal"/>
      <w:lvlText w:val="%1.%2)%3.%4.%5.%6."/>
      <w:lvlJc w:val="left"/>
      <w:pPr>
        <w:ind w:left="7740" w:hanging="1440"/>
      </w:pPr>
      <w:rPr>
        <w:rFonts w:hint="default"/>
        <w:b w:val="0"/>
      </w:rPr>
    </w:lvl>
    <w:lvl w:ilvl="6">
      <w:start w:val="1"/>
      <w:numFmt w:val="decimal"/>
      <w:lvlText w:val="%1.%2)%3.%4.%5.%6.%7."/>
      <w:lvlJc w:val="left"/>
      <w:pPr>
        <w:ind w:left="9360" w:hanging="1800"/>
      </w:pPr>
      <w:rPr>
        <w:rFonts w:hint="default"/>
        <w:b w:val="0"/>
      </w:rPr>
    </w:lvl>
    <w:lvl w:ilvl="7">
      <w:start w:val="1"/>
      <w:numFmt w:val="decimal"/>
      <w:lvlText w:val="%1.%2)%3.%4.%5.%6.%7.%8."/>
      <w:lvlJc w:val="left"/>
      <w:pPr>
        <w:ind w:left="10620" w:hanging="1800"/>
      </w:pPr>
      <w:rPr>
        <w:rFonts w:hint="default"/>
        <w:b w:val="0"/>
      </w:rPr>
    </w:lvl>
    <w:lvl w:ilvl="8">
      <w:start w:val="1"/>
      <w:numFmt w:val="decimal"/>
      <w:lvlText w:val="%1.%2)%3.%4.%5.%6.%7.%8.%9."/>
      <w:lvlJc w:val="left"/>
      <w:pPr>
        <w:ind w:left="12240" w:hanging="2160"/>
      </w:pPr>
      <w:rPr>
        <w:rFonts w:hint="default"/>
        <w:b w:val="0"/>
      </w:rPr>
    </w:lvl>
  </w:abstractNum>
  <w:abstractNum w:abstractNumId="280" w15:restartNumberingAfterBreak="0">
    <w:nsid w:val="36C738DA"/>
    <w:multiLevelType w:val="hybridMultilevel"/>
    <w:tmpl w:val="750003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1" w15:restartNumberingAfterBreak="0">
    <w:nsid w:val="36F760AE"/>
    <w:multiLevelType w:val="hybridMultilevel"/>
    <w:tmpl w:val="C268C206"/>
    <w:lvl w:ilvl="0" w:tplc="285CAB6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370867DA"/>
    <w:multiLevelType w:val="hybridMultilevel"/>
    <w:tmpl w:val="A26EE47A"/>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370E50A5"/>
    <w:multiLevelType w:val="hybridMultilevel"/>
    <w:tmpl w:val="007CCEE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377707E2"/>
    <w:multiLevelType w:val="hybridMultilevel"/>
    <w:tmpl w:val="DF928D66"/>
    <w:lvl w:ilvl="0" w:tplc="EF5E9F4E">
      <w:start w:val="1"/>
      <w:numFmt w:val="bullet"/>
      <w:lvlText w:val="-"/>
      <w:lvlJc w:val="left"/>
      <w:pPr>
        <w:ind w:left="720" w:hanging="360"/>
      </w:pPr>
      <w:rPr>
        <w:rFonts w:ascii="CordiaUPC" w:eastAsiaTheme="minorHAnsi" w:hAnsi="CordiaUPC" w:cs="CordiaUPC" w:hint="default"/>
        <w:b w:val="0"/>
      </w:rPr>
    </w:lvl>
    <w:lvl w:ilvl="1" w:tplc="F7FE56A2">
      <w:start w:val="1"/>
      <w:numFmt w:val="bullet"/>
      <w:suff w:val="space"/>
      <w:lvlText w:val="-"/>
      <w:lvlJc w:val="left"/>
      <w:pPr>
        <w:ind w:left="1440" w:hanging="360"/>
      </w:pPr>
      <w:rPr>
        <w:rFonts w:ascii="CordiaUPC" w:eastAsiaTheme="minorHAnsi" w:hAnsi="CordiaUPC"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37B27480"/>
    <w:multiLevelType w:val="hybridMultilevel"/>
    <w:tmpl w:val="705CD710"/>
    <w:lvl w:ilvl="0" w:tplc="273C75AA">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37DD47DD"/>
    <w:multiLevelType w:val="multilevel"/>
    <w:tmpl w:val="26DE7C8A"/>
    <w:lvl w:ilvl="0">
      <w:start w:val="1"/>
      <w:numFmt w:val="decimal"/>
      <w:lvlText w:val="%1."/>
      <w:lvlJc w:val="left"/>
      <w:pPr>
        <w:ind w:left="720" w:hanging="360"/>
      </w:pPr>
      <w:rPr>
        <w:rFonts w:ascii="TH SarabunPSK" w:eastAsia="TH SarabunPSK" w:hAnsi="TH SarabunPSK" w:cs="TH SarabunPSK"/>
      </w:rPr>
    </w:lvl>
    <w:lvl w:ilvl="1">
      <w:start w:val="2"/>
      <w:numFmt w:val="decimal"/>
      <w:isLgl/>
      <w:lvlText w:val="%1.%2"/>
      <w:lvlJc w:val="left"/>
      <w:pPr>
        <w:ind w:left="722" w:hanging="360"/>
      </w:pPr>
      <w:rPr>
        <w:rFonts w:cs="TH SarabunPSK" w:hint="default"/>
      </w:rPr>
    </w:lvl>
    <w:lvl w:ilvl="2">
      <w:start w:val="1"/>
      <w:numFmt w:val="decimal"/>
      <w:isLgl/>
      <w:lvlText w:val="%1.%2.%3"/>
      <w:lvlJc w:val="left"/>
      <w:pPr>
        <w:ind w:left="1084" w:hanging="720"/>
      </w:pPr>
      <w:rPr>
        <w:rFonts w:cs="TH SarabunPSK" w:hint="default"/>
      </w:rPr>
    </w:lvl>
    <w:lvl w:ilvl="3">
      <w:start w:val="1"/>
      <w:numFmt w:val="decimal"/>
      <w:isLgl/>
      <w:lvlText w:val="%1.%2.%3.%4"/>
      <w:lvlJc w:val="left"/>
      <w:pPr>
        <w:ind w:left="1086" w:hanging="720"/>
      </w:pPr>
      <w:rPr>
        <w:rFonts w:cs="TH SarabunPSK" w:hint="default"/>
      </w:rPr>
    </w:lvl>
    <w:lvl w:ilvl="4">
      <w:start w:val="1"/>
      <w:numFmt w:val="decimal"/>
      <w:isLgl/>
      <w:lvlText w:val="%1.%2.%3.%4.%5"/>
      <w:lvlJc w:val="left"/>
      <w:pPr>
        <w:ind w:left="1448" w:hanging="1080"/>
      </w:pPr>
      <w:rPr>
        <w:rFonts w:cs="TH SarabunPSK" w:hint="default"/>
      </w:rPr>
    </w:lvl>
    <w:lvl w:ilvl="5">
      <w:start w:val="1"/>
      <w:numFmt w:val="decimal"/>
      <w:isLgl/>
      <w:lvlText w:val="%1.%2.%3.%4.%5.%6"/>
      <w:lvlJc w:val="left"/>
      <w:pPr>
        <w:ind w:left="1450" w:hanging="1080"/>
      </w:pPr>
      <w:rPr>
        <w:rFonts w:cs="TH SarabunPSK" w:hint="default"/>
      </w:rPr>
    </w:lvl>
    <w:lvl w:ilvl="6">
      <w:start w:val="1"/>
      <w:numFmt w:val="decimal"/>
      <w:isLgl/>
      <w:lvlText w:val="%1.%2.%3.%4.%5.%6.%7"/>
      <w:lvlJc w:val="left"/>
      <w:pPr>
        <w:ind w:left="1812" w:hanging="1440"/>
      </w:pPr>
      <w:rPr>
        <w:rFonts w:cs="TH SarabunPSK" w:hint="default"/>
      </w:rPr>
    </w:lvl>
    <w:lvl w:ilvl="7">
      <w:start w:val="1"/>
      <w:numFmt w:val="decimal"/>
      <w:isLgl/>
      <w:lvlText w:val="%1.%2.%3.%4.%5.%6.%7.%8"/>
      <w:lvlJc w:val="left"/>
      <w:pPr>
        <w:ind w:left="1814" w:hanging="1440"/>
      </w:pPr>
      <w:rPr>
        <w:rFonts w:cs="TH SarabunPSK" w:hint="default"/>
      </w:rPr>
    </w:lvl>
    <w:lvl w:ilvl="8">
      <w:start w:val="1"/>
      <w:numFmt w:val="decimal"/>
      <w:isLgl/>
      <w:lvlText w:val="%1.%2.%3.%4.%5.%6.%7.%8.%9"/>
      <w:lvlJc w:val="left"/>
      <w:pPr>
        <w:ind w:left="2176" w:hanging="1800"/>
      </w:pPr>
      <w:rPr>
        <w:rFonts w:cs="TH SarabunPSK" w:hint="default"/>
      </w:rPr>
    </w:lvl>
  </w:abstractNum>
  <w:abstractNum w:abstractNumId="287" w15:restartNumberingAfterBreak="0">
    <w:nsid w:val="37DE07C8"/>
    <w:multiLevelType w:val="hybridMultilevel"/>
    <w:tmpl w:val="5328800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38154828"/>
    <w:multiLevelType w:val="hybridMultilevel"/>
    <w:tmpl w:val="831C2BF8"/>
    <w:lvl w:ilvl="0" w:tplc="05C0E72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38792987"/>
    <w:multiLevelType w:val="hybridMultilevel"/>
    <w:tmpl w:val="6F5221D8"/>
    <w:lvl w:ilvl="0" w:tplc="7A360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38AF609D"/>
    <w:multiLevelType w:val="multilevel"/>
    <w:tmpl w:val="7632C43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1" w15:restartNumberingAfterBreak="0">
    <w:nsid w:val="38CB0279"/>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38F13093"/>
    <w:multiLevelType w:val="hybridMultilevel"/>
    <w:tmpl w:val="F45C1856"/>
    <w:lvl w:ilvl="0" w:tplc="BEC4E95C">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3" w15:restartNumberingAfterBreak="0">
    <w:nsid w:val="39232EDC"/>
    <w:multiLevelType w:val="hybridMultilevel"/>
    <w:tmpl w:val="E4729102"/>
    <w:lvl w:ilvl="0" w:tplc="04188A3A">
      <w:start w:val="1"/>
      <w:numFmt w:val="bullet"/>
      <w:lvlText w:val="-"/>
      <w:lvlJc w:val="left"/>
      <w:pPr>
        <w:ind w:left="720" w:hanging="360"/>
      </w:pPr>
      <w:rPr>
        <w:rFonts w:ascii="CordiaUPC" w:eastAsiaTheme="minorHAnsi" w:hAnsi="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395B183B"/>
    <w:multiLevelType w:val="hybridMultilevel"/>
    <w:tmpl w:val="E8301EB8"/>
    <w:lvl w:ilvl="0" w:tplc="00D2E87A">
      <w:start w:val="1"/>
      <w:numFmt w:val="decimal"/>
      <w:lvlText w:val="%1)"/>
      <w:lvlJc w:val="left"/>
      <w:pPr>
        <w:ind w:left="1080" w:hanging="360"/>
      </w:pPr>
      <w:rPr>
        <w:rFonts w:ascii="TH SarabunPSK" w:hAnsi="TH SarabunPSK" w:cs="TH SarabunPSK" w:hint="default"/>
        <w:b/>
        <w:bCs/>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395B22F2"/>
    <w:multiLevelType w:val="multilevel"/>
    <w:tmpl w:val="999A1358"/>
    <w:lvl w:ilvl="0">
      <w:start w:val="1"/>
      <w:numFmt w:val="decimal"/>
      <w:lvlText w:val="%1."/>
      <w:lvlJc w:val="left"/>
      <w:pPr>
        <w:ind w:left="360" w:hanging="36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296" w15:restartNumberingAfterBreak="0">
    <w:nsid w:val="39AA71BC"/>
    <w:multiLevelType w:val="hybridMultilevel"/>
    <w:tmpl w:val="0C86D45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297" w15:restartNumberingAfterBreak="0">
    <w:nsid w:val="39D314D2"/>
    <w:multiLevelType w:val="hybridMultilevel"/>
    <w:tmpl w:val="995CCA60"/>
    <w:lvl w:ilvl="0" w:tplc="1012D382">
      <w:start w:val="1"/>
      <w:numFmt w:val="decimal"/>
      <w:suff w:val="space"/>
      <w:lvlText w:val="10.%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8" w15:restartNumberingAfterBreak="0">
    <w:nsid w:val="39E25074"/>
    <w:multiLevelType w:val="hybridMultilevel"/>
    <w:tmpl w:val="94005CD6"/>
    <w:lvl w:ilvl="0" w:tplc="094C266E">
      <w:start w:val="1"/>
      <w:numFmt w:val="bullet"/>
      <w:lvlText w:val="-"/>
      <w:lvlJc w:val="left"/>
      <w:pPr>
        <w:ind w:left="720" w:hanging="36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39FA5963"/>
    <w:multiLevelType w:val="hybridMultilevel"/>
    <w:tmpl w:val="050C0712"/>
    <w:lvl w:ilvl="0" w:tplc="F9D85C2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0" w15:restartNumberingAfterBreak="0">
    <w:nsid w:val="3AA34FE8"/>
    <w:multiLevelType w:val="hybridMultilevel"/>
    <w:tmpl w:val="83F00746"/>
    <w:lvl w:ilvl="0" w:tplc="E33E81E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1" w15:restartNumberingAfterBreak="0">
    <w:nsid w:val="3B2243D1"/>
    <w:multiLevelType w:val="hybridMultilevel"/>
    <w:tmpl w:val="E7984BDA"/>
    <w:lvl w:ilvl="0" w:tplc="4B22DE5E">
      <w:start w:val="1"/>
      <w:numFmt w:val="decimal"/>
      <w:lvlText w:val="1.3.%1)"/>
      <w:lvlJc w:val="left"/>
      <w:pPr>
        <w:ind w:left="3709" w:hanging="360"/>
      </w:pPr>
      <w:rPr>
        <w:rFonts w:hint="default"/>
      </w:rPr>
    </w:lvl>
    <w:lvl w:ilvl="1" w:tplc="04090019" w:tentative="1">
      <w:start w:val="1"/>
      <w:numFmt w:val="lowerLetter"/>
      <w:lvlText w:val="%2."/>
      <w:lvlJc w:val="left"/>
      <w:pPr>
        <w:ind w:left="4429" w:hanging="360"/>
      </w:pPr>
    </w:lvl>
    <w:lvl w:ilvl="2" w:tplc="0409001B" w:tentative="1">
      <w:start w:val="1"/>
      <w:numFmt w:val="lowerRoman"/>
      <w:lvlText w:val="%3."/>
      <w:lvlJc w:val="right"/>
      <w:pPr>
        <w:ind w:left="5149" w:hanging="180"/>
      </w:pPr>
    </w:lvl>
    <w:lvl w:ilvl="3" w:tplc="0409000F" w:tentative="1">
      <w:start w:val="1"/>
      <w:numFmt w:val="decimal"/>
      <w:lvlText w:val="%4."/>
      <w:lvlJc w:val="left"/>
      <w:pPr>
        <w:ind w:left="5869" w:hanging="360"/>
      </w:pPr>
    </w:lvl>
    <w:lvl w:ilvl="4" w:tplc="04090019" w:tentative="1">
      <w:start w:val="1"/>
      <w:numFmt w:val="lowerLetter"/>
      <w:lvlText w:val="%5."/>
      <w:lvlJc w:val="left"/>
      <w:pPr>
        <w:ind w:left="6589" w:hanging="360"/>
      </w:pPr>
    </w:lvl>
    <w:lvl w:ilvl="5" w:tplc="0409001B" w:tentative="1">
      <w:start w:val="1"/>
      <w:numFmt w:val="lowerRoman"/>
      <w:lvlText w:val="%6."/>
      <w:lvlJc w:val="right"/>
      <w:pPr>
        <w:ind w:left="7309" w:hanging="180"/>
      </w:pPr>
    </w:lvl>
    <w:lvl w:ilvl="6" w:tplc="0409000F" w:tentative="1">
      <w:start w:val="1"/>
      <w:numFmt w:val="decimal"/>
      <w:lvlText w:val="%7."/>
      <w:lvlJc w:val="left"/>
      <w:pPr>
        <w:ind w:left="8029" w:hanging="360"/>
      </w:pPr>
    </w:lvl>
    <w:lvl w:ilvl="7" w:tplc="04090019" w:tentative="1">
      <w:start w:val="1"/>
      <w:numFmt w:val="lowerLetter"/>
      <w:lvlText w:val="%8."/>
      <w:lvlJc w:val="left"/>
      <w:pPr>
        <w:ind w:left="8749" w:hanging="360"/>
      </w:pPr>
    </w:lvl>
    <w:lvl w:ilvl="8" w:tplc="0409001B" w:tentative="1">
      <w:start w:val="1"/>
      <w:numFmt w:val="lowerRoman"/>
      <w:lvlText w:val="%9."/>
      <w:lvlJc w:val="right"/>
      <w:pPr>
        <w:ind w:left="9469" w:hanging="180"/>
      </w:pPr>
    </w:lvl>
  </w:abstractNum>
  <w:abstractNum w:abstractNumId="302" w15:restartNumberingAfterBreak="0">
    <w:nsid w:val="3B322A83"/>
    <w:multiLevelType w:val="hybridMultilevel"/>
    <w:tmpl w:val="26B8D664"/>
    <w:lvl w:ilvl="0" w:tplc="6C8CBAA6">
      <w:start w:val="1"/>
      <w:numFmt w:val="decimal"/>
      <w:lvlText w:val="%1)"/>
      <w:lvlJc w:val="left"/>
      <w:pPr>
        <w:ind w:left="107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3B7243B2"/>
    <w:multiLevelType w:val="multilevel"/>
    <w:tmpl w:val="7B20D692"/>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04" w15:restartNumberingAfterBreak="0">
    <w:nsid w:val="3B8234B9"/>
    <w:multiLevelType w:val="hybridMultilevel"/>
    <w:tmpl w:val="D2BAD998"/>
    <w:lvl w:ilvl="0" w:tplc="8C1C8DD4">
      <w:start w:val="1"/>
      <w:numFmt w:val="decimal"/>
      <w:lvlText w:val="2.%1)"/>
      <w:lvlJc w:val="left"/>
      <w:pPr>
        <w:ind w:left="503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3BEC12FA"/>
    <w:multiLevelType w:val="hybridMultilevel"/>
    <w:tmpl w:val="F62237B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6" w15:restartNumberingAfterBreak="0">
    <w:nsid w:val="3BF9122F"/>
    <w:multiLevelType w:val="hybridMultilevel"/>
    <w:tmpl w:val="6C706900"/>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07" w15:restartNumberingAfterBreak="0">
    <w:nsid w:val="3C1353A2"/>
    <w:multiLevelType w:val="hybridMultilevel"/>
    <w:tmpl w:val="58B230F4"/>
    <w:lvl w:ilvl="0" w:tplc="854C3D8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8" w15:restartNumberingAfterBreak="0">
    <w:nsid w:val="3C7811D2"/>
    <w:multiLevelType w:val="multilevel"/>
    <w:tmpl w:val="E5E28BE2"/>
    <w:lvl w:ilvl="0">
      <w:start w:val="3"/>
      <w:numFmt w:val="decimal"/>
      <w:lvlText w:val="%1."/>
      <w:lvlJc w:val="left"/>
      <w:pPr>
        <w:ind w:left="720" w:hanging="360"/>
      </w:pPr>
      <w:rPr>
        <w:rFonts w:hint="default"/>
        <w:b w:val="0"/>
        <w:b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9" w15:restartNumberingAfterBreak="0">
    <w:nsid w:val="3C8151A7"/>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0" w15:restartNumberingAfterBreak="0">
    <w:nsid w:val="3C8A42B3"/>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1" w15:restartNumberingAfterBreak="0">
    <w:nsid w:val="3CD73AE6"/>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3CEC7B7E"/>
    <w:multiLevelType w:val="hybridMultilevel"/>
    <w:tmpl w:val="D72440AE"/>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313" w15:restartNumberingAfterBreak="0">
    <w:nsid w:val="3CEF5B21"/>
    <w:multiLevelType w:val="hybridMultilevel"/>
    <w:tmpl w:val="ACD610D6"/>
    <w:lvl w:ilvl="0" w:tplc="EF5E9F4E">
      <w:start w:val="1"/>
      <w:numFmt w:val="bullet"/>
      <w:lvlText w:val="-"/>
      <w:lvlJc w:val="left"/>
      <w:pPr>
        <w:ind w:left="1800" w:hanging="360"/>
      </w:pPr>
      <w:rPr>
        <w:rFonts w:ascii="CordiaUPC" w:eastAsiaTheme="minorHAnsi" w:hAnsi="CordiaUPC" w:cs="CordiaUPC"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4" w15:restartNumberingAfterBreak="0">
    <w:nsid w:val="3CF11BFB"/>
    <w:multiLevelType w:val="hybridMultilevel"/>
    <w:tmpl w:val="95BA706E"/>
    <w:lvl w:ilvl="0" w:tplc="BEA0A914">
      <w:start w:val="1"/>
      <w:numFmt w:val="decimal"/>
      <w:lvlText w:val="%1)"/>
      <w:lvlJc w:val="left"/>
      <w:pPr>
        <w:ind w:left="1448" w:hanging="360"/>
      </w:pPr>
      <w:rPr>
        <w:rFonts w:ascii="TH SarabunPSK" w:hAnsi="TH SarabunPSK" w:cs="TH SarabunPSK" w:hint="default"/>
        <w:sz w:val="32"/>
        <w:szCs w:val="32"/>
      </w:r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315" w15:restartNumberingAfterBreak="0">
    <w:nsid w:val="3D8713F4"/>
    <w:multiLevelType w:val="hybridMultilevel"/>
    <w:tmpl w:val="666CA5B6"/>
    <w:lvl w:ilvl="0" w:tplc="0A3E47F2">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3D9C4B3D"/>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7" w15:restartNumberingAfterBreak="0">
    <w:nsid w:val="3DA06505"/>
    <w:multiLevelType w:val="hybridMultilevel"/>
    <w:tmpl w:val="74684700"/>
    <w:lvl w:ilvl="0" w:tplc="25BCE916">
      <w:start w:val="1"/>
      <w:numFmt w:val="decimal"/>
      <w:lvlText w:val="1.%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8" w15:restartNumberingAfterBreak="0">
    <w:nsid w:val="3DDA229D"/>
    <w:multiLevelType w:val="hybridMultilevel"/>
    <w:tmpl w:val="620A8A8A"/>
    <w:lvl w:ilvl="0" w:tplc="04188A3A">
      <w:start w:val="1"/>
      <w:numFmt w:val="bullet"/>
      <w:lvlText w:val="-"/>
      <w:lvlJc w:val="left"/>
      <w:pPr>
        <w:tabs>
          <w:tab w:val="num" w:pos="1440"/>
        </w:tabs>
        <w:ind w:left="0" w:firstLine="1152"/>
      </w:pPr>
      <w:rPr>
        <w:rFonts w:ascii="CordiaUPC" w:eastAsiaTheme="minorHAnsi" w:hAnsi="CordiaUPC"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9" w15:restartNumberingAfterBreak="0">
    <w:nsid w:val="3DF81C8F"/>
    <w:multiLevelType w:val="multilevel"/>
    <w:tmpl w:val="FD58DAA2"/>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0" w15:restartNumberingAfterBreak="0">
    <w:nsid w:val="3E2D05AF"/>
    <w:multiLevelType w:val="hybridMultilevel"/>
    <w:tmpl w:val="6008B1D8"/>
    <w:lvl w:ilvl="0" w:tplc="3DB2518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3E4758F5"/>
    <w:multiLevelType w:val="hybridMultilevel"/>
    <w:tmpl w:val="FA4A8796"/>
    <w:lvl w:ilvl="0" w:tplc="E45E7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3E504F07"/>
    <w:multiLevelType w:val="hybridMultilevel"/>
    <w:tmpl w:val="A9DAB0DA"/>
    <w:lvl w:ilvl="0" w:tplc="34749B78">
      <w:start w:val="1"/>
      <w:numFmt w:val="decimal"/>
      <w:suff w:val="spac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3EB14A20"/>
    <w:multiLevelType w:val="multilevel"/>
    <w:tmpl w:val="E0F6CAAA"/>
    <w:lvl w:ilvl="0">
      <w:start w:val="1"/>
      <w:numFmt w:val="decimal"/>
      <w:lvlText w:val="1.3.%1)"/>
      <w:lvlJc w:val="left"/>
      <w:pPr>
        <w:ind w:left="360" w:hanging="360"/>
      </w:pPr>
      <w:rPr>
        <w:rFonts w:hint="default"/>
      </w:rPr>
    </w:lvl>
    <w:lvl w:ilvl="1">
      <w:start w:val="3"/>
      <w:numFmt w:val="decimal"/>
      <w:lvlText w:val="%1.%2)"/>
      <w:lvlJc w:val="left"/>
      <w:pPr>
        <w:ind w:left="2989" w:hanging="720"/>
      </w:pPr>
      <w:rPr>
        <w:rFonts w:hint="default"/>
      </w:rPr>
    </w:lvl>
    <w:lvl w:ilvl="2">
      <w:start w:val="1"/>
      <w:numFmt w:val="decimal"/>
      <w:lvlText w:val="%1.%2)%3."/>
      <w:lvlJc w:val="left"/>
      <w:pPr>
        <w:ind w:left="5258" w:hanging="720"/>
      </w:pPr>
      <w:rPr>
        <w:rFonts w:hint="default"/>
      </w:rPr>
    </w:lvl>
    <w:lvl w:ilvl="3">
      <w:start w:val="1"/>
      <w:numFmt w:val="decimal"/>
      <w:lvlText w:val="%1.%2)%3.%4."/>
      <w:lvlJc w:val="left"/>
      <w:pPr>
        <w:ind w:left="7887" w:hanging="1080"/>
      </w:pPr>
      <w:rPr>
        <w:rFonts w:hint="default"/>
      </w:rPr>
    </w:lvl>
    <w:lvl w:ilvl="4">
      <w:start w:val="1"/>
      <w:numFmt w:val="decimal"/>
      <w:lvlText w:val="%1.%2)%3.%4.%5."/>
      <w:lvlJc w:val="left"/>
      <w:pPr>
        <w:ind w:left="10156" w:hanging="1080"/>
      </w:pPr>
      <w:rPr>
        <w:rFonts w:hint="default"/>
      </w:rPr>
    </w:lvl>
    <w:lvl w:ilvl="5">
      <w:start w:val="1"/>
      <w:numFmt w:val="decimal"/>
      <w:lvlText w:val="%1.%2)%3.%4.%5.%6."/>
      <w:lvlJc w:val="left"/>
      <w:pPr>
        <w:ind w:left="12785" w:hanging="1440"/>
      </w:pPr>
      <w:rPr>
        <w:rFonts w:hint="default"/>
      </w:rPr>
    </w:lvl>
    <w:lvl w:ilvl="6">
      <w:start w:val="1"/>
      <w:numFmt w:val="decimal"/>
      <w:lvlText w:val="%1.%2)%3.%4.%5.%6.%7."/>
      <w:lvlJc w:val="left"/>
      <w:pPr>
        <w:ind w:left="15054" w:hanging="1440"/>
      </w:pPr>
      <w:rPr>
        <w:rFonts w:hint="default"/>
      </w:rPr>
    </w:lvl>
    <w:lvl w:ilvl="7">
      <w:start w:val="1"/>
      <w:numFmt w:val="decimal"/>
      <w:lvlText w:val="%1.%2)%3.%4.%5.%6.%7.%8."/>
      <w:lvlJc w:val="left"/>
      <w:pPr>
        <w:ind w:left="17683" w:hanging="1800"/>
      </w:pPr>
      <w:rPr>
        <w:rFonts w:hint="default"/>
      </w:rPr>
    </w:lvl>
    <w:lvl w:ilvl="8">
      <w:start w:val="1"/>
      <w:numFmt w:val="decimal"/>
      <w:lvlText w:val="%1.%2)%3.%4.%5.%6.%7.%8.%9."/>
      <w:lvlJc w:val="left"/>
      <w:pPr>
        <w:ind w:left="19952" w:hanging="1800"/>
      </w:pPr>
      <w:rPr>
        <w:rFonts w:hint="default"/>
      </w:rPr>
    </w:lvl>
  </w:abstractNum>
  <w:abstractNum w:abstractNumId="324" w15:restartNumberingAfterBreak="0">
    <w:nsid w:val="3ED06D00"/>
    <w:multiLevelType w:val="hybridMultilevel"/>
    <w:tmpl w:val="A1560F98"/>
    <w:lvl w:ilvl="0" w:tplc="BD9CB8C6">
      <w:start w:val="1"/>
      <w:numFmt w:val="decimal"/>
      <w:suff w:val="space"/>
      <w:lvlText w:val="%1)"/>
      <w:lvlJc w:val="left"/>
      <w:pPr>
        <w:ind w:left="6840" w:hanging="360"/>
      </w:pPr>
      <w:rPr>
        <w:rFonts w:hint="default"/>
        <w:lang w:bidi="th-TH"/>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3EE33E26"/>
    <w:multiLevelType w:val="hybridMultilevel"/>
    <w:tmpl w:val="E8883486"/>
    <w:lvl w:ilvl="0" w:tplc="094C266E">
      <w:start w:val="1"/>
      <w:numFmt w:val="bullet"/>
      <w:lvlText w:val="-"/>
      <w:lvlJc w:val="left"/>
      <w:pPr>
        <w:ind w:left="1080" w:hanging="360"/>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3F253AE3"/>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3F5F6B89"/>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3F90304A"/>
    <w:multiLevelType w:val="hybridMultilevel"/>
    <w:tmpl w:val="0602B93C"/>
    <w:lvl w:ilvl="0" w:tplc="C55612D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403A407A"/>
    <w:multiLevelType w:val="hybridMultilevel"/>
    <w:tmpl w:val="2320DBF4"/>
    <w:lvl w:ilvl="0" w:tplc="9FA86E08">
      <w:start w:val="1"/>
      <w:numFmt w:val="decimal"/>
      <w:lvlText w:val="%1)"/>
      <w:lvlJc w:val="left"/>
      <w:pPr>
        <w:ind w:left="1080" w:hanging="360"/>
      </w:pPr>
      <w:rPr>
        <w:rFonts w:hint="default"/>
        <w:color w:val="000000" w:themeColor="text1"/>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403B461C"/>
    <w:multiLevelType w:val="hybridMultilevel"/>
    <w:tmpl w:val="E496121C"/>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331" w15:restartNumberingAfterBreak="0">
    <w:nsid w:val="40985B5B"/>
    <w:multiLevelType w:val="hybridMultilevel"/>
    <w:tmpl w:val="A52AB02A"/>
    <w:lvl w:ilvl="0" w:tplc="EF96F0DA">
      <w:start w:val="1"/>
      <w:numFmt w:val="bullet"/>
      <w:lvlText w:val="-"/>
      <w:lvlJc w:val="left"/>
      <w:pPr>
        <w:ind w:left="720" w:hanging="360"/>
      </w:pPr>
      <w:rPr>
        <w:rFonts w:ascii="TH SarabunPSK" w:eastAsiaTheme="minorHAnsi" w:hAnsi="TH SarabunPSK" w:cs="TH SarabunPSK"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40AF4A00"/>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324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3" w15:restartNumberingAfterBreak="0">
    <w:nsid w:val="40E12AC5"/>
    <w:multiLevelType w:val="hybridMultilevel"/>
    <w:tmpl w:val="D7B27D80"/>
    <w:lvl w:ilvl="0" w:tplc="8E48E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411868B8"/>
    <w:multiLevelType w:val="hybridMultilevel"/>
    <w:tmpl w:val="4CF01F20"/>
    <w:lvl w:ilvl="0" w:tplc="9E221FB2">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41A51E32"/>
    <w:multiLevelType w:val="hybridMultilevel"/>
    <w:tmpl w:val="91F867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6" w15:restartNumberingAfterBreak="0">
    <w:nsid w:val="41B90667"/>
    <w:multiLevelType w:val="multilevel"/>
    <w:tmpl w:val="70BAFAFE"/>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7" w15:restartNumberingAfterBreak="0">
    <w:nsid w:val="41BF7576"/>
    <w:multiLevelType w:val="hybridMultilevel"/>
    <w:tmpl w:val="83ACEBB2"/>
    <w:lvl w:ilvl="0" w:tplc="04090011">
      <w:start w:val="1"/>
      <w:numFmt w:val="decimal"/>
      <w:lvlText w:val="%1)"/>
      <w:lvlJc w:val="left"/>
      <w:pPr>
        <w:ind w:left="36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8" w15:restartNumberingAfterBreak="0">
    <w:nsid w:val="42370725"/>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9" w15:restartNumberingAfterBreak="0">
    <w:nsid w:val="426E3D7D"/>
    <w:multiLevelType w:val="hybridMultilevel"/>
    <w:tmpl w:val="2724EE7A"/>
    <w:lvl w:ilvl="0" w:tplc="C44AF876">
      <w:start w:val="1"/>
      <w:numFmt w:val="decimal"/>
      <w:lvlText w:val="4.%1)"/>
      <w:lvlJc w:val="left"/>
      <w:pPr>
        <w:ind w:left="503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42A85A04"/>
    <w:multiLevelType w:val="hybridMultilevel"/>
    <w:tmpl w:val="17B4B18E"/>
    <w:lvl w:ilvl="0" w:tplc="854C3D8A">
      <w:start w:val="1"/>
      <w:numFmt w:val="decimal"/>
      <w:lvlText w:val="2.%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41" w15:restartNumberingAfterBreak="0">
    <w:nsid w:val="42AC0C95"/>
    <w:multiLevelType w:val="hybridMultilevel"/>
    <w:tmpl w:val="A858DD7C"/>
    <w:lvl w:ilvl="0" w:tplc="F956F3E0">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28FE1074">
      <w:start w:val="1"/>
      <w:numFmt w:val="bullet"/>
      <w:lvlText w:val=""/>
      <w:lvlJc w:val="left"/>
      <w:pPr>
        <w:tabs>
          <w:tab w:val="num" w:pos="1800"/>
        </w:tabs>
        <w:ind w:left="0" w:firstLine="144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42E176B4"/>
    <w:multiLevelType w:val="hybridMultilevel"/>
    <w:tmpl w:val="DBD2B4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432353DE"/>
    <w:multiLevelType w:val="hybridMultilevel"/>
    <w:tmpl w:val="2C3A2464"/>
    <w:lvl w:ilvl="0" w:tplc="854C3D8A">
      <w:start w:val="1"/>
      <w:numFmt w:val="decimal"/>
      <w:lvlText w:val="2.%1)"/>
      <w:lvlJc w:val="left"/>
      <w:pPr>
        <w:ind w:left="720" w:hanging="360"/>
      </w:pPr>
      <w:rPr>
        <w:rFonts w:hint="default"/>
      </w:rPr>
    </w:lvl>
    <w:lvl w:ilvl="1" w:tplc="634A9E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436966F6"/>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5" w15:restartNumberingAfterBreak="0">
    <w:nsid w:val="43943948"/>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6" w15:restartNumberingAfterBreak="0">
    <w:nsid w:val="43E0355E"/>
    <w:multiLevelType w:val="multilevel"/>
    <w:tmpl w:val="2D7AEA1E"/>
    <w:lvl w:ilvl="0">
      <w:start w:val="1"/>
      <w:numFmt w:val="bullet"/>
      <w:lvlText w:val="●"/>
      <w:lvlJc w:val="left"/>
      <w:pPr>
        <w:ind w:left="3240" w:firstLine="1800"/>
      </w:pPr>
      <w:rPr>
        <w:rFonts w:ascii="Arial" w:eastAsia="Arial" w:hAnsi="Arial" w:cs="Arial"/>
        <w:vertAlign w:val="baseline"/>
      </w:rPr>
    </w:lvl>
    <w:lvl w:ilvl="1">
      <w:start w:val="1"/>
      <w:numFmt w:val="bullet"/>
      <w:lvlText w:val="o"/>
      <w:lvlJc w:val="left"/>
      <w:pPr>
        <w:ind w:left="3960" w:firstLine="2520"/>
      </w:pPr>
      <w:rPr>
        <w:rFonts w:ascii="Arial" w:eastAsia="Arial" w:hAnsi="Arial" w:cs="Arial"/>
        <w:vertAlign w:val="baseline"/>
      </w:rPr>
    </w:lvl>
    <w:lvl w:ilvl="2">
      <w:start w:val="1"/>
      <w:numFmt w:val="bullet"/>
      <w:lvlText w:val="▪"/>
      <w:lvlJc w:val="left"/>
      <w:pPr>
        <w:ind w:left="4680" w:firstLine="3240"/>
      </w:pPr>
      <w:rPr>
        <w:rFonts w:ascii="Arial" w:eastAsia="Arial" w:hAnsi="Arial" w:cs="Arial"/>
        <w:vertAlign w:val="baseline"/>
      </w:rPr>
    </w:lvl>
    <w:lvl w:ilvl="3">
      <w:start w:val="1"/>
      <w:numFmt w:val="bullet"/>
      <w:lvlText w:val="●"/>
      <w:lvlJc w:val="left"/>
      <w:pPr>
        <w:ind w:left="5400" w:firstLine="3960"/>
      </w:pPr>
      <w:rPr>
        <w:rFonts w:ascii="Arial" w:eastAsia="Arial" w:hAnsi="Arial" w:cs="Arial"/>
        <w:vertAlign w:val="baseline"/>
      </w:rPr>
    </w:lvl>
    <w:lvl w:ilvl="4">
      <w:start w:val="1"/>
      <w:numFmt w:val="bullet"/>
      <w:lvlText w:val="o"/>
      <w:lvlJc w:val="left"/>
      <w:pPr>
        <w:ind w:left="6120" w:firstLine="4680"/>
      </w:pPr>
      <w:rPr>
        <w:rFonts w:ascii="Arial" w:eastAsia="Arial" w:hAnsi="Arial" w:cs="Arial"/>
        <w:vertAlign w:val="baseline"/>
      </w:rPr>
    </w:lvl>
    <w:lvl w:ilvl="5">
      <w:start w:val="1"/>
      <w:numFmt w:val="bullet"/>
      <w:lvlText w:val="▪"/>
      <w:lvlJc w:val="left"/>
      <w:pPr>
        <w:ind w:left="6840" w:firstLine="5400"/>
      </w:pPr>
      <w:rPr>
        <w:rFonts w:ascii="Arial" w:eastAsia="Arial" w:hAnsi="Arial" w:cs="Arial"/>
        <w:vertAlign w:val="baseline"/>
      </w:rPr>
    </w:lvl>
    <w:lvl w:ilvl="6">
      <w:start w:val="1"/>
      <w:numFmt w:val="bullet"/>
      <w:lvlText w:val="●"/>
      <w:lvlJc w:val="left"/>
      <w:pPr>
        <w:ind w:left="7560" w:firstLine="6120"/>
      </w:pPr>
      <w:rPr>
        <w:rFonts w:ascii="Arial" w:eastAsia="Arial" w:hAnsi="Arial" w:cs="Arial"/>
        <w:vertAlign w:val="baseline"/>
      </w:rPr>
    </w:lvl>
    <w:lvl w:ilvl="7">
      <w:start w:val="1"/>
      <w:numFmt w:val="bullet"/>
      <w:lvlText w:val="o"/>
      <w:lvlJc w:val="left"/>
      <w:pPr>
        <w:ind w:left="8280" w:firstLine="6840"/>
      </w:pPr>
      <w:rPr>
        <w:rFonts w:ascii="Arial" w:eastAsia="Arial" w:hAnsi="Arial" w:cs="Arial"/>
        <w:vertAlign w:val="baseline"/>
      </w:rPr>
    </w:lvl>
    <w:lvl w:ilvl="8">
      <w:start w:val="1"/>
      <w:numFmt w:val="bullet"/>
      <w:lvlText w:val="▪"/>
      <w:lvlJc w:val="left"/>
      <w:pPr>
        <w:ind w:left="9000" w:firstLine="7560"/>
      </w:pPr>
      <w:rPr>
        <w:rFonts w:ascii="Arial" w:eastAsia="Arial" w:hAnsi="Arial" w:cs="Arial"/>
        <w:vertAlign w:val="baseline"/>
      </w:rPr>
    </w:lvl>
  </w:abstractNum>
  <w:abstractNum w:abstractNumId="347" w15:restartNumberingAfterBreak="0">
    <w:nsid w:val="43E14058"/>
    <w:multiLevelType w:val="hybridMultilevel"/>
    <w:tmpl w:val="367E078A"/>
    <w:lvl w:ilvl="0" w:tplc="B75CF0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4465237C"/>
    <w:multiLevelType w:val="hybridMultilevel"/>
    <w:tmpl w:val="004499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44745A45"/>
    <w:multiLevelType w:val="hybridMultilevel"/>
    <w:tmpl w:val="3AA2D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44855BA3"/>
    <w:multiLevelType w:val="hybridMultilevel"/>
    <w:tmpl w:val="0B82B3F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45076DAA"/>
    <w:multiLevelType w:val="hybridMultilevel"/>
    <w:tmpl w:val="51BE6496"/>
    <w:lvl w:ilvl="0" w:tplc="87E4A4D0">
      <w:start w:val="1"/>
      <w:numFmt w:val="decimal"/>
      <w:lvlText w:val="2.%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45160F23"/>
    <w:multiLevelType w:val="hybridMultilevel"/>
    <w:tmpl w:val="E3361594"/>
    <w:lvl w:ilvl="0" w:tplc="0DD4BC8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454F2912"/>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4" w15:restartNumberingAfterBreak="0">
    <w:nsid w:val="4563343F"/>
    <w:multiLevelType w:val="hybridMultilevel"/>
    <w:tmpl w:val="4056B8C8"/>
    <w:lvl w:ilvl="0" w:tplc="8C48172E">
      <w:start w:val="1"/>
      <w:numFmt w:val="decimal"/>
      <w:lvlText w:val="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45DE2392"/>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460B56C7"/>
    <w:multiLevelType w:val="hybridMultilevel"/>
    <w:tmpl w:val="27B818F6"/>
    <w:lvl w:ilvl="0" w:tplc="F61A0152">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7" w15:restartNumberingAfterBreak="0">
    <w:nsid w:val="469B5D85"/>
    <w:multiLevelType w:val="hybridMultilevel"/>
    <w:tmpl w:val="07BAABD0"/>
    <w:lvl w:ilvl="0" w:tplc="EF5E9F4E">
      <w:start w:val="1"/>
      <w:numFmt w:val="bullet"/>
      <w:lvlText w:val="-"/>
      <w:lvlJc w:val="left"/>
      <w:pPr>
        <w:ind w:left="1080" w:hanging="360"/>
      </w:pPr>
      <w:rPr>
        <w:rFonts w:ascii="CordiaUPC" w:eastAsiaTheme="minorHAnsi" w:hAnsi="CordiaUPC" w:cs="CordiaUPC"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8" w15:restartNumberingAfterBreak="0">
    <w:nsid w:val="46E62710"/>
    <w:multiLevelType w:val="hybridMultilevel"/>
    <w:tmpl w:val="9BDCC2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9" w15:restartNumberingAfterBreak="0">
    <w:nsid w:val="47053FEC"/>
    <w:multiLevelType w:val="hybridMultilevel"/>
    <w:tmpl w:val="F9F82FB4"/>
    <w:lvl w:ilvl="0" w:tplc="AB987632">
      <w:start w:val="1"/>
      <w:numFmt w:val="decimal"/>
      <w:suff w:val="space"/>
      <w:lvlText w:val="%1."/>
      <w:lvlJc w:val="left"/>
      <w:pPr>
        <w:ind w:left="1069" w:hanging="360"/>
      </w:pPr>
      <w:rPr>
        <w:rFonts w:hint="default"/>
        <w:lang w:bidi="th-TH"/>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0" w15:restartNumberingAfterBreak="0">
    <w:nsid w:val="47066543"/>
    <w:multiLevelType w:val="hybridMultilevel"/>
    <w:tmpl w:val="F3A6A854"/>
    <w:lvl w:ilvl="0" w:tplc="0EE6D75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473864B4"/>
    <w:multiLevelType w:val="multilevel"/>
    <w:tmpl w:val="CF3E1176"/>
    <w:lvl w:ilvl="0">
      <w:start w:val="1"/>
      <w:numFmt w:val="decimal"/>
      <w:suff w:val="space"/>
      <w:lvlText w:val="%1."/>
      <w:lvlJc w:val="left"/>
      <w:pPr>
        <w:ind w:left="360" w:hanging="360"/>
      </w:pPr>
      <w:rPr>
        <w:rFonts w:hint="default"/>
        <w:color w:val="auto"/>
      </w:rPr>
    </w:lvl>
    <w:lvl w:ilvl="1">
      <w:start w:val="1"/>
      <w:numFmt w:val="decimal"/>
      <w:suff w:val="space"/>
      <w:lvlText w:val="%1.%2."/>
      <w:lvlJc w:val="left"/>
      <w:pPr>
        <w:ind w:left="720" w:hanging="720"/>
      </w:pPr>
      <w:rPr>
        <w:rFonts w:hint="default"/>
        <w:color w:val="auto"/>
      </w:rPr>
    </w:lvl>
    <w:lvl w:ilvl="2">
      <w:start w:val="1"/>
      <w:numFmt w:val="decimal"/>
      <w:suff w:val="space"/>
      <w:lvlText w:val="%1.%2.%3."/>
      <w:lvlJc w:val="left"/>
      <w:pPr>
        <w:ind w:left="720" w:hanging="720"/>
      </w:pPr>
      <w:rPr>
        <w:rFonts w:hint="default"/>
        <w:color w:val="auto"/>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2" w15:restartNumberingAfterBreak="0">
    <w:nsid w:val="473B638B"/>
    <w:multiLevelType w:val="multilevel"/>
    <w:tmpl w:val="407C330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3" w15:restartNumberingAfterBreak="0">
    <w:nsid w:val="473D20C4"/>
    <w:multiLevelType w:val="hybridMultilevel"/>
    <w:tmpl w:val="824C1DD0"/>
    <w:lvl w:ilvl="0" w:tplc="DB8C4920">
      <w:start w:val="1"/>
      <w:numFmt w:val="decimal"/>
      <w:lvlText w:val="3.%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64" w15:restartNumberingAfterBreak="0">
    <w:nsid w:val="47431189"/>
    <w:multiLevelType w:val="hybridMultilevel"/>
    <w:tmpl w:val="FE2C9C24"/>
    <w:lvl w:ilvl="0" w:tplc="5434CAF6">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475660A5"/>
    <w:multiLevelType w:val="hybridMultilevel"/>
    <w:tmpl w:val="C8560D52"/>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478C1276"/>
    <w:multiLevelType w:val="hybridMultilevel"/>
    <w:tmpl w:val="585AFCE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7" w15:restartNumberingAfterBreak="0">
    <w:nsid w:val="47A00442"/>
    <w:multiLevelType w:val="hybridMultilevel"/>
    <w:tmpl w:val="F1586D0E"/>
    <w:lvl w:ilvl="0" w:tplc="094C266E">
      <w:start w:val="1"/>
      <w:numFmt w:val="bullet"/>
      <w:lvlText w:val="-"/>
      <w:lvlJc w:val="left"/>
      <w:pPr>
        <w:tabs>
          <w:tab w:val="num" w:pos="720"/>
        </w:tabs>
        <w:ind w:left="0" w:firstLine="360"/>
      </w:pPr>
      <w:rPr>
        <w:rFonts w:ascii="CordiaUPC" w:eastAsiaTheme="minorHAnsi" w:hAnsi="CordiaUPC" w:hint="default"/>
        <w:b w:val="0"/>
        <w:bCs w:val="0"/>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483C5743"/>
    <w:multiLevelType w:val="hybridMultilevel"/>
    <w:tmpl w:val="EE946A3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369" w15:restartNumberingAfterBreak="0">
    <w:nsid w:val="483F5E70"/>
    <w:multiLevelType w:val="multilevel"/>
    <w:tmpl w:val="0F5A594A"/>
    <w:lvl w:ilvl="0">
      <w:start w:val="2"/>
      <w:numFmt w:val="decimal"/>
      <w:lvlText w:val="%1)"/>
      <w:lvlJc w:val="left"/>
      <w:pPr>
        <w:ind w:left="720" w:firstLine="360"/>
      </w:pPr>
      <w:rPr>
        <w:rFonts w:hint="default"/>
        <w:vertAlign w:val="baseline"/>
        <w:lang w:bidi="th-TH"/>
      </w:rPr>
    </w:lvl>
    <w:lvl w:ilvl="1">
      <w:start w:val="1"/>
      <w:numFmt w:val="decimal"/>
      <w:lvlText w:val="%2."/>
      <w:lvlJc w:val="left"/>
      <w:pPr>
        <w:ind w:left="1440" w:firstLine="1080"/>
      </w:pPr>
      <w:rPr>
        <w:rFonts w:hint="default"/>
        <w:b w:val="0"/>
        <w:bCs/>
        <w:i w:val="0"/>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70" w15:restartNumberingAfterBreak="0">
    <w:nsid w:val="487F68F1"/>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1" w15:restartNumberingAfterBreak="0">
    <w:nsid w:val="48B879F6"/>
    <w:multiLevelType w:val="hybridMultilevel"/>
    <w:tmpl w:val="5A5E62FA"/>
    <w:lvl w:ilvl="0" w:tplc="822A09C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48F4717C"/>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491E485C"/>
    <w:multiLevelType w:val="hybridMultilevel"/>
    <w:tmpl w:val="6164CC00"/>
    <w:lvl w:ilvl="0" w:tplc="8E48ED3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49952010"/>
    <w:multiLevelType w:val="hybridMultilevel"/>
    <w:tmpl w:val="74CC3194"/>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375" w15:restartNumberingAfterBreak="0">
    <w:nsid w:val="4A64148F"/>
    <w:multiLevelType w:val="multilevel"/>
    <w:tmpl w:val="E682BF28"/>
    <w:lvl w:ilvl="0">
      <w:start w:val="4"/>
      <w:numFmt w:val="decimal"/>
      <w:lvlText w:val="%1."/>
      <w:lvlJc w:val="left"/>
      <w:pPr>
        <w:ind w:left="516" w:hanging="516"/>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376" w15:restartNumberingAfterBreak="0">
    <w:nsid w:val="4A7C2F0E"/>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612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7" w15:restartNumberingAfterBreak="0">
    <w:nsid w:val="4AAF5ED2"/>
    <w:multiLevelType w:val="hybridMultilevel"/>
    <w:tmpl w:val="62AA9466"/>
    <w:lvl w:ilvl="0" w:tplc="ECC61290">
      <w:start w:val="1"/>
      <w:numFmt w:val="decimal"/>
      <w:lvlText w:val="%1)"/>
      <w:lvlJc w:val="left"/>
      <w:pPr>
        <w:tabs>
          <w:tab w:val="num" w:pos="1512"/>
        </w:tabs>
        <w:ind w:left="0" w:firstLine="1080"/>
      </w:pPr>
      <w:rPr>
        <w:rFonts w:ascii="TH SarabunPSK" w:hAnsi="TH SarabunPSK" w:cs="TH SarabunPSK" w:hint="default"/>
        <w:b w:val="0"/>
        <w:bCs w:val="0"/>
        <w:i w:val="0"/>
        <w:iCs w:val="0"/>
        <w:sz w:val="32"/>
        <w:szCs w:val="3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8" w15:restartNumberingAfterBreak="0">
    <w:nsid w:val="4AE626FD"/>
    <w:multiLevelType w:val="hybridMultilevel"/>
    <w:tmpl w:val="FC2E0FD0"/>
    <w:lvl w:ilvl="0" w:tplc="50509C56">
      <w:start w:val="1"/>
      <w:numFmt w:val="decimal"/>
      <w:suff w:val="space"/>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4AF021F0"/>
    <w:multiLevelType w:val="hybridMultilevel"/>
    <w:tmpl w:val="500AF22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0" w15:restartNumberingAfterBreak="0">
    <w:nsid w:val="4AFD1E28"/>
    <w:multiLevelType w:val="hybridMultilevel"/>
    <w:tmpl w:val="26E81DF6"/>
    <w:lvl w:ilvl="0" w:tplc="B23C3936">
      <w:start w:val="1"/>
      <w:numFmt w:val="decimal"/>
      <w:suff w:val="space"/>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1" w15:restartNumberingAfterBreak="0">
    <w:nsid w:val="4BD86EA2"/>
    <w:multiLevelType w:val="hybridMultilevel"/>
    <w:tmpl w:val="AF5CE60E"/>
    <w:lvl w:ilvl="0" w:tplc="C06ED4EA">
      <w:start w:val="1"/>
      <w:numFmt w:val="decimal"/>
      <w:suff w:val="space"/>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82" w15:restartNumberingAfterBreak="0">
    <w:nsid w:val="4BF24807"/>
    <w:multiLevelType w:val="hybridMultilevel"/>
    <w:tmpl w:val="8312BD26"/>
    <w:lvl w:ilvl="0" w:tplc="F29029C6">
      <w:start w:val="1"/>
      <w:numFmt w:val="decimal"/>
      <w:suff w:val="space"/>
      <w:lvlText w:val="%1)"/>
      <w:lvlJc w:val="left"/>
      <w:pPr>
        <w:ind w:left="6840" w:hanging="360"/>
      </w:pPr>
      <w:rPr>
        <w:rFonts w:hint="default"/>
        <w:lang w:bidi="th-TH"/>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4C00563C"/>
    <w:multiLevelType w:val="hybridMultilevel"/>
    <w:tmpl w:val="2B2E005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384" w15:restartNumberingAfterBreak="0">
    <w:nsid w:val="4C163D46"/>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5" w15:restartNumberingAfterBreak="0">
    <w:nsid w:val="4C3B484C"/>
    <w:multiLevelType w:val="hybridMultilevel"/>
    <w:tmpl w:val="C53C0E1C"/>
    <w:lvl w:ilvl="0" w:tplc="CB1C7780">
      <w:start w:val="1"/>
      <w:numFmt w:val="decimal"/>
      <w:suff w:val="space"/>
      <w:lvlText w:val="%1)"/>
      <w:lvlJc w:val="left"/>
      <w:pPr>
        <w:ind w:left="720" w:hanging="360"/>
      </w:pPr>
      <w:rPr>
        <w:rFonts w:hint="default"/>
        <w:lang w:bidi="th-TH"/>
      </w:rPr>
    </w:lvl>
    <w:lvl w:ilvl="1" w:tplc="BF5223E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4C3E32FF"/>
    <w:multiLevelType w:val="hybridMultilevel"/>
    <w:tmpl w:val="1744E562"/>
    <w:lvl w:ilvl="0" w:tplc="B29C9852">
      <w:start w:val="1"/>
      <w:numFmt w:val="decimal"/>
      <w:suff w:val="space"/>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4C5F1D76"/>
    <w:multiLevelType w:val="hybridMultilevel"/>
    <w:tmpl w:val="AC34B232"/>
    <w:lvl w:ilvl="0" w:tplc="CAC6AE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4C760B1F"/>
    <w:multiLevelType w:val="hybridMultilevel"/>
    <w:tmpl w:val="7E8C3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4C866871"/>
    <w:multiLevelType w:val="hybridMultilevel"/>
    <w:tmpl w:val="225EB64A"/>
    <w:lvl w:ilvl="0" w:tplc="EF5E9F4E">
      <w:start w:val="1"/>
      <w:numFmt w:val="bullet"/>
      <w:lvlText w:val="-"/>
      <w:lvlJc w:val="left"/>
      <w:pPr>
        <w:ind w:left="720" w:hanging="360"/>
      </w:pPr>
      <w:rPr>
        <w:rFonts w:ascii="CordiaUPC" w:eastAsiaTheme="minorHAnsi" w:hAnsi="CordiaUPC" w:cs="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4CBA503C"/>
    <w:multiLevelType w:val="hybridMultilevel"/>
    <w:tmpl w:val="85CA2B4E"/>
    <w:lvl w:ilvl="0" w:tplc="39D65838">
      <w:start w:val="1"/>
      <w:numFmt w:val="decimal"/>
      <w:lvlText w:val="1.1.%1)"/>
      <w:lvlJc w:val="right"/>
      <w:pPr>
        <w:ind w:left="4320" w:hanging="18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1" w15:restartNumberingAfterBreak="0">
    <w:nsid w:val="4CE815C5"/>
    <w:multiLevelType w:val="hybridMultilevel"/>
    <w:tmpl w:val="1608A546"/>
    <w:lvl w:ilvl="0" w:tplc="0409000F">
      <w:start w:val="1"/>
      <w:numFmt w:val="decimal"/>
      <w:lvlText w:val="%1."/>
      <w:lvlJc w:val="left"/>
      <w:pPr>
        <w:ind w:left="45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2" w15:restartNumberingAfterBreak="0">
    <w:nsid w:val="4D213BA1"/>
    <w:multiLevelType w:val="hybridMultilevel"/>
    <w:tmpl w:val="83BC544E"/>
    <w:lvl w:ilvl="0" w:tplc="4FC48EF2">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15:restartNumberingAfterBreak="0">
    <w:nsid w:val="4D23020F"/>
    <w:multiLevelType w:val="hybridMultilevel"/>
    <w:tmpl w:val="E47CEEF4"/>
    <w:lvl w:ilvl="0" w:tplc="AFA6FEA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4DAD3B28"/>
    <w:multiLevelType w:val="multilevel"/>
    <w:tmpl w:val="698472BE"/>
    <w:lvl w:ilvl="0">
      <w:start w:val="1"/>
      <w:numFmt w:val="decimal"/>
      <w:lvlText w:val="%1."/>
      <w:lvlJc w:val="left"/>
      <w:pPr>
        <w:ind w:left="360" w:hanging="360"/>
      </w:pPr>
      <w:rPr>
        <w:rFonts w:hint="default"/>
      </w:rPr>
    </w:lvl>
    <w:lvl w:ilvl="1">
      <w:start w:val="1"/>
      <w:numFmt w:val="decimal"/>
      <w:lvlText w:val="%1.%2)"/>
      <w:lvlJc w:val="left"/>
      <w:pPr>
        <w:ind w:left="1710" w:hanging="720"/>
      </w:pPr>
      <w:rPr>
        <w:rFonts w:hint="default"/>
        <w:lang w:bidi="th-TH"/>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5" w15:restartNumberingAfterBreak="0">
    <w:nsid w:val="4E276579"/>
    <w:multiLevelType w:val="hybridMultilevel"/>
    <w:tmpl w:val="4A54D584"/>
    <w:lvl w:ilvl="0" w:tplc="E040ABEE">
      <w:start w:val="1"/>
      <w:numFmt w:val="decimal"/>
      <w:lvlText w:val="1.%1."/>
      <w:lvlJc w:val="left"/>
      <w:pPr>
        <w:ind w:left="1418" w:hanging="360"/>
      </w:pPr>
      <w:rPr>
        <w:rFonts w:hint="default"/>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396" w15:restartNumberingAfterBreak="0">
    <w:nsid w:val="4E4157D1"/>
    <w:multiLevelType w:val="multilevel"/>
    <w:tmpl w:val="785242D2"/>
    <w:lvl w:ilvl="0">
      <w:start w:val="1"/>
      <w:numFmt w:val="decimal"/>
      <w:suff w:val="space"/>
      <w:lvlText w:val="4.5.%1)"/>
      <w:lvlJc w:val="lef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7" w15:restartNumberingAfterBreak="0">
    <w:nsid w:val="4ED466A1"/>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8" w15:restartNumberingAfterBreak="0">
    <w:nsid w:val="4EDF1368"/>
    <w:multiLevelType w:val="hybridMultilevel"/>
    <w:tmpl w:val="EAAED8AC"/>
    <w:lvl w:ilvl="0" w:tplc="7A360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4EED1926"/>
    <w:multiLevelType w:val="hybridMultilevel"/>
    <w:tmpl w:val="218AFB14"/>
    <w:lvl w:ilvl="0" w:tplc="B0E00A8C">
      <w:start w:val="3"/>
      <w:numFmt w:val="bullet"/>
      <w:suff w:val="space"/>
      <w:lvlText w:val="-"/>
      <w:lvlJc w:val="left"/>
      <w:pPr>
        <w:ind w:left="2880" w:hanging="360"/>
      </w:pPr>
      <w:rPr>
        <w:rFonts w:ascii="TH SarabunPSK" w:eastAsia="Times New Roman" w:hAnsi="TH SarabunPSK"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0" w15:restartNumberingAfterBreak="0">
    <w:nsid w:val="4F025427"/>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4F0A099A"/>
    <w:multiLevelType w:val="multilevel"/>
    <w:tmpl w:val="70BAFAFE"/>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2" w15:restartNumberingAfterBreak="0">
    <w:nsid w:val="4F1A6E43"/>
    <w:multiLevelType w:val="hybridMultilevel"/>
    <w:tmpl w:val="768A13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4FB10272"/>
    <w:multiLevelType w:val="multilevel"/>
    <w:tmpl w:val="FF761A98"/>
    <w:lvl w:ilvl="0">
      <w:start w:val="3"/>
      <w:numFmt w:val="decimal"/>
      <w:lvlText w:val="%1"/>
      <w:lvlJc w:val="left"/>
      <w:pPr>
        <w:ind w:left="360" w:hanging="360"/>
      </w:pPr>
      <w:rPr>
        <w:rFonts w:ascii="TH SarabunPSK" w:eastAsia="TH SarabunPSK" w:hAnsi="TH SarabunPSK" w:cs="TH SarabunPSK" w:hint="default"/>
        <w:color w:val="0000FF"/>
        <w:u w:val="single"/>
      </w:rPr>
    </w:lvl>
    <w:lvl w:ilvl="1">
      <w:start w:val="4"/>
      <w:numFmt w:val="decimal"/>
      <w:lvlText w:val="%1-%2"/>
      <w:lvlJc w:val="left"/>
      <w:pPr>
        <w:ind w:left="862" w:hanging="720"/>
      </w:pPr>
      <w:rPr>
        <w:rFonts w:ascii="TH SarabunPSK" w:eastAsia="TH SarabunPSK" w:hAnsi="TH SarabunPSK" w:cs="TH SarabunPSK" w:hint="default"/>
        <w:color w:val="0000FF"/>
        <w:u w:val="single"/>
      </w:rPr>
    </w:lvl>
    <w:lvl w:ilvl="2">
      <w:start w:val="1"/>
      <w:numFmt w:val="decimal"/>
      <w:lvlText w:val="%1-%2.%3"/>
      <w:lvlJc w:val="left"/>
      <w:pPr>
        <w:ind w:left="1004" w:hanging="720"/>
      </w:pPr>
      <w:rPr>
        <w:rFonts w:ascii="TH SarabunPSK" w:eastAsia="TH SarabunPSK" w:hAnsi="TH SarabunPSK" w:cs="TH SarabunPSK" w:hint="default"/>
        <w:color w:val="0000FF"/>
        <w:u w:val="single"/>
      </w:rPr>
    </w:lvl>
    <w:lvl w:ilvl="3">
      <w:start w:val="1"/>
      <w:numFmt w:val="decimal"/>
      <w:lvlText w:val="%1-%2.%3.%4"/>
      <w:lvlJc w:val="left"/>
      <w:pPr>
        <w:ind w:left="1506" w:hanging="1080"/>
      </w:pPr>
      <w:rPr>
        <w:rFonts w:ascii="TH SarabunPSK" w:eastAsia="TH SarabunPSK" w:hAnsi="TH SarabunPSK" w:cs="TH SarabunPSK" w:hint="default"/>
        <w:color w:val="0000FF"/>
        <w:u w:val="single"/>
      </w:rPr>
    </w:lvl>
    <w:lvl w:ilvl="4">
      <w:start w:val="1"/>
      <w:numFmt w:val="decimal"/>
      <w:lvlText w:val="%1-%2.%3.%4.%5"/>
      <w:lvlJc w:val="left"/>
      <w:pPr>
        <w:ind w:left="2008" w:hanging="1440"/>
      </w:pPr>
      <w:rPr>
        <w:rFonts w:ascii="TH SarabunPSK" w:eastAsia="TH SarabunPSK" w:hAnsi="TH SarabunPSK" w:cs="TH SarabunPSK" w:hint="default"/>
        <w:color w:val="0000FF"/>
        <w:u w:val="single"/>
      </w:rPr>
    </w:lvl>
    <w:lvl w:ilvl="5">
      <w:start w:val="1"/>
      <w:numFmt w:val="decimal"/>
      <w:lvlText w:val="%1-%2.%3.%4.%5.%6"/>
      <w:lvlJc w:val="left"/>
      <w:pPr>
        <w:ind w:left="2510" w:hanging="1800"/>
      </w:pPr>
      <w:rPr>
        <w:rFonts w:ascii="TH SarabunPSK" w:eastAsia="TH SarabunPSK" w:hAnsi="TH SarabunPSK" w:cs="TH SarabunPSK" w:hint="default"/>
        <w:color w:val="0000FF"/>
        <w:u w:val="single"/>
      </w:rPr>
    </w:lvl>
    <w:lvl w:ilvl="6">
      <w:start w:val="1"/>
      <w:numFmt w:val="decimal"/>
      <w:lvlText w:val="%1-%2.%3.%4.%5.%6.%7"/>
      <w:lvlJc w:val="left"/>
      <w:pPr>
        <w:ind w:left="2652" w:hanging="1800"/>
      </w:pPr>
      <w:rPr>
        <w:rFonts w:ascii="TH SarabunPSK" w:eastAsia="TH SarabunPSK" w:hAnsi="TH SarabunPSK" w:cs="TH SarabunPSK" w:hint="default"/>
        <w:color w:val="0000FF"/>
        <w:u w:val="single"/>
      </w:rPr>
    </w:lvl>
    <w:lvl w:ilvl="7">
      <w:start w:val="1"/>
      <w:numFmt w:val="decimal"/>
      <w:lvlText w:val="%1-%2.%3.%4.%5.%6.%7.%8"/>
      <w:lvlJc w:val="left"/>
      <w:pPr>
        <w:ind w:left="3154" w:hanging="2160"/>
      </w:pPr>
      <w:rPr>
        <w:rFonts w:ascii="TH SarabunPSK" w:eastAsia="TH SarabunPSK" w:hAnsi="TH SarabunPSK" w:cs="TH SarabunPSK" w:hint="default"/>
        <w:color w:val="0000FF"/>
        <w:u w:val="single"/>
      </w:rPr>
    </w:lvl>
    <w:lvl w:ilvl="8">
      <w:start w:val="1"/>
      <w:numFmt w:val="decimal"/>
      <w:lvlText w:val="%1-%2.%3.%4.%5.%6.%7.%8.%9"/>
      <w:lvlJc w:val="left"/>
      <w:pPr>
        <w:ind w:left="3656" w:hanging="2520"/>
      </w:pPr>
      <w:rPr>
        <w:rFonts w:ascii="TH SarabunPSK" w:eastAsia="TH SarabunPSK" w:hAnsi="TH SarabunPSK" w:cs="TH SarabunPSK" w:hint="default"/>
        <w:color w:val="0000FF"/>
        <w:u w:val="single"/>
      </w:rPr>
    </w:lvl>
  </w:abstractNum>
  <w:abstractNum w:abstractNumId="404" w15:restartNumberingAfterBreak="0">
    <w:nsid w:val="502D0C5F"/>
    <w:multiLevelType w:val="hybridMultilevel"/>
    <w:tmpl w:val="7A14BE62"/>
    <w:lvl w:ilvl="0" w:tplc="BAC0DE52">
      <w:start w:val="1"/>
      <w:numFmt w:val="decimal"/>
      <w:suff w:val="space"/>
      <w:lvlText w:val="%1)"/>
      <w:lvlJc w:val="left"/>
      <w:pPr>
        <w:ind w:left="22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504C41BC"/>
    <w:multiLevelType w:val="hybridMultilevel"/>
    <w:tmpl w:val="287EE84A"/>
    <w:lvl w:ilvl="0" w:tplc="425EA4C0">
      <w:start w:val="1"/>
      <w:numFmt w:val="bullet"/>
      <w:lvlText w:val="-"/>
      <w:lvlJc w:val="left"/>
      <w:pPr>
        <w:ind w:left="720" w:hanging="360"/>
      </w:pPr>
      <w:rPr>
        <w:rFonts w:ascii="CordiaUPC" w:eastAsiaTheme="minorHAnsi" w:hAnsi="CordiaUPC" w:hint="default"/>
        <w:b w:val="0"/>
        <w:bCs w:val="0"/>
        <w:i w:val="0"/>
        <w:iCs w:val="0"/>
        <w:color w:val="000000" w:themeColor="text1"/>
        <w:sz w:val="32"/>
        <w:szCs w:val="32"/>
        <w:u w:val="none"/>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15:restartNumberingAfterBreak="0">
    <w:nsid w:val="504F35D7"/>
    <w:multiLevelType w:val="multilevel"/>
    <w:tmpl w:val="467EDC26"/>
    <w:lvl w:ilvl="0">
      <w:start w:val="1"/>
      <w:numFmt w:val="bullet"/>
      <w:lvlText w:val="●"/>
      <w:lvlJc w:val="left"/>
      <w:pPr>
        <w:ind w:left="2160" w:firstLine="1800"/>
      </w:pPr>
      <w:rPr>
        <w:rFonts w:ascii="Arial" w:eastAsia="Arial" w:hAnsi="Arial" w:cs="Arial"/>
        <w:vertAlign w:val="baseline"/>
        <w:lang w:bidi="th-TH"/>
      </w:rPr>
    </w:lvl>
    <w:lvl w:ilvl="1">
      <w:start w:val="1"/>
      <w:numFmt w:val="bullet"/>
      <w:lvlText w:val="o"/>
      <w:lvlJc w:val="left"/>
      <w:pPr>
        <w:ind w:left="2880" w:firstLine="2520"/>
      </w:pPr>
      <w:rPr>
        <w:rFonts w:ascii="Arial" w:eastAsia="Arial" w:hAnsi="Arial" w:cs="Arial"/>
        <w:vertAlign w:val="baseline"/>
      </w:rPr>
    </w:lvl>
    <w:lvl w:ilvl="2">
      <w:start w:val="1"/>
      <w:numFmt w:val="bullet"/>
      <w:lvlText w:val="▪"/>
      <w:lvlJc w:val="left"/>
      <w:pPr>
        <w:ind w:left="3600" w:firstLine="3240"/>
      </w:pPr>
      <w:rPr>
        <w:rFonts w:ascii="Arial" w:eastAsia="Arial" w:hAnsi="Arial" w:cs="Arial"/>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o"/>
      <w:lvlJc w:val="left"/>
      <w:pPr>
        <w:ind w:left="5040" w:firstLine="4680"/>
      </w:pPr>
      <w:rPr>
        <w:rFonts w:ascii="Arial" w:eastAsia="Arial" w:hAnsi="Arial" w:cs="Arial"/>
        <w:vertAlign w:val="baseline"/>
        <w:lang w:bidi="th-TH"/>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abstractNum w:abstractNumId="407" w15:restartNumberingAfterBreak="0">
    <w:nsid w:val="5071480D"/>
    <w:multiLevelType w:val="hybridMultilevel"/>
    <w:tmpl w:val="E2C0674A"/>
    <w:lvl w:ilvl="0" w:tplc="F3F49AEC">
      <w:start w:val="1"/>
      <w:numFmt w:val="decimal"/>
      <w:suff w:val="space"/>
      <w:lvlText w:val="%1."/>
      <w:lvlJc w:val="left"/>
      <w:pPr>
        <w:ind w:left="144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8" w15:restartNumberingAfterBreak="0">
    <w:nsid w:val="50BB5B4C"/>
    <w:multiLevelType w:val="hybridMultilevel"/>
    <w:tmpl w:val="7F9CE142"/>
    <w:lvl w:ilvl="0" w:tplc="A1F82C58">
      <w:start w:val="1"/>
      <w:numFmt w:val="decimal"/>
      <w:suff w:val="space"/>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9" w15:restartNumberingAfterBreak="0">
    <w:nsid w:val="50C722B6"/>
    <w:multiLevelType w:val="multilevel"/>
    <w:tmpl w:val="CEB6B2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14D3E5C"/>
    <w:multiLevelType w:val="hybridMultilevel"/>
    <w:tmpl w:val="D8F861D8"/>
    <w:lvl w:ilvl="0" w:tplc="83E685C4">
      <w:start w:val="1"/>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51E74B69"/>
    <w:multiLevelType w:val="multilevel"/>
    <w:tmpl w:val="3F02B6AE"/>
    <w:lvl w:ilvl="0">
      <w:start w:val="4"/>
      <w:numFmt w:val="decimal"/>
      <w:lvlText w:val="%1."/>
      <w:lvlJc w:val="left"/>
      <w:pPr>
        <w:ind w:left="720" w:hanging="360"/>
      </w:pPr>
      <w:rPr>
        <w:rFonts w:ascii="TH SarabunPSK" w:hAnsi="TH SarabunPSK" w:cs="TH SarabunPSK"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2" w15:restartNumberingAfterBreak="0">
    <w:nsid w:val="520F6175"/>
    <w:multiLevelType w:val="hybridMultilevel"/>
    <w:tmpl w:val="83ACEBB2"/>
    <w:lvl w:ilvl="0" w:tplc="04090011">
      <w:start w:val="1"/>
      <w:numFmt w:val="decimal"/>
      <w:lvlText w:val="%1)"/>
      <w:lvlJc w:val="left"/>
      <w:pPr>
        <w:ind w:left="72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3" w15:restartNumberingAfterBreak="0">
    <w:nsid w:val="52415EB5"/>
    <w:multiLevelType w:val="hybridMultilevel"/>
    <w:tmpl w:val="CEC85250"/>
    <w:lvl w:ilvl="0" w:tplc="203011FE">
      <w:start w:val="1"/>
      <w:numFmt w:val="decimal"/>
      <w:lvlText w:val="%1)"/>
      <w:lvlJc w:val="left"/>
      <w:pPr>
        <w:ind w:left="1476" w:hanging="360"/>
      </w:pPr>
      <w:rPr>
        <w:rFonts w:hint="default"/>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414" w15:restartNumberingAfterBreak="0">
    <w:nsid w:val="52733C91"/>
    <w:multiLevelType w:val="hybridMultilevel"/>
    <w:tmpl w:val="D340F0DA"/>
    <w:lvl w:ilvl="0" w:tplc="8C0C52B2">
      <w:start w:val="1"/>
      <w:numFmt w:val="decimal"/>
      <w:pStyle w:val="11"/>
      <w:suff w:val="space"/>
      <w:lvlText w:val="%1)"/>
      <w:lvlJc w:val="left"/>
      <w:pPr>
        <w:ind w:left="928"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15" w15:restartNumberingAfterBreak="0">
    <w:nsid w:val="52EC7D14"/>
    <w:multiLevelType w:val="multilevel"/>
    <w:tmpl w:val="90AA51A4"/>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3.3.%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6" w15:restartNumberingAfterBreak="0">
    <w:nsid w:val="54212F8F"/>
    <w:multiLevelType w:val="hybridMultilevel"/>
    <w:tmpl w:val="10920C20"/>
    <w:lvl w:ilvl="0" w:tplc="5846E1C0">
      <w:start w:val="1"/>
      <w:numFmt w:val="bullet"/>
      <w:lvlText w:val="-"/>
      <w:lvlJc w:val="left"/>
      <w:pPr>
        <w:tabs>
          <w:tab w:val="num" w:pos="1080"/>
        </w:tabs>
        <w:ind w:left="0" w:firstLine="720"/>
      </w:pPr>
      <w:rPr>
        <w:rFonts w:ascii="CordiaUPC" w:eastAsiaTheme="minorHAnsi" w:hAnsi="CordiaUPC" w:hint="default"/>
        <w:b w:val="0"/>
        <w:bCs w:val="0"/>
        <w:i w:val="0"/>
        <w:iCs w:val="0"/>
        <w:color w:val="000000" w:themeColor="text1"/>
        <w:sz w:val="32"/>
        <w:szCs w:val="32"/>
        <w:u w:val="none"/>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542276D3"/>
    <w:multiLevelType w:val="hybridMultilevel"/>
    <w:tmpl w:val="87124AC4"/>
    <w:lvl w:ilvl="0" w:tplc="AD3C6308">
      <w:start w:val="1"/>
      <w:numFmt w:val="decimal"/>
      <w:suff w:val="space"/>
      <w:lvlText w:val="%1)"/>
      <w:lvlJc w:val="left"/>
      <w:pPr>
        <w:ind w:left="144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8" w15:restartNumberingAfterBreak="0">
    <w:nsid w:val="546B4433"/>
    <w:multiLevelType w:val="hybridMultilevel"/>
    <w:tmpl w:val="A324175E"/>
    <w:lvl w:ilvl="0" w:tplc="9926C0A8">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54A86E7E"/>
    <w:multiLevelType w:val="hybridMultilevel"/>
    <w:tmpl w:val="49F6E076"/>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420" w15:restartNumberingAfterBreak="0">
    <w:nsid w:val="54F4634E"/>
    <w:multiLevelType w:val="hybridMultilevel"/>
    <w:tmpl w:val="F272C11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1" w15:restartNumberingAfterBreak="0">
    <w:nsid w:val="54FC21E9"/>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55585BBB"/>
    <w:multiLevelType w:val="hybridMultilevel"/>
    <w:tmpl w:val="38E2C342"/>
    <w:lvl w:ilvl="0" w:tplc="4174905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56066D17"/>
    <w:multiLevelType w:val="hybridMultilevel"/>
    <w:tmpl w:val="782EFE7C"/>
    <w:lvl w:ilvl="0" w:tplc="04090011">
      <w:start w:val="1"/>
      <w:numFmt w:val="decimal"/>
      <w:lvlText w:val="%1)"/>
      <w:lvlJc w:val="left"/>
      <w:pPr>
        <w:ind w:left="1440" w:hanging="360"/>
      </w:pPr>
      <w:rPr>
        <w:rFonts w:hint="default"/>
      </w:rPr>
    </w:lvl>
    <w:lvl w:ilvl="1" w:tplc="35C429BC">
      <w:start w:val="1"/>
      <w:numFmt w:val="decimal"/>
      <w:lvlText w:val="%2.1)"/>
      <w:lvlJc w:val="left"/>
      <w:pPr>
        <w:ind w:left="2629" w:hanging="360"/>
      </w:pPr>
      <w:rPr>
        <w:rFonts w:hint="default"/>
        <w:lang w:bidi="th-TH"/>
      </w:rPr>
    </w:lvl>
    <w:lvl w:ilvl="2" w:tplc="39D65838">
      <w:start w:val="1"/>
      <w:numFmt w:val="decimal"/>
      <w:lvlText w:val="1.1.%3)"/>
      <w:lvlJc w:val="right"/>
      <w:pPr>
        <w:ind w:left="2880" w:hanging="180"/>
      </w:pPr>
      <w:rPr>
        <w:rFonts w:hint="default"/>
      </w:rPr>
    </w:lvl>
    <w:lvl w:ilvl="3" w:tplc="425EA4C0">
      <w:start w:val="1"/>
      <w:numFmt w:val="bullet"/>
      <w:lvlText w:val="-"/>
      <w:lvlJc w:val="left"/>
      <w:pPr>
        <w:ind w:left="3600" w:hanging="360"/>
      </w:pPr>
      <w:rPr>
        <w:rFonts w:ascii="CordiaUPC" w:eastAsiaTheme="minorHAnsi" w:hAnsi="CordiaUPC" w:hint="default"/>
        <w:b w:val="0"/>
        <w:bCs w:val="0"/>
        <w:i w:val="0"/>
        <w:iCs w:val="0"/>
        <w:color w:val="000000" w:themeColor="text1"/>
        <w:sz w:val="32"/>
        <w:szCs w:val="32"/>
        <w:u w:val="none"/>
        <w:lang w:bidi="th-TH"/>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15:restartNumberingAfterBreak="0">
    <w:nsid w:val="561D5FD4"/>
    <w:multiLevelType w:val="hybridMultilevel"/>
    <w:tmpl w:val="7FC2C2EA"/>
    <w:lvl w:ilvl="0" w:tplc="7C043FA8">
      <w:start w:val="1"/>
      <w:numFmt w:val="decimal"/>
      <w:lvlText w:val="4.%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56391B93"/>
    <w:multiLevelType w:val="hybridMultilevel"/>
    <w:tmpl w:val="317CCF9E"/>
    <w:lvl w:ilvl="0" w:tplc="D9A413CA">
      <w:start w:val="1"/>
      <w:numFmt w:val="decimal"/>
      <w:lvlText w:val="%1)"/>
      <w:lvlJc w:val="left"/>
      <w:pPr>
        <w:ind w:left="1080" w:hanging="360"/>
      </w:pPr>
      <w:rPr>
        <w:rFonts w:hint="default"/>
        <w:b w:val="0"/>
        <w:bCs w:val="0"/>
        <w:i w:val="0"/>
        <w:iCs w:val="0"/>
        <w:color w:val="000000" w:themeColor="text1"/>
        <w:sz w:val="32"/>
        <w:szCs w:val="3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565E1A9F"/>
    <w:multiLevelType w:val="multilevel"/>
    <w:tmpl w:val="75BC2E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7" w15:restartNumberingAfterBreak="0">
    <w:nsid w:val="56704D0B"/>
    <w:multiLevelType w:val="hybridMultilevel"/>
    <w:tmpl w:val="FB8A6C0C"/>
    <w:lvl w:ilvl="0" w:tplc="337ED96E">
      <w:start w:val="1"/>
      <w:numFmt w:val="decimal"/>
      <w:suff w:val="space"/>
      <w:lvlText w:val="%1)"/>
      <w:lvlJc w:val="left"/>
      <w:pPr>
        <w:ind w:left="144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8" w15:restartNumberingAfterBreak="0">
    <w:nsid w:val="56D2772B"/>
    <w:multiLevelType w:val="hybridMultilevel"/>
    <w:tmpl w:val="A6349500"/>
    <w:lvl w:ilvl="0" w:tplc="8D068214">
      <w:start w:val="1"/>
      <w:numFmt w:val="decimal"/>
      <w:suff w:val="space"/>
      <w:lvlText w:val="%1)"/>
      <w:lvlJc w:val="left"/>
      <w:pPr>
        <w:ind w:left="144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9" w15:restartNumberingAfterBreak="0">
    <w:nsid w:val="56E55C0F"/>
    <w:multiLevelType w:val="hybridMultilevel"/>
    <w:tmpl w:val="CC709CA0"/>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571B7391"/>
    <w:multiLevelType w:val="hybridMultilevel"/>
    <w:tmpl w:val="B810C83E"/>
    <w:lvl w:ilvl="0" w:tplc="55422018">
      <w:start w:val="1"/>
      <w:numFmt w:val="decimal"/>
      <w:suff w:val="space"/>
      <w:lvlText w:val="10.2.%1)"/>
      <w:lvlJc w:val="left"/>
      <w:pPr>
        <w:ind w:left="54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573D0295"/>
    <w:multiLevelType w:val="multilevel"/>
    <w:tmpl w:val="3B56B298"/>
    <w:lvl w:ilvl="0">
      <w:start w:val="1"/>
      <w:numFmt w:val="bullet"/>
      <w:lvlText w:val="●"/>
      <w:lvlJc w:val="left"/>
      <w:pPr>
        <w:ind w:left="2160" w:firstLine="1800"/>
      </w:pPr>
      <w:rPr>
        <w:rFonts w:ascii="Arial" w:eastAsia="Arial" w:hAnsi="Arial" w:cs="Arial"/>
        <w:vertAlign w:val="baseline"/>
      </w:rPr>
    </w:lvl>
    <w:lvl w:ilvl="1">
      <w:start w:val="1"/>
      <w:numFmt w:val="bullet"/>
      <w:lvlText w:val=""/>
      <w:lvlJc w:val="left"/>
      <w:pPr>
        <w:ind w:left="2880" w:firstLine="2520"/>
      </w:pPr>
      <w:rPr>
        <w:rFonts w:ascii="Symbol" w:hAnsi="Symbol" w:hint="default"/>
        <w:vertAlign w:val="baseline"/>
      </w:rPr>
    </w:lvl>
    <w:lvl w:ilvl="2">
      <w:start w:val="1"/>
      <w:numFmt w:val="decimal"/>
      <w:lvlText w:val="%3.1)"/>
      <w:lvlJc w:val="left"/>
      <w:pPr>
        <w:ind w:left="3600" w:firstLine="3240"/>
      </w:pPr>
      <w:rPr>
        <w:rFonts w:hint="default"/>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
      <w:lvlJc w:val="left"/>
      <w:pPr>
        <w:ind w:left="5040" w:firstLine="4680"/>
      </w:pPr>
      <w:rPr>
        <w:rFonts w:ascii="Arial" w:eastAsia="Arial" w:hAnsi="Arial" w:cs="Arial"/>
        <w:vertAlign w:val="baseline"/>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abstractNum w:abstractNumId="432" w15:restartNumberingAfterBreak="0">
    <w:nsid w:val="57953F36"/>
    <w:multiLevelType w:val="hybridMultilevel"/>
    <w:tmpl w:val="4378A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57A106B8"/>
    <w:multiLevelType w:val="hybridMultilevel"/>
    <w:tmpl w:val="BAE43DB2"/>
    <w:lvl w:ilvl="0" w:tplc="51F23842">
      <w:start w:val="1"/>
      <w:numFmt w:val="decimal"/>
      <w:lvlText w:val="10.%1)"/>
      <w:lvlJc w:val="left"/>
      <w:pPr>
        <w:tabs>
          <w:tab w:val="num" w:pos="1800"/>
        </w:tabs>
        <w:ind w:left="0" w:firstLine="1512"/>
      </w:pPr>
      <w:rPr>
        <w:rFonts w:ascii="TH SarabunPSK" w:hAnsi="TH SarabunPSK" w:cs="TH SarabunPSK" w:hint="default"/>
        <w:b w:val="0"/>
        <w:bCs w:val="0"/>
        <w:i w:val="0"/>
        <w:iCs w:val="0"/>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57B9246A"/>
    <w:multiLevelType w:val="hybridMultilevel"/>
    <w:tmpl w:val="4C863096"/>
    <w:lvl w:ilvl="0" w:tplc="5442FCF0">
      <w:start w:val="1"/>
      <w:numFmt w:val="bullet"/>
      <w:lvlText w:val="-"/>
      <w:lvlJc w:val="left"/>
      <w:pPr>
        <w:ind w:left="1800" w:hanging="360"/>
      </w:pPr>
      <w:rPr>
        <w:rFonts w:ascii="Courier New" w:hAnsi="Courier New"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5" w15:restartNumberingAfterBreak="0">
    <w:nsid w:val="57ED6CA9"/>
    <w:multiLevelType w:val="hybridMultilevel"/>
    <w:tmpl w:val="2D4E90B6"/>
    <w:lvl w:ilvl="0" w:tplc="3462F2C4">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lang w:bidi="th-TH"/>
      </w:rPr>
    </w:lvl>
    <w:lvl w:ilvl="1" w:tplc="4CD61984">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58475245"/>
    <w:multiLevelType w:val="hybridMultilevel"/>
    <w:tmpl w:val="44DAEAA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7" w15:restartNumberingAfterBreak="0">
    <w:nsid w:val="58504F89"/>
    <w:multiLevelType w:val="hybridMultilevel"/>
    <w:tmpl w:val="5204BB96"/>
    <w:lvl w:ilvl="0" w:tplc="F300EA7C">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8" w15:restartNumberingAfterBreak="0">
    <w:nsid w:val="58771416"/>
    <w:multiLevelType w:val="hybridMultilevel"/>
    <w:tmpl w:val="9BE88B06"/>
    <w:lvl w:ilvl="0" w:tplc="4A8EC118">
      <w:start w:val="1"/>
      <w:numFmt w:val="decimal"/>
      <w:lvlText w:val="%1)"/>
      <w:lvlJc w:val="left"/>
      <w:pPr>
        <w:ind w:left="1440" w:hanging="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9" w15:restartNumberingAfterBreak="0">
    <w:nsid w:val="590E3279"/>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592D60EB"/>
    <w:multiLevelType w:val="hybridMultilevel"/>
    <w:tmpl w:val="BD921B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594F6F89"/>
    <w:multiLevelType w:val="hybridMultilevel"/>
    <w:tmpl w:val="9776FDB0"/>
    <w:lvl w:ilvl="0" w:tplc="F4585F4C">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597F28A7"/>
    <w:multiLevelType w:val="hybridMultilevel"/>
    <w:tmpl w:val="777EA4EA"/>
    <w:lvl w:ilvl="0" w:tplc="EE4A3FA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3" w15:restartNumberingAfterBreak="0">
    <w:nsid w:val="59E90C51"/>
    <w:multiLevelType w:val="hybridMultilevel"/>
    <w:tmpl w:val="4A2E31E2"/>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59F26568"/>
    <w:multiLevelType w:val="hybridMultilevel"/>
    <w:tmpl w:val="93AA6A96"/>
    <w:lvl w:ilvl="0" w:tplc="568E16C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5A1D4849"/>
    <w:multiLevelType w:val="hybridMultilevel"/>
    <w:tmpl w:val="9CAAB37E"/>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446" w15:restartNumberingAfterBreak="0">
    <w:nsid w:val="5A6A5FB7"/>
    <w:multiLevelType w:val="hybridMultilevel"/>
    <w:tmpl w:val="8B6C3198"/>
    <w:lvl w:ilvl="0" w:tplc="EBCA495A">
      <w:start w:val="2"/>
      <w:numFmt w:val="decimal"/>
      <w:lvlText w:val="%1)"/>
      <w:lvlJc w:val="left"/>
      <w:pPr>
        <w:tabs>
          <w:tab w:val="num" w:pos="720"/>
        </w:tabs>
        <w:ind w:left="0" w:firstLine="360"/>
      </w:pPr>
      <w:rPr>
        <w:rFonts w:ascii="TH SarabunPSK" w:eastAsiaTheme="minorEastAsia" w:hAnsi="TH SarabunPSK" w:cs="TH SarabunPSK" w:hint="default"/>
        <w:b/>
        <w:bCs/>
        <w:i w:val="0"/>
        <w:iCs w:val="0"/>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5A995D46"/>
    <w:multiLevelType w:val="hybridMultilevel"/>
    <w:tmpl w:val="0AA834F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448" w15:restartNumberingAfterBreak="0">
    <w:nsid w:val="5AA36461"/>
    <w:multiLevelType w:val="hybridMultilevel"/>
    <w:tmpl w:val="8AAC8000"/>
    <w:lvl w:ilvl="0" w:tplc="6346DCB4">
      <w:start w:val="1"/>
      <w:numFmt w:val="decimal"/>
      <w:suff w:val="space"/>
      <w:lvlText w:val="%1)"/>
      <w:lvlJc w:val="left"/>
      <w:pPr>
        <w:ind w:left="2222"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9" w15:restartNumberingAfterBreak="0">
    <w:nsid w:val="5AC91E48"/>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5B3836A2"/>
    <w:multiLevelType w:val="hybridMultilevel"/>
    <w:tmpl w:val="C870F258"/>
    <w:lvl w:ilvl="0" w:tplc="BBBCB834">
      <w:start w:val="1"/>
      <w:numFmt w:val="bullet"/>
      <w:lvlText w:val="-"/>
      <w:lvlJc w:val="left"/>
      <w:pPr>
        <w:ind w:left="720" w:hanging="360"/>
      </w:pPr>
      <w:rPr>
        <w:rFonts w:ascii="CordiaUPC" w:eastAsiaTheme="minorHAnsi" w:hAnsi="CordiaUPC" w:hint="default"/>
        <w:b w:val="0"/>
        <w:bCs w:val="0"/>
        <w:i w:val="0"/>
        <w:iCs w:val="0"/>
        <w:color w:val="000000" w:themeColor="text1"/>
        <w:sz w:val="32"/>
        <w:szCs w:val="32"/>
        <w:u w:val="none"/>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5B494864"/>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2" w15:restartNumberingAfterBreak="0">
    <w:nsid w:val="5B690F27"/>
    <w:multiLevelType w:val="multilevel"/>
    <w:tmpl w:val="01DCAF7A"/>
    <w:lvl w:ilvl="0">
      <w:start w:val="1"/>
      <w:numFmt w:val="decimal"/>
      <w:lvlText w:val="%1."/>
      <w:lvlJc w:val="left"/>
      <w:pPr>
        <w:ind w:left="360" w:hanging="360"/>
      </w:pPr>
      <w:rPr>
        <w:rFonts w:hint="default"/>
        <w:lang w:bidi="th-TH"/>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TH Sarabun New" w:hAnsi="TH Sarabun New"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3" w15:restartNumberingAfterBreak="0">
    <w:nsid w:val="5BE9304E"/>
    <w:multiLevelType w:val="multilevel"/>
    <w:tmpl w:val="DDC8F78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
      <w:lvlJc w:val="left"/>
      <w:pPr>
        <w:ind w:left="6120" w:hanging="1080"/>
      </w:pPr>
      <w:rPr>
        <w:rFonts w:hint="default"/>
        <w:b w:val="0"/>
        <w:bCs w:val="0"/>
        <w:sz w:val="32"/>
        <w:szCs w:val="32"/>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54" w15:restartNumberingAfterBreak="0">
    <w:nsid w:val="5BF750B7"/>
    <w:multiLevelType w:val="hybridMultilevel"/>
    <w:tmpl w:val="38080CF8"/>
    <w:lvl w:ilvl="0" w:tplc="1068EB2A">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5C782CF7"/>
    <w:multiLevelType w:val="multilevel"/>
    <w:tmpl w:val="6ECA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15:restartNumberingAfterBreak="0">
    <w:nsid w:val="5C9635E7"/>
    <w:multiLevelType w:val="hybridMultilevel"/>
    <w:tmpl w:val="8A043E36"/>
    <w:lvl w:ilvl="0" w:tplc="03DA0AC6">
      <w:start w:val="1"/>
      <w:numFmt w:val="decimal"/>
      <w:suff w:val="space"/>
      <w:lvlText w:val="5.4.%1)"/>
      <w:lvlJc w:val="left"/>
      <w:pPr>
        <w:ind w:left="720" w:hanging="360"/>
      </w:pPr>
      <w:rPr>
        <w:rFonts w:ascii="TH SarabunPSK" w:hAnsi="TH SarabunPSK" w:cs="TH SarabunPSK" w:hint="default"/>
        <w:i w:val="0"/>
        <w:iCs w:val="0"/>
        <w:color w:val="000000" w:themeColor="text1"/>
        <w:sz w:val="32"/>
        <w:szCs w:val="3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15:restartNumberingAfterBreak="0">
    <w:nsid w:val="5C991444"/>
    <w:multiLevelType w:val="hybridMultilevel"/>
    <w:tmpl w:val="3A3A34C2"/>
    <w:lvl w:ilvl="0" w:tplc="37841904">
      <w:start w:val="1"/>
      <w:numFmt w:val="decimal"/>
      <w:lvlText w:val="1.1.%1)"/>
      <w:lvlJc w:val="left"/>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458" w15:restartNumberingAfterBreak="0">
    <w:nsid w:val="5C9D40A8"/>
    <w:multiLevelType w:val="hybridMultilevel"/>
    <w:tmpl w:val="41B07730"/>
    <w:lvl w:ilvl="0" w:tplc="78EA48D0">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9" w15:restartNumberingAfterBreak="0">
    <w:nsid w:val="5CC1207D"/>
    <w:multiLevelType w:val="hybridMultilevel"/>
    <w:tmpl w:val="9D6253BC"/>
    <w:lvl w:ilvl="0" w:tplc="425EA4C0">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0" w15:restartNumberingAfterBreak="0">
    <w:nsid w:val="5D210A91"/>
    <w:multiLevelType w:val="hybridMultilevel"/>
    <w:tmpl w:val="9B0471EA"/>
    <w:lvl w:ilvl="0" w:tplc="3022EF7A">
      <w:start w:val="1"/>
      <w:numFmt w:val="decimal"/>
      <w:suff w:val="space"/>
      <w:lvlText w:val="1.%1)"/>
      <w:lvlJc w:val="left"/>
      <w:pPr>
        <w:ind w:left="7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1" w15:restartNumberingAfterBreak="0">
    <w:nsid w:val="5DBF26BF"/>
    <w:multiLevelType w:val="hybridMultilevel"/>
    <w:tmpl w:val="B046F038"/>
    <w:lvl w:ilvl="0" w:tplc="8F5E9B26">
      <w:start w:val="1"/>
      <w:numFmt w:val="decimal"/>
      <w:suff w:val="space"/>
      <w:lvlText w:val="%1."/>
      <w:lvlJc w:val="left"/>
      <w:pPr>
        <w:ind w:left="2034" w:hanging="360"/>
      </w:pPr>
      <w:rPr>
        <w:rFonts w:ascii="TH SarabunPSK" w:eastAsiaTheme="majorEastAsia" w:hAnsi="TH SarabunPSK" w:cs="TH SarabunPSK" w:hint="default"/>
      </w:rPr>
    </w:lvl>
    <w:lvl w:ilvl="1" w:tplc="04090019" w:tentative="1">
      <w:start w:val="1"/>
      <w:numFmt w:val="lowerLetter"/>
      <w:lvlText w:val="%2."/>
      <w:lvlJc w:val="left"/>
      <w:pPr>
        <w:ind w:left="2754" w:hanging="360"/>
      </w:pPr>
    </w:lvl>
    <w:lvl w:ilvl="2" w:tplc="0409001B" w:tentative="1">
      <w:start w:val="1"/>
      <w:numFmt w:val="lowerRoman"/>
      <w:lvlText w:val="%3."/>
      <w:lvlJc w:val="right"/>
      <w:pPr>
        <w:ind w:left="3474" w:hanging="180"/>
      </w:pPr>
    </w:lvl>
    <w:lvl w:ilvl="3" w:tplc="0409000F" w:tentative="1">
      <w:start w:val="1"/>
      <w:numFmt w:val="decimal"/>
      <w:lvlText w:val="%4."/>
      <w:lvlJc w:val="left"/>
      <w:pPr>
        <w:ind w:left="4194" w:hanging="360"/>
      </w:pPr>
    </w:lvl>
    <w:lvl w:ilvl="4" w:tplc="04090019" w:tentative="1">
      <w:start w:val="1"/>
      <w:numFmt w:val="lowerLetter"/>
      <w:lvlText w:val="%5."/>
      <w:lvlJc w:val="left"/>
      <w:pPr>
        <w:ind w:left="4914" w:hanging="360"/>
      </w:pPr>
    </w:lvl>
    <w:lvl w:ilvl="5" w:tplc="0409001B" w:tentative="1">
      <w:start w:val="1"/>
      <w:numFmt w:val="lowerRoman"/>
      <w:lvlText w:val="%6."/>
      <w:lvlJc w:val="right"/>
      <w:pPr>
        <w:ind w:left="5634" w:hanging="180"/>
      </w:pPr>
    </w:lvl>
    <w:lvl w:ilvl="6" w:tplc="0409000F" w:tentative="1">
      <w:start w:val="1"/>
      <w:numFmt w:val="decimal"/>
      <w:lvlText w:val="%7."/>
      <w:lvlJc w:val="left"/>
      <w:pPr>
        <w:ind w:left="6354" w:hanging="360"/>
      </w:pPr>
    </w:lvl>
    <w:lvl w:ilvl="7" w:tplc="04090019" w:tentative="1">
      <w:start w:val="1"/>
      <w:numFmt w:val="lowerLetter"/>
      <w:lvlText w:val="%8."/>
      <w:lvlJc w:val="left"/>
      <w:pPr>
        <w:ind w:left="7074" w:hanging="360"/>
      </w:pPr>
    </w:lvl>
    <w:lvl w:ilvl="8" w:tplc="0409001B" w:tentative="1">
      <w:start w:val="1"/>
      <w:numFmt w:val="lowerRoman"/>
      <w:lvlText w:val="%9."/>
      <w:lvlJc w:val="right"/>
      <w:pPr>
        <w:ind w:left="7794" w:hanging="180"/>
      </w:pPr>
    </w:lvl>
  </w:abstractNum>
  <w:abstractNum w:abstractNumId="462" w15:restartNumberingAfterBreak="0">
    <w:nsid w:val="5E5D6872"/>
    <w:multiLevelType w:val="hybridMultilevel"/>
    <w:tmpl w:val="E15069FC"/>
    <w:lvl w:ilvl="0" w:tplc="63EE2CB0">
      <w:numFmt w:val="bullet"/>
      <w:pStyle w:val="a0"/>
      <w:lvlText w:val="-"/>
      <w:lvlJc w:val="left"/>
      <w:pPr>
        <w:ind w:left="1800" w:hanging="360"/>
      </w:pPr>
      <w:rPr>
        <w:rFonts w:ascii="TH SarabunPSK" w:eastAsia="TH SarabunPSK" w:hAnsi="TH SarabunPSK" w:cs="TH SarabunPSK"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3" w15:restartNumberingAfterBreak="0">
    <w:nsid w:val="5E913822"/>
    <w:multiLevelType w:val="hybridMultilevel"/>
    <w:tmpl w:val="3D287AA6"/>
    <w:lvl w:ilvl="0" w:tplc="5C2C9224">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5F3D6E8E"/>
    <w:multiLevelType w:val="hybridMultilevel"/>
    <w:tmpl w:val="3CC25F78"/>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5F7D1990"/>
    <w:multiLevelType w:val="hybridMultilevel"/>
    <w:tmpl w:val="9FD4F86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6" w15:restartNumberingAfterBreak="0">
    <w:nsid w:val="5F811F3D"/>
    <w:multiLevelType w:val="hybridMultilevel"/>
    <w:tmpl w:val="9DBA8DBE"/>
    <w:lvl w:ilvl="0" w:tplc="C9ECE4A2">
      <w:start w:val="1"/>
      <w:numFmt w:val="decimal"/>
      <w:suff w:val="space"/>
      <w:lvlText w:val="5.%1)"/>
      <w:lvlJc w:val="left"/>
      <w:pPr>
        <w:ind w:left="720" w:hanging="360"/>
      </w:pPr>
      <w:rPr>
        <w:rFonts w:ascii="TH SarabunPSK" w:hAnsi="TH SarabunPSK" w:cs="TH SarabunPSK" w:hint="default"/>
        <w:i w:val="0"/>
        <w:iCs w:val="0"/>
        <w:color w:val="000000" w:themeColor="text1"/>
        <w:sz w:val="32"/>
        <w:szCs w:val="32"/>
      </w:rPr>
    </w:lvl>
    <w:lvl w:ilvl="1" w:tplc="8F263FB0">
      <w:start w:val="1"/>
      <w:numFmt w:val="decimal"/>
      <w:suff w:val="space"/>
      <w:lvlText w:val="5.%2)"/>
      <w:lvlJc w:val="left"/>
      <w:pPr>
        <w:ind w:left="720" w:hanging="360"/>
      </w:pPr>
      <w:rPr>
        <w:rFonts w:ascii="TH SarabunPSK" w:hAnsi="TH SarabunPSK" w:cs="TH SarabunPSK" w:hint="default"/>
        <w:i w:val="0"/>
        <w:iCs w:val="0"/>
        <w:color w:val="000000" w:themeColor="text1"/>
        <w:sz w:val="32"/>
        <w:szCs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602C301E"/>
    <w:multiLevelType w:val="hybridMultilevel"/>
    <w:tmpl w:val="711A7818"/>
    <w:lvl w:ilvl="0" w:tplc="162AC5B0">
      <w:start w:val="1"/>
      <w:numFmt w:val="decimal"/>
      <w:lvlText w:val="%1)"/>
      <w:lvlJc w:val="left"/>
      <w:pPr>
        <w:tabs>
          <w:tab w:val="num" w:pos="1070"/>
        </w:tabs>
        <w:ind w:left="1070" w:hanging="360"/>
      </w:pPr>
      <w:rPr>
        <w:rFonts w:ascii="TH SarabunPSK" w:hAnsi="TH SarabunPSK" w:cs="TH SarabunPSK" w:hint="default"/>
        <w:b w:val="0"/>
        <w:bCs w:val="0"/>
        <w:i w:val="0"/>
        <w:iCs w:val="0"/>
        <w:color w:val="000000" w:themeColor="text1"/>
        <w:sz w:val="32"/>
        <w:szCs w:val="32"/>
        <w:u w:val="none"/>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468" w15:restartNumberingAfterBreak="0">
    <w:nsid w:val="608C2C8C"/>
    <w:multiLevelType w:val="hybridMultilevel"/>
    <w:tmpl w:val="E6C25E06"/>
    <w:lvl w:ilvl="0" w:tplc="7EBC958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60BE3277"/>
    <w:multiLevelType w:val="multilevel"/>
    <w:tmpl w:val="AE080E0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TH SarabunPSK" w:hAnsi="TH SarabunPSK" w:cs="TH SarabunPSK" w:hint="default"/>
        <w:b w:val="0"/>
        <w:bCs w:val="0"/>
      </w:rPr>
    </w:lvl>
    <w:lvl w:ilvl="3">
      <w:start w:val="1"/>
      <w:numFmt w:val="decimal"/>
      <w:suff w:val="space"/>
      <w:lvlText w:val="4.%4)"/>
      <w:lvlJc w:val="left"/>
      <w:pPr>
        <w:ind w:left="3240" w:hanging="1080"/>
      </w:pPr>
      <w:rPr>
        <w:rFonts w:hint="default"/>
        <w:b w:val="0"/>
        <w:bCs w:val="0"/>
        <w:sz w:val="32"/>
        <w:szCs w:val="32"/>
        <w:lang w:bidi="th-TH"/>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0" w15:restartNumberingAfterBreak="0">
    <w:nsid w:val="60C23702"/>
    <w:multiLevelType w:val="hybridMultilevel"/>
    <w:tmpl w:val="DF7669E8"/>
    <w:lvl w:ilvl="0" w:tplc="76EE1EFE">
      <w:numFmt w:val="bullet"/>
      <w:lvlText w:val="-"/>
      <w:lvlJc w:val="left"/>
      <w:pPr>
        <w:ind w:left="720" w:hanging="360"/>
      </w:pPr>
      <w:rPr>
        <w:rFonts w:ascii="TH SarabunPSK" w:eastAsiaTheme="minorEastAsia" w:hAnsi="TH SarabunPSK" w:cs="TH SarabunPSK"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76EE1EFE">
      <w:numFmt w:val="bullet"/>
      <w:lvlText w:val="-"/>
      <w:lvlJc w:val="left"/>
      <w:pPr>
        <w:ind w:left="2880" w:hanging="360"/>
      </w:pPr>
      <w:rPr>
        <w:rFonts w:ascii="TH SarabunPSK" w:eastAsiaTheme="minorEastAsia" w:hAnsi="TH SarabunPSK" w:cs="TH SarabunPSK"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60E572F1"/>
    <w:multiLevelType w:val="hybridMultilevel"/>
    <w:tmpl w:val="8BEECF26"/>
    <w:lvl w:ilvl="0" w:tplc="788035A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2" w15:restartNumberingAfterBreak="0">
    <w:nsid w:val="61BA5731"/>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3" w15:restartNumberingAfterBreak="0">
    <w:nsid w:val="61C51C8C"/>
    <w:multiLevelType w:val="hybridMultilevel"/>
    <w:tmpl w:val="CF6C15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4" w15:restartNumberingAfterBreak="0">
    <w:nsid w:val="61CD4BFD"/>
    <w:multiLevelType w:val="hybridMultilevel"/>
    <w:tmpl w:val="CDBE988C"/>
    <w:lvl w:ilvl="0" w:tplc="854C3D8A">
      <w:start w:val="1"/>
      <w:numFmt w:val="decimal"/>
      <w:lvlText w:val="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5" w15:restartNumberingAfterBreak="0">
    <w:nsid w:val="620E08FF"/>
    <w:multiLevelType w:val="hybridMultilevel"/>
    <w:tmpl w:val="774402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6" w15:restartNumberingAfterBreak="0">
    <w:nsid w:val="622A41C6"/>
    <w:multiLevelType w:val="hybridMultilevel"/>
    <w:tmpl w:val="433E0C9C"/>
    <w:lvl w:ilvl="0" w:tplc="A17CC0F0">
      <w:start w:val="4"/>
      <w:numFmt w:val="bullet"/>
      <w:lvlText w:val="-"/>
      <w:lvlJc w:val="left"/>
      <w:pPr>
        <w:ind w:left="1800" w:hanging="360"/>
      </w:pPr>
      <w:rPr>
        <w:rFonts w:ascii="TH SarabunPSK" w:eastAsia="TH SarabunPSK" w:hAnsi="TH SarabunPSK" w:cs="TH SarabunPSK"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7" w15:restartNumberingAfterBreak="0">
    <w:nsid w:val="622E4B27"/>
    <w:multiLevelType w:val="hybridMultilevel"/>
    <w:tmpl w:val="3432CCBE"/>
    <w:lvl w:ilvl="0" w:tplc="273C75AA">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623A11A7"/>
    <w:multiLevelType w:val="hybridMultilevel"/>
    <w:tmpl w:val="9AE85F84"/>
    <w:lvl w:ilvl="0" w:tplc="6D28F3C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15:restartNumberingAfterBreak="0">
    <w:nsid w:val="628D7EBB"/>
    <w:multiLevelType w:val="hybridMultilevel"/>
    <w:tmpl w:val="C6F40A4E"/>
    <w:lvl w:ilvl="0" w:tplc="A4E8C180">
      <w:start w:val="3"/>
      <w:numFmt w:val="bullet"/>
      <w:lvlText w:val="-"/>
      <w:lvlJc w:val="left"/>
      <w:pPr>
        <w:ind w:left="1080" w:hanging="360"/>
      </w:pPr>
      <w:rPr>
        <w:rFonts w:ascii="TH SarabunPSK" w:eastAsia="Times New Roman"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0" w15:restartNumberingAfterBreak="0">
    <w:nsid w:val="62B33F95"/>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1" w15:restartNumberingAfterBreak="0">
    <w:nsid w:val="62E94ED4"/>
    <w:multiLevelType w:val="hybridMultilevel"/>
    <w:tmpl w:val="97A6641C"/>
    <w:lvl w:ilvl="0" w:tplc="60AACB88">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2" w15:restartNumberingAfterBreak="0">
    <w:nsid w:val="63061FE7"/>
    <w:multiLevelType w:val="hybridMultilevel"/>
    <w:tmpl w:val="3586AA00"/>
    <w:lvl w:ilvl="0" w:tplc="04090011">
      <w:start w:val="1"/>
      <w:numFmt w:val="decimal"/>
      <w:lvlText w:val="%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635A421D"/>
    <w:multiLevelType w:val="hybridMultilevel"/>
    <w:tmpl w:val="49CA4FF6"/>
    <w:lvl w:ilvl="0" w:tplc="EF5E9F4E">
      <w:start w:val="1"/>
      <w:numFmt w:val="bullet"/>
      <w:lvlText w:val="-"/>
      <w:lvlJc w:val="left"/>
      <w:pPr>
        <w:ind w:left="720" w:hanging="360"/>
      </w:pPr>
      <w:rPr>
        <w:rFonts w:ascii="CordiaUPC" w:eastAsiaTheme="minorHAnsi" w:hAnsi="CordiaUPC" w:cs="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63CF4948"/>
    <w:multiLevelType w:val="hybridMultilevel"/>
    <w:tmpl w:val="2652721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5" w15:restartNumberingAfterBreak="0">
    <w:nsid w:val="640E2ACD"/>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6" w15:restartNumberingAfterBreak="0">
    <w:nsid w:val="6412548C"/>
    <w:multiLevelType w:val="hybridMultilevel"/>
    <w:tmpl w:val="17D8407A"/>
    <w:lvl w:ilvl="0" w:tplc="E334FE76">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7" w15:restartNumberingAfterBreak="0">
    <w:nsid w:val="64A27211"/>
    <w:multiLevelType w:val="hybridMultilevel"/>
    <w:tmpl w:val="61128450"/>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8" w15:restartNumberingAfterBreak="0">
    <w:nsid w:val="64FB34B6"/>
    <w:multiLevelType w:val="hybridMultilevel"/>
    <w:tmpl w:val="CA2EF784"/>
    <w:lvl w:ilvl="0" w:tplc="7C02BE66">
      <w:start w:val="1"/>
      <w:numFmt w:val="decimal"/>
      <w:lvlText w:val="6.%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65622476"/>
    <w:multiLevelType w:val="hybridMultilevel"/>
    <w:tmpl w:val="FDE4AC0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490" w15:restartNumberingAfterBreak="0">
    <w:nsid w:val="65C92C40"/>
    <w:multiLevelType w:val="multilevel"/>
    <w:tmpl w:val="BEA2BF7A"/>
    <w:lvl w:ilvl="0">
      <w:start w:val="1"/>
      <w:numFmt w:val="bullet"/>
      <w:lvlText w:val="-"/>
      <w:lvlJc w:val="left"/>
      <w:pPr>
        <w:tabs>
          <w:tab w:val="num" w:pos="720"/>
        </w:tabs>
        <w:ind w:left="720" w:hanging="360"/>
      </w:pPr>
      <w:rPr>
        <w:rFonts w:ascii="CordiaUPC" w:eastAsiaTheme="minorHAnsi" w:hAnsi="CordiaUPC" w:cs="CordiaUPC"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5ED0DA7"/>
    <w:multiLevelType w:val="hybridMultilevel"/>
    <w:tmpl w:val="6866A844"/>
    <w:lvl w:ilvl="0" w:tplc="5980208E">
      <w:start w:val="1"/>
      <w:numFmt w:val="decimal"/>
      <w:suff w:val="space"/>
      <w:lvlText w:val="%1."/>
      <w:lvlJc w:val="left"/>
      <w:pPr>
        <w:ind w:left="1069" w:hanging="360"/>
      </w:pPr>
      <w:rPr>
        <w:rFonts w:ascii="TH SarabunPSK" w:eastAsia="TH SarabunPSK" w:hAnsi="TH SarabunPSK" w:cs="TH SarabunPSK"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2" w15:restartNumberingAfterBreak="0">
    <w:nsid w:val="660E04BD"/>
    <w:multiLevelType w:val="multilevel"/>
    <w:tmpl w:val="1480CB40"/>
    <w:lvl w:ilvl="0">
      <w:start w:val="1"/>
      <w:numFmt w:val="decimal"/>
      <w:lvlText w:val="%1"/>
      <w:lvlJc w:val="left"/>
      <w:pPr>
        <w:tabs>
          <w:tab w:val="num" w:pos="690"/>
        </w:tabs>
        <w:ind w:left="690" w:hanging="690"/>
      </w:pPr>
      <w:rPr>
        <w:rFonts w:hint="default"/>
        <w:b/>
        <w:bCs/>
      </w:rPr>
    </w:lvl>
    <w:lvl w:ilvl="1">
      <w:start w:val="2"/>
      <w:numFmt w:val="decimal"/>
      <w:lvlText w:val="%1.%2"/>
      <w:lvlJc w:val="left"/>
      <w:pPr>
        <w:tabs>
          <w:tab w:val="num" w:pos="1927"/>
        </w:tabs>
        <w:ind w:left="1927" w:hanging="690"/>
      </w:pPr>
      <w:rPr>
        <w:rFonts w:hint="default"/>
        <w:b/>
        <w:bCs/>
      </w:rPr>
    </w:lvl>
    <w:lvl w:ilvl="2">
      <w:start w:val="4"/>
      <w:numFmt w:val="decimal"/>
      <w:suff w:val="space"/>
      <w:lvlText w:val="%1.%2.%3"/>
      <w:lvlJc w:val="left"/>
      <w:pPr>
        <w:ind w:left="3194" w:hanging="720"/>
      </w:pPr>
      <w:rPr>
        <w:rFonts w:hint="default"/>
        <w:b/>
        <w:bCs/>
      </w:rPr>
    </w:lvl>
    <w:lvl w:ilvl="3">
      <w:start w:val="1"/>
      <w:numFmt w:val="decimal"/>
      <w:lvlText w:val="%1.%2.%3.%4"/>
      <w:lvlJc w:val="left"/>
      <w:pPr>
        <w:tabs>
          <w:tab w:val="num" w:pos="4791"/>
        </w:tabs>
        <w:ind w:left="4791" w:hanging="1080"/>
      </w:pPr>
      <w:rPr>
        <w:rFonts w:hint="default"/>
        <w:b/>
        <w:bCs/>
      </w:rPr>
    </w:lvl>
    <w:lvl w:ilvl="4">
      <w:start w:val="1"/>
      <w:numFmt w:val="decimal"/>
      <w:lvlText w:val="%1.%2.%3.%4.%5"/>
      <w:lvlJc w:val="left"/>
      <w:pPr>
        <w:tabs>
          <w:tab w:val="num" w:pos="6028"/>
        </w:tabs>
        <w:ind w:left="6028" w:hanging="1080"/>
      </w:pPr>
      <w:rPr>
        <w:rFonts w:hint="default"/>
        <w:b/>
        <w:bCs/>
      </w:rPr>
    </w:lvl>
    <w:lvl w:ilvl="5">
      <w:start w:val="1"/>
      <w:numFmt w:val="decimal"/>
      <w:lvlText w:val="%1.%2.%3.%4.%5.%6"/>
      <w:lvlJc w:val="left"/>
      <w:pPr>
        <w:tabs>
          <w:tab w:val="num" w:pos="7625"/>
        </w:tabs>
        <w:ind w:left="7625" w:hanging="1440"/>
      </w:pPr>
      <w:rPr>
        <w:rFonts w:hint="default"/>
        <w:b/>
        <w:bCs/>
      </w:rPr>
    </w:lvl>
    <w:lvl w:ilvl="6">
      <w:start w:val="1"/>
      <w:numFmt w:val="decimal"/>
      <w:lvlText w:val="%1.%2.%3.%4.%5.%6.%7"/>
      <w:lvlJc w:val="left"/>
      <w:pPr>
        <w:tabs>
          <w:tab w:val="num" w:pos="8862"/>
        </w:tabs>
        <w:ind w:left="8862" w:hanging="1440"/>
      </w:pPr>
      <w:rPr>
        <w:rFonts w:hint="default"/>
        <w:b/>
        <w:bCs/>
      </w:rPr>
    </w:lvl>
    <w:lvl w:ilvl="7">
      <w:start w:val="1"/>
      <w:numFmt w:val="decimal"/>
      <w:lvlText w:val="%1.%2.%3.%4.%5.%6.%7.%8"/>
      <w:lvlJc w:val="left"/>
      <w:pPr>
        <w:tabs>
          <w:tab w:val="num" w:pos="10459"/>
        </w:tabs>
        <w:ind w:left="10459" w:hanging="1800"/>
      </w:pPr>
      <w:rPr>
        <w:rFonts w:hint="default"/>
        <w:b/>
        <w:bCs/>
      </w:rPr>
    </w:lvl>
    <w:lvl w:ilvl="8">
      <w:start w:val="1"/>
      <w:numFmt w:val="decimal"/>
      <w:lvlText w:val="%1.%2.%3.%4.%5.%6.%7.%8.%9"/>
      <w:lvlJc w:val="left"/>
      <w:pPr>
        <w:tabs>
          <w:tab w:val="num" w:pos="12056"/>
        </w:tabs>
        <w:ind w:left="12056" w:hanging="2160"/>
      </w:pPr>
      <w:rPr>
        <w:rFonts w:hint="default"/>
        <w:b/>
        <w:bCs/>
      </w:rPr>
    </w:lvl>
  </w:abstractNum>
  <w:abstractNum w:abstractNumId="493" w15:restartNumberingAfterBreak="0">
    <w:nsid w:val="661169A0"/>
    <w:multiLevelType w:val="multilevel"/>
    <w:tmpl w:val="C1B84F24"/>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94" w15:restartNumberingAfterBreak="0">
    <w:nsid w:val="664702C3"/>
    <w:multiLevelType w:val="hybridMultilevel"/>
    <w:tmpl w:val="21BC8446"/>
    <w:lvl w:ilvl="0" w:tplc="850A633C">
      <w:start w:val="1"/>
      <w:numFmt w:val="decimal"/>
      <w:lvlText w:val="2.%1)"/>
      <w:lvlJc w:val="left"/>
      <w:pPr>
        <w:ind w:left="5039" w:hanging="360"/>
      </w:pPr>
      <w:rPr>
        <w:rFonts w:hint="default"/>
      </w:rPr>
    </w:lvl>
    <w:lvl w:ilvl="1" w:tplc="04090019" w:tentative="1">
      <w:start w:val="1"/>
      <w:numFmt w:val="lowerLetter"/>
      <w:lvlText w:val="%2."/>
      <w:lvlJc w:val="left"/>
      <w:pPr>
        <w:ind w:left="3599" w:hanging="360"/>
      </w:pPr>
    </w:lvl>
    <w:lvl w:ilvl="2" w:tplc="0409001B" w:tentative="1">
      <w:start w:val="1"/>
      <w:numFmt w:val="lowerRoman"/>
      <w:lvlText w:val="%3."/>
      <w:lvlJc w:val="right"/>
      <w:pPr>
        <w:ind w:left="4319" w:hanging="180"/>
      </w:pPr>
    </w:lvl>
    <w:lvl w:ilvl="3" w:tplc="0409000F" w:tentative="1">
      <w:start w:val="1"/>
      <w:numFmt w:val="decimal"/>
      <w:lvlText w:val="%4."/>
      <w:lvlJc w:val="left"/>
      <w:pPr>
        <w:ind w:left="5039" w:hanging="360"/>
      </w:pPr>
    </w:lvl>
    <w:lvl w:ilvl="4" w:tplc="04090019" w:tentative="1">
      <w:start w:val="1"/>
      <w:numFmt w:val="lowerLetter"/>
      <w:lvlText w:val="%5."/>
      <w:lvlJc w:val="left"/>
      <w:pPr>
        <w:ind w:left="5759" w:hanging="360"/>
      </w:pPr>
    </w:lvl>
    <w:lvl w:ilvl="5" w:tplc="0409001B" w:tentative="1">
      <w:start w:val="1"/>
      <w:numFmt w:val="lowerRoman"/>
      <w:lvlText w:val="%6."/>
      <w:lvlJc w:val="right"/>
      <w:pPr>
        <w:ind w:left="6479" w:hanging="180"/>
      </w:pPr>
    </w:lvl>
    <w:lvl w:ilvl="6" w:tplc="0409000F" w:tentative="1">
      <w:start w:val="1"/>
      <w:numFmt w:val="decimal"/>
      <w:lvlText w:val="%7."/>
      <w:lvlJc w:val="left"/>
      <w:pPr>
        <w:ind w:left="7199" w:hanging="360"/>
      </w:pPr>
    </w:lvl>
    <w:lvl w:ilvl="7" w:tplc="04090019" w:tentative="1">
      <w:start w:val="1"/>
      <w:numFmt w:val="lowerLetter"/>
      <w:lvlText w:val="%8."/>
      <w:lvlJc w:val="left"/>
      <w:pPr>
        <w:ind w:left="7919" w:hanging="360"/>
      </w:pPr>
    </w:lvl>
    <w:lvl w:ilvl="8" w:tplc="0409001B" w:tentative="1">
      <w:start w:val="1"/>
      <w:numFmt w:val="lowerRoman"/>
      <w:lvlText w:val="%9."/>
      <w:lvlJc w:val="right"/>
      <w:pPr>
        <w:ind w:left="8639" w:hanging="180"/>
      </w:pPr>
    </w:lvl>
  </w:abstractNum>
  <w:abstractNum w:abstractNumId="495" w15:restartNumberingAfterBreak="0">
    <w:nsid w:val="66482F80"/>
    <w:multiLevelType w:val="hybridMultilevel"/>
    <w:tmpl w:val="5066AE6E"/>
    <w:lvl w:ilvl="0" w:tplc="8F229BD2">
      <w:start w:val="1"/>
      <w:numFmt w:val="decimal"/>
      <w:suff w:val="space"/>
      <w:lvlText w:val="%1)"/>
      <w:lvlJc w:val="left"/>
      <w:pPr>
        <w:ind w:left="720" w:hanging="360"/>
      </w:pPr>
      <w:rPr>
        <w:rFonts w:ascii="TH SarabunPSK" w:hAnsi="TH SarabunPSK" w:cs="TH SarabunPSK" w:hint="default"/>
        <w:i w:val="0"/>
        <w:iCs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669812F1"/>
    <w:multiLevelType w:val="hybridMultilevel"/>
    <w:tmpl w:val="C22A560A"/>
    <w:lvl w:ilvl="0" w:tplc="1E6A3DEA">
      <w:start w:val="1"/>
      <w:numFmt w:val="decimal"/>
      <w:lvlText w:val="2.%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7" w15:restartNumberingAfterBreak="0">
    <w:nsid w:val="675742B5"/>
    <w:multiLevelType w:val="hybridMultilevel"/>
    <w:tmpl w:val="7500038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8" w15:restartNumberingAfterBreak="0">
    <w:nsid w:val="67C25A79"/>
    <w:multiLevelType w:val="hybridMultilevel"/>
    <w:tmpl w:val="42A877AC"/>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499" w15:restartNumberingAfterBreak="0">
    <w:nsid w:val="67D348FE"/>
    <w:multiLevelType w:val="hybridMultilevel"/>
    <w:tmpl w:val="E4004F8E"/>
    <w:lvl w:ilvl="0" w:tplc="01F8BFF0">
      <w:start w:val="1"/>
      <w:numFmt w:val="decimal"/>
      <w:suff w:val="space"/>
      <w:lvlText w:val="%1)"/>
      <w:lvlJc w:val="left"/>
      <w:pPr>
        <w:ind w:left="222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67EE670A"/>
    <w:multiLevelType w:val="multilevel"/>
    <w:tmpl w:val="493A88F6"/>
    <w:lvl w:ilvl="0">
      <w:start w:val="1"/>
      <w:numFmt w:val="bullet"/>
      <w:lvlText w:val="●"/>
      <w:lvlJc w:val="left"/>
      <w:pPr>
        <w:ind w:left="2160" w:firstLine="1800"/>
      </w:pPr>
      <w:rPr>
        <w:rFonts w:ascii="Arial" w:eastAsia="Arial" w:hAnsi="Arial" w:cs="Arial" w:hint="default"/>
        <w:vertAlign w:val="baseline"/>
      </w:rPr>
    </w:lvl>
    <w:lvl w:ilvl="1">
      <w:start w:val="1"/>
      <w:numFmt w:val="bullet"/>
      <w:lvlText w:val=""/>
      <w:lvlJc w:val="left"/>
      <w:pPr>
        <w:ind w:left="2880" w:firstLine="2520"/>
      </w:pPr>
      <w:rPr>
        <w:rFonts w:ascii="Symbol" w:hAnsi="Symbol" w:hint="default"/>
        <w:vertAlign w:val="baseline"/>
      </w:rPr>
    </w:lvl>
    <w:lvl w:ilvl="2">
      <w:start w:val="1"/>
      <w:numFmt w:val="decimal"/>
      <w:lvlText w:val="1.2.%3)"/>
      <w:lvlJc w:val="left"/>
      <w:pPr>
        <w:ind w:left="3600" w:firstLine="3240"/>
      </w:pPr>
      <w:rPr>
        <w:rFonts w:hint="default"/>
        <w:vertAlign w:val="baseline"/>
      </w:rPr>
    </w:lvl>
    <w:lvl w:ilvl="3">
      <w:start w:val="1"/>
      <w:numFmt w:val="bullet"/>
      <w:lvlText w:val="●"/>
      <w:lvlJc w:val="left"/>
      <w:pPr>
        <w:ind w:left="4320" w:firstLine="3960"/>
      </w:pPr>
      <w:rPr>
        <w:rFonts w:ascii="Arial" w:eastAsia="Arial" w:hAnsi="Arial" w:cs="Arial" w:hint="default"/>
        <w:vertAlign w:val="baseline"/>
      </w:rPr>
    </w:lvl>
    <w:lvl w:ilvl="4">
      <w:start w:val="1"/>
      <w:numFmt w:val="bullet"/>
      <w:lvlText w:val="▪"/>
      <w:lvlJc w:val="left"/>
      <w:pPr>
        <w:ind w:left="5040" w:firstLine="4680"/>
      </w:pPr>
      <w:rPr>
        <w:rFonts w:ascii="Arial" w:eastAsia="Arial" w:hAnsi="Arial" w:cs="Arial" w:hint="default"/>
        <w:vertAlign w:val="baseline"/>
      </w:rPr>
    </w:lvl>
    <w:lvl w:ilvl="5">
      <w:start w:val="1"/>
      <w:numFmt w:val="bullet"/>
      <w:lvlText w:val="▪"/>
      <w:lvlJc w:val="left"/>
      <w:pPr>
        <w:ind w:left="5760" w:firstLine="5400"/>
      </w:pPr>
      <w:rPr>
        <w:rFonts w:ascii="Arial" w:eastAsia="Arial" w:hAnsi="Arial" w:cs="Arial" w:hint="default"/>
        <w:vertAlign w:val="baseline"/>
      </w:rPr>
    </w:lvl>
    <w:lvl w:ilvl="6">
      <w:start w:val="1"/>
      <w:numFmt w:val="bullet"/>
      <w:lvlText w:val="●"/>
      <w:lvlJc w:val="left"/>
      <w:pPr>
        <w:ind w:left="6480" w:firstLine="6120"/>
      </w:pPr>
      <w:rPr>
        <w:rFonts w:ascii="Arial" w:eastAsia="Arial" w:hAnsi="Arial" w:cs="Arial" w:hint="default"/>
        <w:vertAlign w:val="baseline"/>
      </w:rPr>
    </w:lvl>
    <w:lvl w:ilvl="7">
      <w:start w:val="1"/>
      <w:numFmt w:val="bullet"/>
      <w:lvlText w:val="o"/>
      <w:lvlJc w:val="left"/>
      <w:pPr>
        <w:ind w:left="7200" w:firstLine="6840"/>
      </w:pPr>
      <w:rPr>
        <w:rFonts w:ascii="Arial" w:eastAsia="Arial" w:hAnsi="Arial" w:cs="Arial" w:hint="default"/>
        <w:vertAlign w:val="baseline"/>
      </w:rPr>
    </w:lvl>
    <w:lvl w:ilvl="8">
      <w:start w:val="1"/>
      <w:numFmt w:val="bullet"/>
      <w:lvlText w:val="▪"/>
      <w:lvlJc w:val="left"/>
      <w:pPr>
        <w:ind w:left="7920" w:firstLine="7560"/>
      </w:pPr>
      <w:rPr>
        <w:rFonts w:ascii="Arial" w:eastAsia="Arial" w:hAnsi="Arial" w:cs="Arial" w:hint="default"/>
        <w:vertAlign w:val="baseline"/>
      </w:rPr>
    </w:lvl>
  </w:abstractNum>
  <w:abstractNum w:abstractNumId="501" w15:restartNumberingAfterBreak="0">
    <w:nsid w:val="67F749EB"/>
    <w:multiLevelType w:val="hybridMultilevel"/>
    <w:tmpl w:val="F4DE822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2" w15:restartNumberingAfterBreak="0">
    <w:nsid w:val="685E334E"/>
    <w:multiLevelType w:val="hybridMultilevel"/>
    <w:tmpl w:val="DEEA6026"/>
    <w:lvl w:ilvl="0" w:tplc="3BFEFBE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3" w15:restartNumberingAfterBreak="0">
    <w:nsid w:val="686D7870"/>
    <w:multiLevelType w:val="hybridMultilevel"/>
    <w:tmpl w:val="CDC48FAC"/>
    <w:lvl w:ilvl="0" w:tplc="16727982">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504" w15:restartNumberingAfterBreak="0">
    <w:nsid w:val="68B8268E"/>
    <w:multiLevelType w:val="hybridMultilevel"/>
    <w:tmpl w:val="9F6802C4"/>
    <w:lvl w:ilvl="0" w:tplc="04090011">
      <w:start w:val="1"/>
      <w:numFmt w:val="decimal"/>
      <w:lvlText w:val="%1)"/>
      <w:lvlJc w:val="left"/>
      <w:pPr>
        <w:ind w:left="1373" w:hanging="360"/>
      </w:pPr>
    </w:lvl>
    <w:lvl w:ilvl="1" w:tplc="04090019" w:tentative="1">
      <w:start w:val="1"/>
      <w:numFmt w:val="lowerLetter"/>
      <w:lvlText w:val="%2."/>
      <w:lvlJc w:val="left"/>
      <w:pPr>
        <w:ind w:left="2093" w:hanging="360"/>
      </w:pPr>
    </w:lvl>
    <w:lvl w:ilvl="2" w:tplc="0409001B" w:tentative="1">
      <w:start w:val="1"/>
      <w:numFmt w:val="lowerRoman"/>
      <w:lvlText w:val="%3."/>
      <w:lvlJc w:val="right"/>
      <w:pPr>
        <w:ind w:left="2813" w:hanging="180"/>
      </w:pPr>
    </w:lvl>
    <w:lvl w:ilvl="3" w:tplc="0409000F" w:tentative="1">
      <w:start w:val="1"/>
      <w:numFmt w:val="decimal"/>
      <w:lvlText w:val="%4."/>
      <w:lvlJc w:val="left"/>
      <w:pPr>
        <w:ind w:left="3533" w:hanging="360"/>
      </w:pPr>
    </w:lvl>
    <w:lvl w:ilvl="4" w:tplc="04090019" w:tentative="1">
      <w:start w:val="1"/>
      <w:numFmt w:val="lowerLetter"/>
      <w:lvlText w:val="%5."/>
      <w:lvlJc w:val="left"/>
      <w:pPr>
        <w:ind w:left="4253" w:hanging="360"/>
      </w:pPr>
    </w:lvl>
    <w:lvl w:ilvl="5" w:tplc="0409001B" w:tentative="1">
      <w:start w:val="1"/>
      <w:numFmt w:val="lowerRoman"/>
      <w:lvlText w:val="%6."/>
      <w:lvlJc w:val="right"/>
      <w:pPr>
        <w:ind w:left="4973" w:hanging="180"/>
      </w:pPr>
    </w:lvl>
    <w:lvl w:ilvl="6" w:tplc="0409000F" w:tentative="1">
      <w:start w:val="1"/>
      <w:numFmt w:val="decimal"/>
      <w:lvlText w:val="%7."/>
      <w:lvlJc w:val="left"/>
      <w:pPr>
        <w:ind w:left="5693" w:hanging="360"/>
      </w:pPr>
    </w:lvl>
    <w:lvl w:ilvl="7" w:tplc="04090019" w:tentative="1">
      <w:start w:val="1"/>
      <w:numFmt w:val="lowerLetter"/>
      <w:lvlText w:val="%8."/>
      <w:lvlJc w:val="left"/>
      <w:pPr>
        <w:ind w:left="6413" w:hanging="360"/>
      </w:pPr>
    </w:lvl>
    <w:lvl w:ilvl="8" w:tplc="0409001B" w:tentative="1">
      <w:start w:val="1"/>
      <w:numFmt w:val="lowerRoman"/>
      <w:lvlText w:val="%9."/>
      <w:lvlJc w:val="right"/>
      <w:pPr>
        <w:ind w:left="7133" w:hanging="180"/>
      </w:pPr>
    </w:lvl>
  </w:abstractNum>
  <w:abstractNum w:abstractNumId="505" w15:restartNumberingAfterBreak="0">
    <w:nsid w:val="68C517C3"/>
    <w:multiLevelType w:val="hybridMultilevel"/>
    <w:tmpl w:val="1A78D626"/>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506" w15:restartNumberingAfterBreak="0">
    <w:nsid w:val="68ED19FB"/>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7" w15:restartNumberingAfterBreak="0">
    <w:nsid w:val="68FA7F16"/>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692D2C97"/>
    <w:multiLevelType w:val="hybridMultilevel"/>
    <w:tmpl w:val="D0E20274"/>
    <w:lvl w:ilvl="0" w:tplc="C8F87264">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9" w15:restartNumberingAfterBreak="0">
    <w:nsid w:val="69F81B33"/>
    <w:multiLevelType w:val="hybridMultilevel"/>
    <w:tmpl w:val="1F08E7FE"/>
    <w:lvl w:ilvl="0" w:tplc="561CF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0" w15:restartNumberingAfterBreak="0">
    <w:nsid w:val="69FE7A3F"/>
    <w:multiLevelType w:val="hybridMultilevel"/>
    <w:tmpl w:val="11E8693C"/>
    <w:lvl w:ilvl="0" w:tplc="02E46694">
      <w:start w:val="1"/>
      <w:numFmt w:val="decimal"/>
      <w:lvlText w:val="3.%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6A1861F9"/>
    <w:multiLevelType w:val="hybridMultilevel"/>
    <w:tmpl w:val="AF5CE60E"/>
    <w:lvl w:ilvl="0" w:tplc="C06ED4EA">
      <w:start w:val="1"/>
      <w:numFmt w:val="decimal"/>
      <w:suff w:val="space"/>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12" w15:restartNumberingAfterBreak="0">
    <w:nsid w:val="6A297953"/>
    <w:multiLevelType w:val="hybridMultilevel"/>
    <w:tmpl w:val="867E10E2"/>
    <w:lvl w:ilvl="0" w:tplc="C97C3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3" w15:restartNumberingAfterBreak="0">
    <w:nsid w:val="6A4C3F5B"/>
    <w:multiLevelType w:val="hybridMultilevel"/>
    <w:tmpl w:val="7EEA5B8E"/>
    <w:lvl w:ilvl="0" w:tplc="63922CBC">
      <w:start w:val="1"/>
      <w:numFmt w:val="decimal"/>
      <w:lvlText w:val="3.%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14" w15:restartNumberingAfterBreak="0">
    <w:nsid w:val="6A6561C2"/>
    <w:multiLevelType w:val="hybridMultilevel"/>
    <w:tmpl w:val="36DE3BDE"/>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5" w15:restartNumberingAfterBreak="0">
    <w:nsid w:val="6B4331C2"/>
    <w:multiLevelType w:val="hybridMultilevel"/>
    <w:tmpl w:val="82C40D8A"/>
    <w:lvl w:ilvl="0" w:tplc="83ACDDD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6BA31BAB"/>
    <w:multiLevelType w:val="hybridMultilevel"/>
    <w:tmpl w:val="5612591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7" w15:restartNumberingAfterBreak="0">
    <w:nsid w:val="6BBF5EDF"/>
    <w:multiLevelType w:val="hybridMultilevel"/>
    <w:tmpl w:val="2F6A48D0"/>
    <w:lvl w:ilvl="0" w:tplc="A35A4616">
      <w:start w:val="1"/>
      <w:numFmt w:val="decimal"/>
      <w:suff w:val="space"/>
      <w:lvlText w:val="%1)"/>
      <w:lvlJc w:val="left"/>
      <w:pPr>
        <w:ind w:left="720" w:hanging="360"/>
      </w:pPr>
      <w:rPr>
        <w:rFonts w:hint="default"/>
      </w:rPr>
    </w:lvl>
    <w:lvl w:ilvl="1" w:tplc="04090019" w:tentative="1">
      <w:start w:val="1"/>
      <w:numFmt w:val="lowerLetter"/>
      <w:lvlText w:val="%2."/>
      <w:lvlJc w:val="left"/>
      <w:pPr>
        <w:ind w:left="2754" w:hanging="360"/>
      </w:pPr>
    </w:lvl>
    <w:lvl w:ilvl="2" w:tplc="0409001B" w:tentative="1">
      <w:start w:val="1"/>
      <w:numFmt w:val="lowerRoman"/>
      <w:lvlText w:val="%3."/>
      <w:lvlJc w:val="right"/>
      <w:pPr>
        <w:ind w:left="3474" w:hanging="180"/>
      </w:pPr>
    </w:lvl>
    <w:lvl w:ilvl="3" w:tplc="0409000F">
      <w:start w:val="1"/>
      <w:numFmt w:val="decimal"/>
      <w:lvlText w:val="%4."/>
      <w:lvlJc w:val="left"/>
      <w:pPr>
        <w:ind w:left="4194" w:hanging="360"/>
      </w:pPr>
    </w:lvl>
    <w:lvl w:ilvl="4" w:tplc="04090019" w:tentative="1">
      <w:start w:val="1"/>
      <w:numFmt w:val="lowerLetter"/>
      <w:lvlText w:val="%5."/>
      <w:lvlJc w:val="left"/>
      <w:pPr>
        <w:ind w:left="4914" w:hanging="360"/>
      </w:pPr>
    </w:lvl>
    <w:lvl w:ilvl="5" w:tplc="0409001B" w:tentative="1">
      <w:start w:val="1"/>
      <w:numFmt w:val="lowerRoman"/>
      <w:lvlText w:val="%6."/>
      <w:lvlJc w:val="right"/>
      <w:pPr>
        <w:ind w:left="5634" w:hanging="180"/>
      </w:pPr>
    </w:lvl>
    <w:lvl w:ilvl="6" w:tplc="0409000F" w:tentative="1">
      <w:start w:val="1"/>
      <w:numFmt w:val="decimal"/>
      <w:lvlText w:val="%7."/>
      <w:lvlJc w:val="left"/>
      <w:pPr>
        <w:ind w:left="6354" w:hanging="360"/>
      </w:pPr>
    </w:lvl>
    <w:lvl w:ilvl="7" w:tplc="04090019" w:tentative="1">
      <w:start w:val="1"/>
      <w:numFmt w:val="lowerLetter"/>
      <w:lvlText w:val="%8."/>
      <w:lvlJc w:val="left"/>
      <w:pPr>
        <w:ind w:left="7074" w:hanging="360"/>
      </w:pPr>
    </w:lvl>
    <w:lvl w:ilvl="8" w:tplc="0409001B" w:tentative="1">
      <w:start w:val="1"/>
      <w:numFmt w:val="lowerRoman"/>
      <w:lvlText w:val="%9."/>
      <w:lvlJc w:val="right"/>
      <w:pPr>
        <w:ind w:left="7794" w:hanging="180"/>
      </w:pPr>
    </w:lvl>
  </w:abstractNum>
  <w:abstractNum w:abstractNumId="518" w15:restartNumberingAfterBreak="0">
    <w:nsid w:val="6C553964"/>
    <w:multiLevelType w:val="hybridMultilevel"/>
    <w:tmpl w:val="CF0EF30C"/>
    <w:lvl w:ilvl="0" w:tplc="04090011">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19" w15:restartNumberingAfterBreak="0">
    <w:nsid w:val="6CA95B36"/>
    <w:multiLevelType w:val="hybridMultilevel"/>
    <w:tmpl w:val="ED1A98E6"/>
    <w:lvl w:ilvl="0" w:tplc="7584D2FE">
      <w:start w:val="1"/>
      <w:numFmt w:val="decimal"/>
      <w:suff w:val="space"/>
      <w:lvlText w:val="%1)"/>
      <w:lvlJc w:val="left"/>
      <w:pPr>
        <w:ind w:left="10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0" w15:restartNumberingAfterBreak="0">
    <w:nsid w:val="6D3A21D3"/>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6D4F3846"/>
    <w:multiLevelType w:val="hybridMultilevel"/>
    <w:tmpl w:val="CDB65B34"/>
    <w:lvl w:ilvl="0" w:tplc="4C3C03C4">
      <w:start w:val="1"/>
      <w:numFmt w:val="decimal"/>
      <w:lvlText w:val="1.%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522" w15:restartNumberingAfterBreak="0">
    <w:nsid w:val="6DBF74B5"/>
    <w:multiLevelType w:val="hybridMultilevel"/>
    <w:tmpl w:val="9BB0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6E3D5B1B"/>
    <w:multiLevelType w:val="hybridMultilevel"/>
    <w:tmpl w:val="D6C045D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524" w15:restartNumberingAfterBreak="0">
    <w:nsid w:val="6E82405E"/>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5" w15:restartNumberingAfterBreak="0">
    <w:nsid w:val="6E9E7956"/>
    <w:multiLevelType w:val="hybridMultilevel"/>
    <w:tmpl w:val="71C27A38"/>
    <w:lvl w:ilvl="0" w:tplc="EF5E9F4E">
      <w:start w:val="1"/>
      <w:numFmt w:val="bullet"/>
      <w:lvlText w:val="-"/>
      <w:lvlJc w:val="left"/>
      <w:pPr>
        <w:ind w:left="1800" w:hanging="360"/>
      </w:pPr>
      <w:rPr>
        <w:rFonts w:ascii="CordiaUPC" w:eastAsiaTheme="minorHAnsi" w:hAnsi="CordiaUPC" w:cs="CordiaUPC"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6" w15:restartNumberingAfterBreak="0">
    <w:nsid w:val="6EA21F05"/>
    <w:multiLevelType w:val="hybridMultilevel"/>
    <w:tmpl w:val="56904200"/>
    <w:lvl w:ilvl="0" w:tplc="4C9A3F0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6EA46A2F"/>
    <w:multiLevelType w:val="hybridMultilevel"/>
    <w:tmpl w:val="EE304B08"/>
    <w:lvl w:ilvl="0" w:tplc="D20823AE">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8" w15:restartNumberingAfterBreak="0">
    <w:nsid w:val="6EAB5DB2"/>
    <w:multiLevelType w:val="hybridMultilevel"/>
    <w:tmpl w:val="174AF56E"/>
    <w:lvl w:ilvl="0" w:tplc="3134FC98">
      <w:start w:val="1"/>
      <w:numFmt w:val="decimal"/>
      <w:suff w:val="space"/>
      <w:lvlText w:val="1.%1)"/>
      <w:lvlJc w:val="left"/>
      <w:pPr>
        <w:ind w:left="720" w:hanging="360"/>
      </w:pPr>
      <w:rPr>
        <w:rFonts w:hint="default"/>
      </w:rPr>
    </w:lvl>
    <w:lvl w:ilvl="1" w:tplc="7292E664">
      <w:start w:val="1"/>
      <w:numFmt w:val="decimal"/>
      <w:suff w:val="space"/>
      <w:lvlText w:val="1.%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6EB2682D"/>
    <w:multiLevelType w:val="hybridMultilevel"/>
    <w:tmpl w:val="19182E14"/>
    <w:lvl w:ilvl="0" w:tplc="204C5C8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6F35072D"/>
    <w:multiLevelType w:val="hybridMultilevel"/>
    <w:tmpl w:val="5634896C"/>
    <w:lvl w:ilvl="0" w:tplc="8AE02D46">
      <w:start w:val="1"/>
      <w:numFmt w:val="decimal"/>
      <w:lvlText w:val="%1)"/>
      <w:lvlJc w:val="left"/>
      <w:pPr>
        <w:ind w:left="2160" w:hanging="360"/>
      </w:pPr>
      <w:rPr>
        <w:sz w:val="32"/>
        <w:szCs w:val="3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1" w15:restartNumberingAfterBreak="0">
    <w:nsid w:val="6F404413"/>
    <w:multiLevelType w:val="hybridMultilevel"/>
    <w:tmpl w:val="AF024DC2"/>
    <w:lvl w:ilvl="0" w:tplc="97F41BDE">
      <w:start w:val="1"/>
      <w:numFmt w:val="bullet"/>
      <w:lvlText w:val="–"/>
      <w:lvlJc w:val="left"/>
      <w:pPr>
        <w:ind w:left="720" w:hanging="360"/>
      </w:pPr>
      <w:rPr>
        <w:rFonts w:ascii="TH Sarabun New" w:hAnsi="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2" w15:restartNumberingAfterBreak="0">
    <w:nsid w:val="6F485FFD"/>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6F766213"/>
    <w:multiLevelType w:val="multilevel"/>
    <w:tmpl w:val="C742B8AC"/>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b w:val="0"/>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4" w15:restartNumberingAfterBreak="0">
    <w:nsid w:val="6FEF64BB"/>
    <w:multiLevelType w:val="hybridMultilevel"/>
    <w:tmpl w:val="C8C6D320"/>
    <w:lvl w:ilvl="0" w:tplc="DB8C4920">
      <w:start w:val="1"/>
      <w:numFmt w:val="decimal"/>
      <w:lvlText w:val="3.%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6FEF7CAC"/>
    <w:multiLevelType w:val="hybridMultilevel"/>
    <w:tmpl w:val="5E4E5C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70304446"/>
    <w:multiLevelType w:val="hybridMultilevel"/>
    <w:tmpl w:val="C868C9B0"/>
    <w:lvl w:ilvl="0" w:tplc="93CC8618">
      <w:start w:val="1"/>
      <w:numFmt w:val="decimal"/>
      <w:lvlText w:val="7.%1)"/>
      <w:lvlJc w:val="left"/>
      <w:pPr>
        <w:tabs>
          <w:tab w:val="num" w:pos="720"/>
        </w:tabs>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70413FF5"/>
    <w:multiLevelType w:val="hybridMultilevel"/>
    <w:tmpl w:val="69F43702"/>
    <w:lvl w:ilvl="0" w:tplc="E1647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8" w15:restartNumberingAfterBreak="0">
    <w:nsid w:val="70553B77"/>
    <w:multiLevelType w:val="hybridMultilevel"/>
    <w:tmpl w:val="20C6CDB2"/>
    <w:lvl w:ilvl="0" w:tplc="3462F2C4">
      <w:start w:val="1"/>
      <w:numFmt w:val="bullet"/>
      <w:lvlText w:val="-"/>
      <w:lvlJc w:val="left"/>
      <w:pPr>
        <w:tabs>
          <w:tab w:val="num" w:pos="1440"/>
        </w:tabs>
        <w:ind w:left="0" w:firstLine="1080"/>
      </w:pPr>
      <w:rPr>
        <w:rFonts w:ascii="CordiaUPC" w:eastAsiaTheme="minorHAnsi" w:hAnsi="CordiaUPC" w:hint="default"/>
        <w:b w:val="0"/>
        <w:bCs w:val="0"/>
        <w:i w:val="0"/>
        <w:iCs w:val="0"/>
        <w:color w:val="000000" w:themeColor="text1"/>
        <w:sz w:val="32"/>
        <w:szCs w:val="32"/>
        <w:u w:val="none"/>
        <w:lang w:bidi="th-TH"/>
      </w:rPr>
    </w:lvl>
    <w:lvl w:ilvl="1" w:tplc="DA045BCC">
      <w:start w:val="1"/>
      <w:numFmt w:val="bullet"/>
      <w:lvlText w:val=""/>
      <w:lvlJc w:val="left"/>
      <w:pPr>
        <w:tabs>
          <w:tab w:val="num" w:pos="1800"/>
        </w:tabs>
        <w:ind w:left="0" w:firstLine="1440"/>
      </w:pPr>
      <w:rPr>
        <w:rFonts w:ascii="Symbol" w:hAnsi="Symbol" w:hint="default"/>
        <w:b w:val="0"/>
        <w:bCs w:val="0"/>
        <w:i w:val="0"/>
        <w:iCs w:val="0"/>
        <w:color w:val="000000" w:themeColor="text1"/>
        <w:sz w:val="32"/>
        <w:szCs w:val="32"/>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9" w15:restartNumberingAfterBreak="0">
    <w:nsid w:val="706B06CD"/>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0" w15:restartNumberingAfterBreak="0">
    <w:nsid w:val="70A71439"/>
    <w:multiLevelType w:val="hybridMultilevel"/>
    <w:tmpl w:val="E7C86388"/>
    <w:lvl w:ilvl="0" w:tplc="49B290F8">
      <w:start w:val="1"/>
      <w:numFmt w:val="bullet"/>
      <w:lvlText w:val=""/>
      <w:lvlJc w:val="left"/>
      <w:pPr>
        <w:tabs>
          <w:tab w:val="num" w:pos="720"/>
        </w:tabs>
        <w:ind w:left="0" w:firstLine="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70C62E62"/>
    <w:multiLevelType w:val="multilevel"/>
    <w:tmpl w:val="62A00DEA"/>
    <w:lvl w:ilvl="0">
      <w:start w:val="1"/>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42" w15:restartNumberingAfterBreak="0">
    <w:nsid w:val="71120F16"/>
    <w:multiLevelType w:val="hybridMultilevel"/>
    <w:tmpl w:val="1608A54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3" w15:restartNumberingAfterBreak="0">
    <w:nsid w:val="71202A31"/>
    <w:multiLevelType w:val="hybridMultilevel"/>
    <w:tmpl w:val="A54823A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4" w15:restartNumberingAfterBreak="0">
    <w:nsid w:val="713302B4"/>
    <w:multiLevelType w:val="hybridMultilevel"/>
    <w:tmpl w:val="F5DC9344"/>
    <w:lvl w:ilvl="0" w:tplc="10807C6E">
      <w:start w:val="1"/>
      <w:numFmt w:val="decimal"/>
      <w:suff w:val="space"/>
      <w:lvlText w:val="%1."/>
      <w:lvlJc w:val="left"/>
      <w:pPr>
        <w:ind w:left="106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5" w15:restartNumberingAfterBreak="0">
    <w:nsid w:val="714D79CD"/>
    <w:multiLevelType w:val="hybridMultilevel"/>
    <w:tmpl w:val="2FB0C6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6" w15:restartNumberingAfterBreak="0">
    <w:nsid w:val="71D65F4B"/>
    <w:multiLevelType w:val="hybridMultilevel"/>
    <w:tmpl w:val="61128450"/>
    <w:lvl w:ilvl="0" w:tplc="49CA4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7" w15:restartNumberingAfterBreak="0">
    <w:nsid w:val="72144C7D"/>
    <w:multiLevelType w:val="hybridMultilevel"/>
    <w:tmpl w:val="1C7625D8"/>
    <w:lvl w:ilvl="0" w:tplc="13B4417C">
      <w:start w:val="3"/>
      <w:numFmt w:val="bullet"/>
      <w:lvlText w:val="-"/>
      <w:lvlJc w:val="left"/>
      <w:pPr>
        <w:ind w:left="1260" w:hanging="360"/>
      </w:pPr>
      <w:rPr>
        <w:rFonts w:ascii="TH SarabunPSK" w:eastAsia="TH SarabunPSK" w:hAnsi="TH SarabunPSK" w:cs="TH SarabunPSK" w:hint="default"/>
        <w:b w:val="0"/>
        <w:lang w:bidi="th-TH"/>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48" w15:restartNumberingAfterBreak="0">
    <w:nsid w:val="72242E87"/>
    <w:multiLevelType w:val="hybridMultilevel"/>
    <w:tmpl w:val="E668BC36"/>
    <w:lvl w:ilvl="0" w:tplc="DD3E165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9" w15:restartNumberingAfterBreak="0">
    <w:nsid w:val="72544667"/>
    <w:multiLevelType w:val="hybridMultilevel"/>
    <w:tmpl w:val="3BBAA002"/>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550" w15:restartNumberingAfterBreak="0">
    <w:nsid w:val="725E4CCB"/>
    <w:multiLevelType w:val="hybridMultilevel"/>
    <w:tmpl w:val="7D407970"/>
    <w:lvl w:ilvl="0" w:tplc="5C2C9224">
      <w:start w:val="1"/>
      <w:numFmt w:val="decimal"/>
      <w:lvlText w:val="1.2.%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51" w15:restartNumberingAfterBreak="0">
    <w:nsid w:val="7290544D"/>
    <w:multiLevelType w:val="hybridMultilevel"/>
    <w:tmpl w:val="4A5041BA"/>
    <w:lvl w:ilvl="0" w:tplc="F438AC9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72CF2E00"/>
    <w:multiLevelType w:val="hybridMultilevel"/>
    <w:tmpl w:val="92DC707A"/>
    <w:lvl w:ilvl="0" w:tplc="822AF15C">
      <w:start w:val="1"/>
      <w:numFmt w:val="decimal"/>
      <w:lvlText w:val="%1)"/>
      <w:lvlJc w:val="left"/>
      <w:pPr>
        <w:ind w:left="1985" w:hanging="185"/>
      </w:pPr>
      <w:rPr>
        <w:rFonts w:hint="default"/>
        <w:b w:val="0"/>
        <w:bCs w:val="0"/>
        <w:i w:val="0"/>
        <w:iCs w:val="0"/>
        <w:color w:val="000000" w:themeColor="text1"/>
        <w:sz w:val="32"/>
        <w:szCs w:val="32"/>
        <w:u w:val="none"/>
      </w:rPr>
    </w:lvl>
    <w:lvl w:ilvl="1" w:tplc="04090005">
      <w:start w:val="1"/>
      <w:numFmt w:val="bullet"/>
      <w:lvlText w:val=""/>
      <w:lvlJc w:val="left"/>
      <w:pPr>
        <w:ind w:left="1440" w:hanging="360"/>
      </w:pPr>
      <w:rPr>
        <w:rFonts w:ascii="Wingdings" w:hAnsi="Wingdings" w:hint="default"/>
      </w:rPr>
    </w:lvl>
    <w:lvl w:ilvl="2" w:tplc="D938FD3C">
      <w:start w:val="1"/>
      <w:numFmt w:val="decimal"/>
      <w:lvlText w:val="%3)"/>
      <w:lvlJc w:val="left"/>
      <w:pPr>
        <w:tabs>
          <w:tab w:val="num" w:pos="539"/>
        </w:tabs>
        <w:ind w:left="540" w:hanging="180"/>
      </w:pPr>
      <w:rPr>
        <w:rFonts w:ascii="TH SarabunPSK" w:hAnsi="TH SarabunPSK" w:cs="TH SarabunPSK" w:hint="default"/>
        <w:b w:val="0"/>
        <w:bCs w:val="0"/>
        <w:i w:val="0"/>
        <w:iCs w:val="0"/>
        <w:color w:val="000000" w:themeColor="text1"/>
        <w:sz w:val="32"/>
        <w:szCs w:val="32"/>
        <w:u w:val="none"/>
      </w:rPr>
    </w:lvl>
    <w:lvl w:ilvl="3" w:tplc="8D54609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72E3310E"/>
    <w:multiLevelType w:val="hybridMultilevel"/>
    <w:tmpl w:val="5F0CDAD2"/>
    <w:lvl w:ilvl="0" w:tplc="E33E886E">
      <w:start w:val="1"/>
      <w:numFmt w:val="decimal"/>
      <w:suff w:val="space"/>
      <w:lvlText w:val="%1."/>
      <w:lvlJc w:val="left"/>
      <w:pPr>
        <w:ind w:left="108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72E930E2"/>
    <w:multiLevelType w:val="hybridMultilevel"/>
    <w:tmpl w:val="12186E28"/>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555" w15:restartNumberingAfterBreak="0">
    <w:nsid w:val="73013CD7"/>
    <w:multiLevelType w:val="hybridMultilevel"/>
    <w:tmpl w:val="B9EE8E20"/>
    <w:lvl w:ilvl="0" w:tplc="E378F3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732F1800"/>
    <w:multiLevelType w:val="hybridMultilevel"/>
    <w:tmpl w:val="FFAE3EA8"/>
    <w:lvl w:ilvl="0" w:tplc="4C3C03C4">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7" w15:restartNumberingAfterBreak="0">
    <w:nsid w:val="734C75DC"/>
    <w:multiLevelType w:val="hybridMultilevel"/>
    <w:tmpl w:val="3C1A0B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737C1AD1"/>
    <w:multiLevelType w:val="hybridMultilevel"/>
    <w:tmpl w:val="4CB8AE5C"/>
    <w:lvl w:ilvl="0" w:tplc="A332657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7391506F"/>
    <w:multiLevelType w:val="hybridMultilevel"/>
    <w:tmpl w:val="3EC6BA1A"/>
    <w:lvl w:ilvl="0" w:tplc="F9D85C2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0" w15:restartNumberingAfterBreak="0">
    <w:nsid w:val="73A553C9"/>
    <w:multiLevelType w:val="multilevel"/>
    <w:tmpl w:val="288CFA9A"/>
    <w:lvl w:ilvl="0">
      <w:start w:val="1"/>
      <w:numFmt w:val="decimal"/>
      <w:lvlText w:val="%1."/>
      <w:lvlJc w:val="left"/>
      <w:pPr>
        <w:ind w:left="360" w:hanging="36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abstractNum w:abstractNumId="561" w15:restartNumberingAfterBreak="0">
    <w:nsid w:val="74187ABB"/>
    <w:multiLevelType w:val="hybridMultilevel"/>
    <w:tmpl w:val="F4D09BC2"/>
    <w:lvl w:ilvl="0" w:tplc="A5EAA78A">
      <w:start w:val="1"/>
      <w:numFmt w:val="bullet"/>
      <w:lvlText w:val="-"/>
      <w:lvlJc w:val="left"/>
      <w:pPr>
        <w:tabs>
          <w:tab w:val="num" w:pos="1080"/>
        </w:tabs>
        <w:ind w:left="0" w:firstLine="720"/>
      </w:pPr>
      <w:rPr>
        <w:rFonts w:ascii="CordiaUPC" w:eastAsiaTheme="minorHAnsi" w:hAnsi="CordiaUPC"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2" w15:restartNumberingAfterBreak="0">
    <w:nsid w:val="74B34853"/>
    <w:multiLevelType w:val="hybridMultilevel"/>
    <w:tmpl w:val="A6081994"/>
    <w:lvl w:ilvl="0" w:tplc="EF5E9F4E">
      <w:start w:val="1"/>
      <w:numFmt w:val="bullet"/>
      <w:lvlText w:val="-"/>
      <w:lvlJc w:val="left"/>
      <w:pPr>
        <w:ind w:left="2168" w:hanging="360"/>
      </w:pPr>
      <w:rPr>
        <w:rFonts w:ascii="CordiaUPC" w:eastAsiaTheme="minorHAnsi" w:hAnsi="CordiaUPC" w:cs="CordiaUPC" w:hint="default"/>
        <w:b w:val="0"/>
      </w:rPr>
    </w:lvl>
    <w:lvl w:ilvl="1" w:tplc="04090019" w:tentative="1">
      <w:start w:val="1"/>
      <w:numFmt w:val="lowerLetter"/>
      <w:lvlText w:val="%2."/>
      <w:lvlJc w:val="left"/>
      <w:pPr>
        <w:ind w:left="2888" w:hanging="360"/>
      </w:pPr>
    </w:lvl>
    <w:lvl w:ilvl="2" w:tplc="0409001B" w:tentative="1">
      <w:start w:val="1"/>
      <w:numFmt w:val="lowerRoman"/>
      <w:lvlText w:val="%3."/>
      <w:lvlJc w:val="right"/>
      <w:pPr>
        <w:ind w:left="3608" w:hanging="180"/>
      </w:pPr>
    </w:lvl>
    <w:lvl w:ilvl="3" w:tplc="0409000F">
      <w:start w:val="1"/>
      <w:numFmt w:val="decimal"/>
      <w:lvlText w:val="%4."/>
      <w:lvlJc w:val="left"/>
      <w:pPr>
        <w:ind w:left="4328" w:hanging="360"/>
      </w:pPr>
    </w:lvl>
    <w:lvl w:ilvl="4" w:tplc="04090019" w:tentative="1">
      <w:start w:val="1"/>
      <w:numFmt w:val="lowerLetter"/>
      <w:lvlText w:val="%5."/>
      <w:lvlJc w:val="left"/>
      <w:pPr>
        <w:ind w:left="5048" w:hanging="360"/>
      </w:pPr>
    </w:lvl>
    <w:lvl w:ilvl="5" w:tplc="0409001B" w:tentative="1">
      <w:start w:val="1"/>
      <w:numFmt w:val="lowerRoman"/>
      <w:lvlText w:val="%6."/>
      <w:lvlJc w:val="right"/>
      <w:pPr>
        <w:ind w:left="5768" w:hanging="180"/>
      </w:pPr>
    </w:lvl>
    <w:lvl w:ilvl="6" w:tplc="0409000F" w:tentative="1">
      <w:start w:val="1"/>
      <w:numFmt w:val="decimal"/>
      <w:lvlText w:val="%7."/>
      <w:lvlJc w:val="left"/>
      <w:pPr>
        <w:ind w:left="6488" w:hanging="360"/>
      </w:pPr>
    </w:lvl>
    <w:lvl w:ilvl="7" w:tplc="04090019" w:tentative="1">
      <w:start w:val="1"/>
      <w:numFmt w:val="lowerLetter"/>
      <w:lvlText w:val="%8."/>
      <w:lvlJc w:val="left"/>
      <w:pPr>
        <w:ind w:left="7208" w:hanging="360"/>
      </w:pPr>
    </w:lvl>
    <w:lvl w:ilvl="8" w:tplc="0409001B" w:tentative="1">
      <w:start w:val="1"/>
      <w:numFmt w:val="lowerRoman"/>
      <w:lvlText w:val="%9."/>
      <w:lvlJc w:val="right"/>
      <w:pPr>
        <w:ind w:left="7928" w:hanging="180"/>
      </w:pPr>
    </w:lvl>
  </w:abstractNum>
  <w:abstractNum w:abstractNumId="563" w15:restartNumberingAfterBreak="0">
    <w:nsid w:val="74CC1526"/>
    <w:multiLevelType w:val="hybridMultilevel"/>
    <w:tmpl w:val="DE945B32"/>
    <w:lvl w:ilvl="0" w:tplc="3CF610E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15:restartNumberingAfterBreak="0">
    <w:nsid w:val="74D86147"/>
    <w:multiLevelType w:val="hybridMultilevel"/>
    <w:tmpl w:val="75D864FA"/>
    <w:lvl w:ilvl="0" w:tplc="EF5E9F4E">
      <w:start w:val="1"/>
      <w:numFmt w:val="bullet"/>
      <w:lvlText w:val="-"/>
      <w:lvlJc w:val="left"/>
      <w:pPr>
        <w:ind w:left="2168" w:hanging="360"/>
      </w:pPr>
      <w:rPr>
        <w:rFonts w:ascii="CordiaUPC" w:eastAsiaTheme="minorHAnsi" w:hAnsi="CordiaUPC" w:cs="CordiaUPC" w:hint="default"/>
        <w:b w:val="0"/>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565" w15:restartNumberingAfterBreak="0">
    <w:nsid w:val="74EE2109"/>
    <w:multiLevelType w:val="hybridMultilevel"/>
    <w:tmpl w:val="A54AB4EC"/>
    <w:lvl w:ilvl="0" w:tplc="37841904">
      <w:start w:val="1"/>
      <w:numFmt w:val="decimal"/>
      <w:lvlText w:val="1.1.%1)"/>
      <w:lvlJc w:val="left"/>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566" w15:restartNumberingAfterBreak="0">
    <w:nsid w:val="75161D54"/>
    <w:multiLevelType w:val="hybridMultilevel"/>
    <w:tmpl w:val="A53C7990"/>
    <w:lvl w:ilvl="0" w:tplc="04090011">
      <w:start w:val="1"/>
      <w:numFmt w:val="decimal"/>
      <w:lvlText w:val="%1)"/>
      <w:lvlJc w:val="left"/>
      <w:pPr>
        <w:tabs>
          <w:tab w:val="num" w:pos="1080"/>
        </w:tabs>
        <w:ind w:left="0" w:firstLine="720"/>
      </w:pPr>
      <w:rPr>
        <w:rFonts w:hint="default"/>
        <w:b w:val="0"/>
        <w:bCs w:val="0"/>
        <w:i w:val="0"/>
        <w:iCs w:val="0"/>
        <w:color w:val="000000" w:themeColor="text1"/>
        <w:sz w:val="32"/>
        <w:szCs w:val="32"/>
        <w:u w:val="none"/>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567" w15:restartNumberingAfterBreak="0">
    <w:nsid w:val="75533A6D"/>
    <w:multiLevelType w:val="hybridMultilevel"/>
    <w:tmpl w:val="05946680"/>
    <w:lvl w:ilvl="0" w:tplc="F7FE63EE">
      <w:start w:val="1"/>
      <w:numFmt w:val="decimal"/>
      <w:suff w:val="space"/>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8" w15:restartNumberingAfterBreak="0">
    <w:nsid w:val="75BF687D"/>
    <w:multiLevelType w:val="hybridMultilevel"/>
    <w:tmpl w:val="F2322DA6"/>
    <w:lvl w:ilvl="0" w:tplc="D41CC21A">
      <w:start w:val="1"/>
      <w:numFmt w:val="decimal"/>
      <w:suff w:val="space"/>
      <w:lvlText w:val="%1)"/>
      <w:lvlJc w:val="left"/>
      <w:pPr>
        <w:ind w:left="1800" w:hanging="360"/>
      </w:pPr>
      <w:rPr>
        <w:rFonts w:hint="default"/>
      </w:rPr>
    </w:lvl>
    <w:lvl w:ilvl="1" w:tplc="04090003">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569" w15:restartNumberingAfterBreak="0">
    <w:nsid w:val="75E47970"/>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76073B6C"/>
    <w:multiLevelType w:val="hybridMultilevel"/>
    <w:tmpl w:val="864A2408"/>
    <w:lvl w:ilvl="0" w:tplc="81DC5A76">
      <w:start w:val="1"/>
      <w:numFmt w:val="decimal"/>
      <w:suff w:val="space"/>
      <w:lvlText w:val="1.4.%1)"/>
      <w:lvlJc w:val="left"/>
      <w:pPr>
        <w:ind w:left="1440" w:hanging="360"/>
      </w:pPr>
      <w:rPr>
        <w:rFonts w:hint="default"/>
      </w:rPr>
    </w:lvl>
    <w:lvl w:ilvl="1" w:tplc="04090019" w:tentative="1">
      <w:start w:val="1"/>
      <w:numFmt w:val="lowerLetter"/>
      <w:lvlText w:val="%2."/>
      <w:lvlJc w:val="left"/>
      <w:pPr>
        <w:ind w:left="1440" w:hanging="360"/>
      </w:pPr>
    </w:lvl>
    <w:lvl w:ilvl="2" w:tplc="FAC88876">
      <w:start w:val="1"/>
      <w:numFmt w:val="decimal"/>
      <w:suff w:val="space"/>
      <w:lvlText w:val="1.4.%3)"/>
      <w:lvlJc w:val="left"/>
      <w:pPr>
        <w:ind w:left="12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1" w15:restartNumberingAfterBreak="0">
    <w:nsid w:val="761138BE"/>
    <w:multiLevelType w:val="hybridMultilevel"/>
    <w:tmpl w:val="27E6173C"/>
    <w:lvl w:ilvl="0" w:tplc="68A6FE66">
      <w:start w:val="1"/>
      <w:numFmt w:val="decimal"/>
      <w:suff w:val="space"/>
      <w:lvlText w:val="%1."/>
      <w:lvlJc w:val="left"/>
      <w:pPr>
        <w:ind w:left="1069"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2" w15:restartNumberingAfterBreak="0">
    <w:nsid w:val="763A51EF"/>
    <w:multiLevelType w:val="multilevel"/>
    <w:tmpl w:val="817267B8"/>
    <w:lvl w:ilvl="0">
      <w:start w:val="1"/>
      <w:numFmt w:val="decimal"/>
      <w:suff w:val="nothing"/>
      <w:lvlText w:val="บทที่ %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864" w:hanging="864"/>
      </w:pPr>
      <w:rPr>
        <w:rFonts w:ascii="TH SarabunPSK" w:hAnsi="TH SarabunPSK" w:cs="TH SarabunPSK" w:hint="default"/>
        <w:i w:val="0"/>
        <w:iCs w:val="0"/>
        <w:color w:val="000000" w:themeColor="tex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3" w15:restartNumberingAfterBreak="0">
    <w:nsid w:val="76737048"/>
    <w:multiLevelType w:val="multilevel"/>
    <w:tmpl w:val="9DE87F60"/>
    <w:lvl w:ilvl="0">
      <w:start w:val="10"/>
      <w:numFmt w:val="decimal"/>
      <w:lvlText w:val="%1."/>
      <w:lvlJc w:val="left"/>
      <w:pPr>
        <w:ind w:left="636" w:hanging="63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4" w15:restartNumberingAfterBreak="0">
    <w:nsid w:val="774312A2"/>
    <w:multiLevelType w:val="multilevel"/>
    <w:tmpl w:val="DDCA187C"/>
    <w:lvl w:ilvl="0">
      <w:start w:val="1"/>
      <w:numFmt w:val="decimal"/>
      <w:lvlText w:val="%1."/>
      <w:lvlJc w:val="left"/>
      <w:pPr>
        <w:ind w:left="360" w:hanging="360"/>
      </w:pPr>
      <w:rPr>
        <w:rFonts w:hint="default"/>
        <w:lang w:bidi="th-TH"/>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TH Sarabun New" w:hAnsi="TH Sarabun New"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5" w15:restartNumberingAfterBreak="0">
    <w:nsid w:val="77B76B9F"/>
    <w:multiLevelType w:val="hybridMultilevel"/>
    <w:tmpl w:val="449A4E56"/>
    <w:lvl w:ilvl="0" w:tplc="37841904">
      <w:start w:val="1"/>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83E685C4">
      <w:start w:val="1"/>
      <w:numFmt w:val="decimal"/>
      <w:lvlText w:val="1.1.%4)"/>
      <w:lvlJc w:val="left"/>
      <w:pPr>
        <w:ind w:left="2880" w:hanging="360"/>
      </w:pPr>
      <w:rPr>
        <w:rFonts w:hint="default"/>
        <w:lang w:bidi="th-TH"/>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6" w15:restartNumberingAfterBreak="0">
    <w:nsid w:val="77DD23F7"/>
    <w:multiLevelType w:val="hybridMultilevel"/>
    <w:tmpl w:val="C164925C"/>
    <w:lvl w:ilvl="0" w:tplc="56964E2E">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77E86440"/>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8" w15:restartNumberingAfterBreak="0">
    <w:nsid w:val="78261198"/>
    <w:multiLevelType w:val="hybridMultilevel"/>
    <w:tmpl w:val="5E2C3F76"/>
    <w:lvl w:ilvl="0" w:tplc="162AC5B0">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lang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788E219D"/>
    <w:multiLevelType w:val="multilevel"/>
    <w:tmpl w:val="5D96AF7E"/>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80" w15:restartNumberingAfterBreak="0">
    <w:nsid w:val="78EC4235"/>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78F65A8A"/>
    <w:multiLevelType w:val="hybridMultilevel"/>
    <w:tmpl w:val="7892DE6C"/>
    <w:lvl w:ilvl="0" w:tplc="97F41BDE">
      <w:start w:val="1"/>
      <w:numFmt w:val="bullet"/>
      <w:lvlText w:val="–"/>
      <w:lvlJc w:val="left"/>
      <w:pPr>
        <w:ind w:left="720" w:hanging="360"/>
      </w:pPr>
      <w:rPr>
        <w:rFonts w:ascii="TH Sarabun New" w:hAnsi="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15:restartNumberingAfterBreak="0">
    <w:nsid w:val="79160614"/>
    <w:multiLevelType w:val="hybridMultilevel"/>
    <w:tmpl w:val="064AB6BA"/>
    <w:lvl w:ilvl="0" w:tplc="71B81870">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3" w15:restartNumberingAfterBreak="0">
    <w:nsid w:val="79226C48"/>
    <w:multiLevelType w:val="hybridMultilevel"/>
    <w:tmpl w:val="3AB22FC0"/>
    <w:lvl w:ilvl="0" w:tplc="496E4DB2">
      <w:start w:val="1"/>
      <w:numFmt w:val="decimal"/>
      <w:suff w:val="space"/>
      <w:lvlText w:val="%1."/>
      <w:lvlJc w:val="left"/>
      <w:pPr>
        <w:ind w:left="1080" w:hanging="360"/>
      </w:pPr>
      <w:rPr>
        <w:rFonts w:ascii="TH SarabunPSK" w:eastAsia="TH SarabunPSK" w:hAnsi="TH SarabunPSK" w:cs="TH SarabunPSK"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4" w15:restartNumberingAfterBreak="0">
    <w:nsid w:val="79340BD2"/>
    <w:multiLevelType w:val="multilevel"/>
    <w:tmpl w:val="98D23D18"/>
    <w:lvl w:ilvl="0">
      <w:start w:val="1"/>
      <w:numFmt w:val="decimal"/>
      <w:lvlText w:val="%1)"/>
      <w:lvlJc w:val="left"/>
      <w:pPr>
        <w:tabs>
          <w:tab w:val="num" w:pos="1080"/>
        </w:tabs>
        <w:ind w:left="0" w:firstLine="720"/>
      </w:pPr>
      <w:rPr>
        <w:rFonts w:ascii="TH SarabunPSK" w:hAnsi="TH SarabunPSK" w:cs="TH SarabunPSK" w:hint="default"/>
        <w:b/>
        <w:bCs/>
        <w:i w:val="0"/>
        <w:iCs w:val="0"/>
        <w:color w:val="000000" w:themeColor="text1"/>
        <w:sz w:val="32"/>
        <w:szCs w:val="32"/>
        <w:u w:val="none"/>
      </w:rPr>
    </w:lvl>
    <w:lvl w:ilvl="1">
      <w:start w:val="1"/>
      <w:numFmt w:val="decimal"/>
      <w:lvlText w:val="%1.%2)"/>
      <w:lvlJc w:val="left"/>
      <w:pPr>
        <w:tabs>
          <w:tab w:val="num" w:pos="1656"/>
        </w:tabs>
        <w:ind w:left="0" w:firstLine="1080"/>
      </w:pPr>
      <w:rPr>
        <w:rFonts w:ascii="TH SarabunPSK" w:eastAsia="TH SarabunPSK" w:hAnsi="TH SarabunPSK" w:cs="TH SarabunPSK" w:hint="default"/>
        <w:sz w:val="32"/>
        <w:szCs w:val="32"/>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85" w15:restartNumberingAfterBreak="0">
    <w:nsid w:val="796578D2"/>
    <w:multiLevelType w:val="hybridMultilevel"/>
    <w:tmpl w:val="2550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79725267"/>
    <w:multiLevelType w:val="hybridMultilevel"/>
    <w:tmpl w:val="2054920E"/>
    <w:lvl w:ilvl="0" w:tplc="AABC9B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7A196B96"/>
    <w:multiLevelType w:val="hybridMultilevel"/>
    <w:tmpl w:val="5124217A"/>
    <w:lvl w:ilvl="0" w:tplc="56F8BCB4">
      <w:start w:val="1"/>
      <w:numFmt w:val="decimal"/>
      <w:lvlText w:val="ตารางที่ ก-%1."/>
      <w:lvlJc w:val="left"/>
      <w:pPr>
        <w:ind w:left="720" w:hanging="360"/>
      </w:pPr>
      <w:rPr>
        <w:rFonts w:ascii="TH SarabunPSK" w:hAnsi="TH SarabunPSK" w:hint="default"/>
        <w:b w:val="0"/>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7A49065E"/>
    <w:multiLevelType w:val="hybridMultilevel"/>
    <w:tmpl w:val="CE7CEA7E"/>
    <w:lvl w:ilvl="0" w:tplc="04090011">
      <w:start w:val="1"/>
      <w:numFmt w:val="decimal"/>
      <w:lvlText w:val="%1)"/>
      <w:lvlJc w:val="left"/>
      <w:pPr>
        <w:ind w:left="2394" w:hanging="360"/>
      </w:pPr>
    </w:lvl>
    <w:lvl w:ilvl="1" w:tplc="04090019" w:tentative="1">
      <w:start w:val="1"/>
      <w:numFmt w:val="lowerLetter"/>
      <w:lvlText w:val="%2."/>
      <w:lvlJc w:val="left"/>
      <w:pPr>
        <w:ind w:left="3114" w:hanging="360"/>
      </w:pPr>
    </w:lvl>
    <w:lvl w:ilvl="2" w:tplc="0409001B" w:tentative="1">
      <w:start w:val="1"/>
      <w:numFmt w:val="lowerRoman"/>
      <w:lvlText w:val="%3."/>
      <w:lvlJc w:val="right"/>
      <w:pPr>
        <w:ind w:left="3834" w:hanging="180"/>
      </w:pPr>
    </w:lvl>
    <w:lvl w:ilvl="3" w:tplc="0409000F" w:tentative="1">
      <w:start w:val="1"/>
      <w:numFmt w:val="decimal"/>
      <w:lvlText w:val="%4."/>
      <w:lvlJc w:val="left"/>
      <w:pPr>
        <w:ind w:left="4554" w:hanging="360"/>
      </w:pPr>
    </w:lvl>
    <w:lvl w:ilvl="4" w:tplc="04090019" w:tentative="1">
      <w:start w:val="1"/>
      <w:numFmt w:val="lowerLetter"/>
      <w:lvlText w:val="%5."/>
      <w:lvlJc w:val="left"/>
      <w:pPr>
        <w:ind w:left="5274" w:hanging="360"/>
      </w:pPr>
    </w:lvl>
    <w:lvl w:ilvl="5" w:tplc="0409001B" w:tentative="1">
      <w:start w:val="1"/>
      <w:numFmt w:val="lowerRoman"/>
      <w:lvlText w:val="%6."/>
      <w:lvlJc w:val="right"/>
      <w:pPr>
        <w:ind w:left="5994" w:hanging="180"/>
      </w:pPr>
    </w:lvl>
    <w:lvl w:ilvl="6" w:tplc="0409000F" w:tentative="1">
      <w:start w:val="1"/>
      <w:numFmt w:val="decimal"/>
      <w:lvlText w:val="%7."/>
      <w:lvlJc w:val="left"/>
      <w:pPr>
        <w:ind w:left="6714" w:hanging="360"/>
      </w:pPr>
    </w:lvl>
    <w:lvl w:ilvl="7" w:tplc="04090019" w:tentative="1">
      <w:start w:val="1"/>
      <w:numFmt w:val="lowerLetter"/>
      <w:lvlText w:val="%8."/>
      <w:lvlJc w:val="left"/>
      <w:pPr>
        <w:ind w:left="7434" w:hanging="360"/>
      </w:pPr>
    </w:lvl>
    <w:lvl w:ilvl="8" w:tplc="0409001B" w:tentative="1">
      <w:start w:val="1"/>
      <w:numFmt w:val="lowerRoman"/>
      <w:lvlText w:val="%9."/>
      <w:lvlJc w:val="right"/>
      <w:pPr>
        <w:ind w:left="8154" w:hanging="180"/>
      </w:pPr>
    </w:lvl>
  </w:abstractNum>
  <w:abstractNum w:abstractNumId="589" w15:restartNumberingAfterBreak="0">
    <w:nsid w:val="7AC657DF"/>
    <w:multiLevelType w:val="multilevel"/>
    <w:tmpl w:val="220CAB86"/>
    <w:lvl w:ilvl="0">
      <w:start w:val="1"/>
      <w:numFmt w:val="decimal"/>
      <w:lvlText w:val="1.%1)"/>
      <w:lvlJc w:val="left"/>
      <w:pPr>
        <w:ind w:left="2160" w:firstLine="1800"/>
      </w:pPr>
      <w:rPr>
        <w:rFonts w:hint="default"/>
        <w:vertAlign w:val="baseline"/>
      </w:rPr>
    </w:lvl>
    <w:lvl w:ilvl="1">
      <w:start w:val="1"/>
      <w:numFmt w:val="bullet"/>
      <w:lvlText w:val="o"/>
      <w:lvlJc w:val="left"/>
      <w:pPr>
        <w:ind w:left="2880" w:firstLine="2520"/>
      </w:pPr>
      <w:rPr>
        <w:rFonts w:ascii="Arial" w:eastAsia="Arial" w:hAnsi="Arial" w:cs="Arial"/>
        <w:vertAlign w:val="baseline"/>
      </w:rPr>
    </w:lvl>
    <w:lvl w:ilvl="2">
      <w:start w:val="1"/>
      <w:numFmt w:val="bullet"/>
      <w:lvlText w:val="▪"/>
      <w:lvlJc w:val="left"/>
      <w:pPr>
        <w:ind w:left="3600" w:firstLine="3240"/>
      </w:pPr>
      <w:rPr>
        <w:rFonts w:ascii="Arial" w:eastAsia="Arial" w:hAnsi="Arial" w:cs="Arial"/>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o"/>
      <w:lvlJc w:val="left"/>
      <w:pPr>
        <w:ind w:left="5040" w:firstLine="4680"/>
      </w:pPr>
      <w:rPr>
        <w:rFonts w:ascii="Arial" w:eastAsia="Arial" w:hAnsi="Arial" w:cs="Arial"/>
        <w:vertAlign w:val="baseline"/>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abstractNum w:abstractNumId="590" w15:restartNumberingAfterBreak="0">
    <w:nsid w:val="7ACF1C99"/>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1" w15:restartNumberingAfterBreak="0">
    <w:nsid w:val="7B704495"/>
    <w:multiLevelType w:val="hybridMultilevel"/>
    <w:tmpl w:val="1CFC4DFA"/>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92" w15:restartNumberingAfterBreak="0">
    <w:nsid w:val="7C077F10"/>
    <w:multiLevelType w:val="hybridMultilevel"/>
    <w:tmpl w:val="C5A268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7C4373CC"/>
    <w:multiLevelType w:val="hybridMultilevel"/>
    <w:tmpl w:val="90268A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4" w15:restartNumberingAfterBreak="0">
    <w:nsid w:val="7C691C26"/>
    <w:multiLevelType w:val="hybridMultilevel"/>
    <w:tmpl w:val="419AFE62"/>
    <w:lvl w:ilvl="0" w:tplc="04090011">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595" w15:restartNumberingAfterBreak="0">
    <w:nsid w:val="7CFA6188"/>
    <w:multiLevelType w:val="hybridMultilevel"/>
    <w:tmpl w:val="DB0E4008"/>
    <w:lvl w:ilvl="0" w:tplc="8D8CA3BC">
      <w:start w:val="1"/>
      <w:numFmt w:val="decimal"/>
      <w:lvlText w:val="%1)"/>
      <w:lvlJc w:val="left"/>
      <w:pPr>
        <w:tabs>
          <w:tab w:val="num" w:pos="1080"/>
        </w:tabs>
        <w:ind w:left="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6" w15:restartNumberingAfterBreak="0">
    <w:nsid w:val="7D087DF2"/>
    <w:multiLevelType w:val="hybridMultilevel"/>
    <w:tmpl w:val="08202E7E"/>
    <w:lvl w:ilvl="0" w:tplc="854C3D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7D9C1CAA"/>
    <w:multiLevelType w:val="multilevel"/>
    <w:tmpl w:val="BD24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E141A80"/>
    <w:multiLevelType w:val="hybridMultilevel"/>
    <w:tmpl w:val="72DE2EE4"/>
    <w:lvl w:ilvl="0" w:tplc="4B706CA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9" w15:restartNumberingAfterBreak="0">
    <w:nsid w:val="7E195B04"/>
    <w:multiLevelType w:val="hybridMultilevel"/>
    <w:tmpl w:val="AAE4945E"/>
    <w:lvl w:ilvl="0" w:tplc="FF446BD8">
      <w:numFmt w:val="bullet"/>
      <w:lvlText w:val="-"/>
      <w:lvlJc w:val="left"/>
      <w:pPr>
        <w:ind w:left="3240" w:hanging="360"/>
      </w:pPr>
      <w:rPr>
        <w:rFonts w:ascii="TH SarabunPSK" w:eastAsia="TH SarabunPSK" w:hAnsi="TH SarabunPSK" w:cs="TH SarabunPSK"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00" w15:restartNumberingAfterBreak="0">
    <w:nsid w:val="7E1F497C"/>
    <w:multiLevelType w:val="hybridMultilevel"/>
    <w:tmpl w:val="D04CA484"/>
    <w:lvl w:ilvl="0" w:tplc="854C3D8A">
      <w:start w:val="1"/>
      <w:numFmt w:val="decimal"/>
      <w:lvlText w:val="2.%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01" w15:restartNumberingAfterBreak="0">
    <w:nsid w:val="7E2366C8"/>
    <w:multiLevelType w:val="hybridMultilevel"/>
    <w:tmpl w:val="AE4E983A"/>
    <w:lvl w:ilvl="0" w:tplc="094C266E">
      <w:start w:val="1"/>
      <w:numFmt w:val="bullet"/>
      <w:lvlText w:val="-"/>
      <w:lvlJc w:val="left"/>
      <w:pPr>
        <w:ind w:left="720" w:hanging="360"/>
      </w:pPr>
      <w:rPr>
        <w:rFonts w:ascii="CordiaUPC" w:eastAsiaTheme="minorHAnsi" w:hAnsi="CordiaUPC"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2" w15:restartNumberingAfterBreak="0">
    <w:nsid w:val="7E6F49BA"/>
    <w:multiLevelType w:val="hybridMultilevel"/>
    <w:tmpl w:val="3BBAA002"/>
    <w:lvl w:ilvl="0" w:tplc="04090011">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603" w15:restartNumberingAfterBreak="0">
    <w:nsid w:val="7EA714D2"/>
    <w:multiLevelType w:val="hybridMultilevel"/>
    <w:tmpl w:val="EE56F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7ECF184F"/>
    <w:multiLevelType w:val="hybridMultilevel"/>
    <w:tmpl w:val="B4AE087E"/>
    <w:lvl w:ilvl="0" w:tplc="2E52548A">
      <w:start w:val="1"/>
      <w:numFmt w:val="decimal"/>
      <w:suff w:val="space"/>
      <w:lvlText w:val="%1)"/>
      <w:lvlJc w:val="left"/>
      <w:pPr>
        <w:ind w:left="68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5" w15:restartNumberingAfterBreak="0">
    <w:nsid w:val="7ED32793"/>
    <w:multiLevelType w:val="hybridMultilevel"/>
    <w:tmpl w:val="C0E6E6AC"/>
    <w:lvl w:ilvl="0" w:tplc="AA0E4F54">
      <w:start w:val="1"/>
      <w:numFmt w:val="decimal"/>
      <w:lvlText w:val="%1)"/>
      <w:lvlJc w:val="left"/>
      <w:pPr>
        <w:tabs>
          <w:tab w:val="num" w:pos="1080"/>
        </w:tabs>
        <w:ind w:left="0" w:firstLine="720"/>
      </w:pPr>
      <w:rPr>
        <w:rFonts w:ascii="TH SarabunPSK" w:hAnsi="TH SarabunPSK" w:cs="TH SarabunPSK" w:hint="default"/>
        <w:b w:val="0"/>
        <w:bCs w:val="0"/>
        <w:i w:val="0"/>
        <w:iCs w:val="0"/>
        <w:color w:val="000000" w:themeColor="text1"/>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6" w15:restartNumberingAfterBreak="0">
    <w:nsid w:val="7F3D2C7F"/>
    <w:multiLevelType w:val="hybridMultilevel"/>
    <w:tmpl w:val="763C79BC"/>
    <w:lvl w:ilvl="0" w:tplc="D3308B92">
      <w:start w:val="1"/>
      <w:numFmt w:val="decimal"/>
      <w:suff w:val="space"/>
      <w:lvlText w:val="%1)"/>
      <w:lvlJc w:val="left"/>
      <w:pPr>
        <w:ind w:left="1080" w:hanging="360"/>
      </w:pPr>
      <w:rPr>
        <w:rFonts w:hint="default"/>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78" w:hanging="360"/>
      </w:pPr>
    </w:lvl>
    <w:lvl w:ilvl="2" w:tplc="0409001B" w:tentative="1">
      <w:start w:val="1"/>
      <w:numFmt w:val="lowerRoman"/>
      <w:lvlText w:val="%3."/>
      <w:lvlJc w:val="right"/>
      <w:pPr>
        <w:ind w:left="2098" w:hanging="180"/>
      </w:pPr>
    </w:lvl>
    <w:lvl w:ilvl="3" w:tplc="0409000F" w:tentative="1">
      <w:start w:val="1"/>
      <w:numFmt w:val="decimal"/>
      <w:lvlText w:val="%4."/>
      <w:lvlJc w:val="left"/>
      <w:pPr>
        <w:ind w:left="2818" w:hanging="360"/>
      </w:pPr>
    </w:lvl>
    <w:lvl w:ilvl="4" w:tplc="04090019" w:tentative="1">
      <w:start w:val="1"/>
      <w:numFmt w:val="lowerLetter"/>
      <w:lvlText w:val="%5."/>
      <w:lvlJc w:val="left"/>
      <w:pPr>
        <w:ind w:left="3538" w:hanging="360"/>
      </w:pPr>
    </w:lvl>
    <w:lvl w:ilvl="5" w:tplc="0409001B" w:tentative="1">
      <w:start w:val="1"/>
      <w:numFmt w:val="lowerRoman"/>
      <w:lvlText w:val="%6."/>
      <w:lvlJc w:val="right"/>
      <w:pPr>
        <w:ind w:left="4258" w:hanging="180"/>
      </w:pPr>
    </w:lvl>
    <w:lvl w:ilvl="6" w:tplc="0409000F" w:tentative="1">
      <w:start w:val="1"/>
      <w:numFmt w:val="decimal"/>
      <w:lvlText w:val="%7."/>
      <w:lvlJc w:val="left"/>
      <w:pPr>
        <w:ind w:left="4978" w:hanging="360"/>
      </w:pPr>
    </w:lvl>
    <w:lvl w:ilvl="7" w:tplc="04090019" w:tentative="1">
      <w:start w:val="1"/>
      <w:numFmt w:val="lowerLetter"/>
      <w:lvlText w:val="%8."/>
      <w:lvlJc w:val="left"/>
      <w:pPr>
        <w:ind w:left="5698" w:hanging="360"/>
      </w:pPr>
    </w:lvl>
    <w:lvl w:ilvl="8" w:tplc="0409001B" w:tentative="1">
      <w:start w:val="1"/>
      <w:numFmt w:val="lowerRoman"/>
      <w:lvlText w:val="%9."/>
      <w:lvlJc w:val="right"/>
      <w:pPr>
        <w:ind w:left="6418" w:hanging="180"/>
      </w:pPr>
    </w:lvl>
  </w:abstractNum>
  <w:num w:numId="1">
    <w:abstractNumId w:val="572"/>
  </w:num>
  <w:num w:numId="2">
    <w:abstractNumId w:val="206"/>
  </w:num>
  <w:num w:numId="3">
    <w:abstractNumId w:val="522"/>
  </w:num>
  <w:num w:numId="4">
    <w:abstractNumId w:val="522"/>
    <w:lvlOverride w:ilvl="0">
      <w:startOverride w:val="1"/>
    </w:lvlOverride>
  </w:num>
  <w:num w:numId="5">
    <w:abstractNumId w:val="60"/>
  </w:num>
  <w:num w:numId="6">
    <w:abstractNumId w:val="572"/>
  </w:num>
  <w:num w:numId="7">
    <w:abstractNumId w:val="470"/>
  </w:num>
  <w:num w:numId="8">
    <w:abstractNumId w:val="288"/>
  </w:num>
  <w:num w:numId="9">
    <w:abstractNumId w:val="31"/>
  </w:num>
  <w:num w:numId="10">
    <w:abstractNumId w:val="519"/>
  </w:num>
  <w:num w:numId="11">
    <w:abstractNumId w:val="572"/>
  </w:num>
  <w:num w:numId="12">
    <w:abstractNumId w:val="415"/>
  </w:num>
  <w:num w:numId="13">
    <w:abstractNumId w:val="59"/>
  </w:num>
  <w:num w:numId="14">
    <w:abstractNumId w:val="319"/>
  </w:num>
  <w:num w:numId="15">
    <w:abstractNumId w:val="522"/>
  </w:num>
  <w:num w:numId="16">
    <w:abstractNumId w:val="572"/>
  </w:num>
  <w:num w:numId="17">
    <w:abstractNumId w:val="572"/>
  </w:num>
  <w:num w:numId="18">
    <w:abstractNumId w:val="572"/>
  </w:num>
  <w:num w:numId="19">
    <w:abstractNumId w:val="572"/>
  </w:num>
  <w:num w:numId="20">
    <w:abstractNumId w:val="572"/>
  </w:num>
  <w:num w:numId="21">
    <w:abstractNumId w:val="572"/>
  </w:num>
  <w:num w:numId="22">
    <w:abstractNumId w:val="470"/>
  </w:num>
  <w:num w:numId="23">
    <w:abstractNumId w:val="52"/>
  </w:num>
  <w:num w:numId="24">
    <w:abstractNumId w:val="572"/>
  </w:num>
  <w:num w:numId="25">
    <w:abstractNumId w:val="572"/>
  </w:num>
  <w:num w:numId="26">
    <w:abstractNumId w:val="572"/>
  </w:num>
  <w:num w:numId="27">
    <w:abstractNumId w:val="572"/>
  </w:num>
  <w:num w:numId="28">
    <w:abstractNumId w:val="572"/>
  </w:num>
  <w:num w:numId="29">
    <w:abstractNumId w:val="241"/>
  </w:num>
  <w:num w:numId="30">
    <w:abstractNumId w:val="221"/>
  </w:num>
  <w:num w:numId="31">
    <w:abstractNumId w:val="518"/>
  </w:num>
  <w:num w:numId="32">
    <w:abstractNumId w:val="379"/>
  </w:num>
  <w:num w:numId="33">
    <w:abstractNumId w:val="476"/>
  </w:num>
  <w:num w:numId="34">
    <w:abstractNumId w:val="465"/>
  </w:num>
  <w:num w:numId="35">
    <w:abstractNumId w:val="572"/>
  </w:num>
  <w:num w:numId="36">
    <w:abstractNumId w:val="588"/>
  </w:num>
  <w:num w:numId="37">
    <w:abstractNumId w:val="131"/>
  </w:num>
  <w:num w:numId="38">
    <w:abstractNumId w:val="572"/>
  </w:num>
  <w:num w:numId="39">
    <w:abstractNumId w:val="572"/>
  </w:num>
  <w:num w:numId="40">
    <w:abstractNumId w:val="572"/>
  </w:num>
  <w:num w:numId="41">
    <w:abstractNumId w:val="572"/>
  </w:num>
  <w:num w:numId="42">
    <w:abstractNumId w:val="572"/>
  </w:num>
  <w:num w:numId="43">
    <w:abstractNumId w:val="572"/>
  </w:num>
  <w:num w:numId="44">
    <w:abstractNumId w:val="572"/>
  </w:num>
  <w:num w:numId="45">
    <w:abstractNumId w:val="280"/>
  </w:num>
  <w:num w:numId="46">
    <w:abstractNumId w:val="484"/>
  </w:num>
  <w:num w:numId="47">
    <w:abstractNumId w:val="183"/>
  </w:num>
  <w:num w:numId="48">
    <w:abstractNumId w:val="124"/>
  </w:num>
  <w:num w:numId="49">
    <w:abstractNumId w:val="594"/>
  </w:num>
  <w:num w:numId="50">
    <w:abstractNumId w:val="70"/>
  </w:num>
  <w:num w:numId="51">
    <w:abstractNumId w:val="497"/>
  </w:num>
  <w:num w:numId="52">
    <w:abstractNumId w:val="3"/>
  </w:num>
  <w:num w:numId="53">
    <w:abstractNumId w:val="359"/>
  </w:num>
  <w:num w:numId="54">
    <w:abstractNumId w:val="178"/>
  </w:num>
  <w:num w:numId="55">
    <w:abstractNumId w:val="527"/>
  </w:num>
  <w:num w:numId="56">
    <w:abstractNumId w:val="572"/>
  </w:num>
  <w:num w:numId="57">
    <w:abstractNumId w:val="572"/>
  </w:num>
  <w:num w:numId="58">
    <w:abstractNumId w:val="572"/>
  </w:num>
  <w:num w:numId="59">
    <w:abstractNumId w:val="572"/>
  </w:num>
  <w:num w:numId="60">
    <w:abstractNumId w:val="572"/>
  </w:num>
  <w:num w:numId="61">
    <w:abstractNumId w:val="572"/>
  </w:num>
  <w:num w:numId="62">
    <w:abstractNumId w:val="572"/>
  </w:num>
  <w:num w:numId="63">
    <w:abstractNumId w:val="572"/>
  </w:num>
  <w:num w:numId="64">
    <w:abstractNumId w:val="572"/>
  </w:num>
  <w:num w:numId="65">
    <w:abstractNumId w:val="251"/>
  </w:num>
  <w:num w:numId="66">
    <w:abstractNumId w:val="250"/>
  </w:num>
  <w:num w:numId="67">
    <w:abstractNumId w:val="240"/>
  </w:num>
  <w:num w:numId="68">
    <w:abstractNumId w:val="41"/>
  </w:num>
  <w:num w:numId="69">
    <w:abstractNumId w:val="572"/>
  </w:num>
  <w:num w:numId="70">
    <w:abstractNumId w:val="572"/>
  </w:num>
  <w:num w:numId="71">
    <w:abstractNumId w:val="572"/>
  </w:num>
  <w:num w:numId="72">
    <w:abstractNumId w:val="572"/>
  </w:num>
  <w:num w:numId="73">
    <w:abstractNumId w:val="572"/>
  </w:num>
  <w:num w:numId="74">
    <w:abstractNumId w:val="572"/>
  </w:num>
  <w:num w:numId="75">
    <w:abstractNumId w:val="572"/>
  </w:num>
  <w:num w:numId="76">
    <w:abstractNumId w:val="572"/>
  </w:num>
  <w:num w:numId="77">
    <w:abstractNumId w:val="348"/>
  </w:num>
  <w:num w:numId="78">
    <w:abstractNumId w:val="189"/>
  </w:num>
  <w:num w:numId="79">
    <w:abstractNumId w:val="572"/>
  </w:num>
  <w:num w:numId="80">
    <w:abstractNumId w:val="111"/>
  </w:num>
  <w:num w:numId="81">
    <w:abstractNumId w:val="571"/>
  </w:num>
  <w:num w:numId="82">
    <w:abstractNumId w:val="305"/>
  </w:num>
  <w:num w:numId="83">
    <w:abstractNumId w:val="151"/>
  </w:num>
  <w:num w:numId="84">
    <w:abstractNumId w:val="229"/>
  </w:num>
  <w:num w:numId="85">
    <w:abstractNumId w:val="440"/>
  </w:num>
  <w:num w:numId="86">
    <w:abstractNumId w:val="15"/>
  </w:num>
  <w:num w:numId="87">
    <w:abstractNumId w:val="572"/>
  </w:num>
  <w:num w:numId="88">
    <w:abstractNumId w:val="572"/>
  </w:num>
  <w:num w:numId="89">
    <w:abstractNumId w:val="201"/>
  </w:num>
  <w:num w:numId="90">
    <w:abstractNumId w:val="407"/>
  </w:num>
  <w:num w:numId="91">
    <w:abstractNumId w:val="337"/>
  </w:num>
  <w:num w:numId="92">
    <w:abstractNumId w:val="129"/>
  </w:num>
  <w:num w:numId="93">
    <w:abstractNumId w:val="568"/>
  </w:num>
  <w:num w:numId="94">
    <w:abstractNumId w:val="358"/>
  </w:num>
  <w:num w:numId="95">
    <w:abstractNumId w:val="572"/>
  </w:num>
  <w:num w:numId="96">
    <w:abstractNumId w:val="572"/>
  </w:num>
  <w:num w:numId="97">
    <w:abstractNumId w:val="182"/>
  </w:num>
  <w:num w:numId="98">
    <w:abstractNumId w:val="234"/>
  </w:num>
  <w:num w:numId="99">
    <w:abstractNumId w:val="278"/>
  </w:num>
  <w:num w:numId="100">
    <w:abstractNumId w:val="504"/>
  </w:num>
  <w:num w:numId="101">
    <w:abstractNumId w:val="254"/>
  </w:num>
  <w:num w:numId="102">
    <w:abstractNumId w:val="508"/>
  </w:num>
  <w:num w:numId="103">
    <w:abstractNumId w:val="402"/>
  </w:num>
  <w:num w:numId="104">
    <w:abstractNumId w:val="342"/>
  </w:num>
  <w:num w:numId="105">
    <w:abstractNumId w:val="300"/>
  </w:num>
  <w:num w:numId="106">
    <w:abstractNumId w:val="412"/>
  </w:num>
  <w:num w:numId="107">
    <w:abstractNumId w:val="256"/>
  </w:num>
  <w:num w:numId="108">
    <w:abstractNumId w:val="386"/>
  </w:num>
  <w:num w:numId="109">
    <w:abstractNumId w:val="200"/>
  </w:num>
  <w:num w:numId="110">
    <w:abstractNumId w:val="567"/>
  </w:num>
  <w:num w:numId="111">
    <w:abstractNumId w:val="176"/>
  </w:num>
  <w:num w:numId="112">
    <w:abstractNumId w:val="40"/>
  </w:num>
  <w:num w:numId="113">
    <w:abstractNumId w:val="95"/>
  </w:num>
  <w:num w:numId="114">
    <w:abstractNumId w:val="517"/>
  </w:num>
  <w:num w:numId="115">
    <w:abstractNumId w:val="461"/>
  </w:num>
  <w:num w:numId="116">
    <w:abstractNumId w:val="583"/>
  </w:num>
  <w:num w:numId="117">
    <w:abstractNumId w:val="196"/>
  </w:num>
  <w:num w:numId="118">
    <w:abstractNumId w:val="134"/>
  </w:num>
  <w:num w:numId="119">
    <w:abstractNumId w:val="420"/>
  </w:num>
  <w:num w:numId="120">
    <w:abstractNumId w:val="491"/>
  </w:num>
  <w:num w:numId="121">
    <w:abstractNumId w:val="544"/>
  </w:num>
  <w:num w:numId="122">
    <w:abstractNumId w:val="335"/>
  </w:num>
  <w:num w:numId="123">
    <w:abstractNumId w:val="238"/>
  </w:num>
  <w:num w:numId="124">
    <w:abstractNumId w:val="21"/>
  </w:num>
  <w:num w:numId="125">
    <w:abstractNumId w:val="591"/>
  </w:num>
  <w:num w:numId="126">
    <w:abstractNumId w:val="499"/>
  </w:num>
  <w:num w:numId="127">
    <w:abstractNumId w:val="403"/>
  </w:num>
  <w:num w:numId="128">
    <w:abstractNumId w:val="255"/>
  </w:num>
  <w:num w:numId="129">
    <w:abstractNumId w:val="272"/>
  </w:num>
  <w:num w:numId="130">
    <w:abstractNumId w:val="277"/>
  </w:num>
  <w:num w:numId="131">
    <w:abstractNumId w:val="408"/>
  </w:num>
  <w:num w:numId="132">
    <w:abstractNumId w:val="248"/>
  </w:num>
  <w:num w:numId="133">
    <w:abstractNumId w:val="197"/>
  </w:num>
  <w:num w:numId="134">
    <w:abstractNumId w:val="572"/>
  </w:num>
  <w:num w:numId="135">
    <w:abstractNumId w:val="572"/>
  </w:num>
  <w:num w:numId="136">
    <w:abstractNumId w:val="23"/>
  </w:num>
  <w:num w:numId="137">
    <w:abstractNumId w:val="159"/>
  </w:num>
  <w:num w:numId="138">
    <w:abstractNumId w:val="334"/>
  </w:num>
  <w:num w:numId="139">
    <w:abstractNumId w:val="51"/>
  </w:num>
  <w:num w:numId="140">
    <w:abstractNumId w:val="322"/>
  </w:num>
  <w:num w:numId="141">
    <w:abstractNumId w:val="88"/>
  </w:num>
  <w:num w:numId="142">
    <w:abstractNumId w:val="213"/>
  </w:num>
  <w:num w:numId="143">
    <w:abstractNumId w:val="204"/>
  </w:num>
  <w:num w:numId="144">
    <w:abstractNumId w:val="23"/>
  </w:num>
  <w:num w:numId="145">
    <w:abstractNumId w:val="23"/>
  </w:num>
  <w:num w:numId="146">
    <w:abstractNumId w:val="267"/>
  </w:num>
  <w:num w:numId="147">
    <w:abstractNumId w:val="316"/>
  </w:num>
  <w:num w:numId="148">
    <w:abstractNumId w:val="24"/>
  </w:num>
  <w:num w:numId="149">
    <w:abstractNumId w:val="57"/>
  </w:num>
  <w:num w:numId="150">
    <w:abstractNumId w:val="469"/>
  </w:num>
  <w:num w:numId="151">
    <w:abstractNumId w:val="198"/>
  </w:num>
  <w:num w:numId="152">
    <w:abstractNumId w:val="553"/>
  </w:num>
  <w:num w:numId="153">
    <w:abstractNumId w:val="163"/>
  </w:num>
  <w:num w:numId="154">
    <w:abstractNumId w:val="297"/>
  </w:num>
  <w:num w:numId="155">
    <w:abstractNumId w:val="149"/>
  </w:num>
  <w:num w:numId="156">
    <w:abstractNumId w:val="400"/>
  </w:num>
  <w:num w:numId="157">
    <w:abstractNumId w:val="573"/>
  </w:num>
  <w:num w:numId="158">
    <w:abstractNumId w:val="58"/>
  </w:num>
  <w:num w:numId="159">
    <w:abstractNumId w:val="430"/>
  </w:num>
  <w:num w:numId="160">
    <w:abstractNumId w:val="275"/>
  </w:num>
  <w:num w:numId="161">
    <w:abstractNumId w:val="81"/>
  </w:num>
  <w:num w:numId="162">
    <w:abstractNumId w:val="399"/>
  </w:num>
  <w:num w:numId="163">
    <w:abstractNumId w:val="89"/>
  </w:num>
  <w:num w:numId="164">
    <w:abstractNumId w:val="141"/>
  </w:num>
  <w:num w:numId="165">
    <w:abstractNumId w:val="23"/>
  </w:num>
  <w:num w:numId="166">
    <w:abstractNumId w:val="495"/>
  </w:num>
  <w:num w:numId="167">
    <w:abstractNumId w:val="291"/>
  </w:num>
  <w:num w:numId="168">
    <w:abstractNumId w:val="23"/>
  </w:num>
  <w:num w:numId="169">
    <w:abstractNumId w:val="466"/>
  </w:num>
  <w:num w:numId="170">
    <w:abstractNumId w:val="253"/>
  </w:num>
  <w:num w:numId="171">
    <w:abstractNumId w:val="247"/>
  </w:num>
  <w:num w:numId="172">
    <w:abstractNumId w:val="23"/>
  </w:num>
  <w:num w:numId="173">
    <w:abstractNumId w:val="23"/>
  </w:num>
  <w:num w:numId="174">
    <w:abstractNumId w:val="23"/>
  </w:num>
  <w:num w:numId="175">
    <w:abstractNumId w:val="456"/>
  </w:num>
  <w:num w:numId="176">
    <w:abstractNumId w:val="50"/>
  </w:num>
  <w:num w:numId="177">
    <w:abstractNumId w:val="23"/>
  </w:num>
  <w:num w:numId="178">
    <w:abstractNumId w:val="14"/>
  </w:num>
  <w:num w:numId="179">
    <w:abstractNumId w:val="528"/>
  </w:num>
  <w:num w:numId="180">
    <w:abstractNumId w:val="23"/>
  </w:num>
  <w:num w:numId="181">
    <w:abstractNumId w:val="48"/>
  </w:num>
  <w:num w:numId="182">
    <w:abstractNumId w:val="112"/>
  </w:num>
  <w:num w:numId="183">
    <w:abstractNumId w:val="150"/>
  </w:num>
  <w:num w:numId="184">
    <w:abstractNumId w:val="269"/>
  </w:num>
  <w:num w:numId="185">
    <w:abstractNumId w:val="361"/>
  </w:num>
  <w:num w:numId="186">
    <w:abstractNumId w:val="331"/>
  </w:num>
  <w:num w:numId="187">
    <w:abstractNumId w:val="257"/>
  </w:num>
  <w:num w:numId="188">
    <w:abstractNumId w:val="23"/>
  </w:num>
  <w:num w:numId="189">
    <w:abstractNumId w:val="23"/>
  </w:num>
  <w:num w:numId="190">
    <w:abstractNumId w:val="184"/>
  </w:num>
  <w:num w:numId="191">
    <w:abstractNumId w:val="460"/>
  </w:num>
  <w:num w:numId="192">
    <w:abstractNumId w:val="587"/>
  </w:num>
  <w:num w:numId="193">
    <w:abstractNumId w:val="187"/>
  </w:num>
  <w:num w:numId="194">
    <w:abstractNumId w:val="23"/>
  </w:num>
  <w:num w:numId="195">
    <w:abstractNumId w:val="53"/>
  </w:num>
  <w:num w:numId="196">
    <w:abstractNumId w:val="23"/>
  </w:num>
  <w:num w:numId="197">
    <w:abstractNumId w:val="23"/>
  </w:num>
  <w:num w:numId="198">
    <w:abstractNumId w:val="23"/>
  </w:num>
  <w:num w:numId="199">
    <w:abstractNumId w:val="164"/>
  </w:num>
  <w:num w:numId="200">
    <w:abstractNumId w:val="23"/>
  </w:num>
  <w:num w:numId="201">
    <w:abstractNumId w:val="107"/>
  </w:num>
  <w:num w:numId="202">
    <w:abstractNumId w:val="428"/>
  </w:num>
  <w:num w:numId="203">
    <w:abstractNumId w:val="23"/>
  </w:num>
  <w:num w:numId="204">
    <w:abstractNumId w:val="417"/>
  </w:num>
  <w:num w:numId="205">
    <w:abstractNumId w:val="39"/>
  </w:num>
  <w:num w:numId="206">
    <w:abstractNumId w:val="292"/>
  </w:num>
  <w:num w:numId="207">
    <w:abstractNumId w:val="23"/>
  </w:num>
  <w:num w:numId="208">
    <w:abstractNumId w:val="23"/>
  </w:num>
  <w:num w:numId="209">
    <w:abstractNumId w:val="378"/>
  </w:num>
  <w:num w:numId="210">
    <w:abstractNumId w:val="23"/>
  </w:num>
  <w:num w:numId="211">
    <w:abstractNumId w:val="356"/>
  </w:num>
  <w:num w:numId="212">
    <w:abstractNumId w:val="143"/>
  </w:num>
  <w:num w:numId="213">
    <w:abstractNumId w:val="376"/>
  </w:num>
  <w:num w:numId="214">
    <w:abstractNumId w:val="279"/>
  </w:num>
  <w:num w:numId="215">
    <w:abstractNumId w:val="570"/>
  </w:num>
  <w:num w:numId="216">
    <w:abstractNumId w:val="380"/>
  </w:num>
  <w:num w:numId="217">
    <w:abstractNumId w:val="453"/>
  </w:num>
  <w:num w:numId="218">
    <w:abstractNumId w:val="533"/>
  </w:num>
  <w:num w:numId="219">
    <w:abstractNumId w:val="192"/>
  </w:num>
  <w:num w:numId="220">
    <w:abstractNumId w:val="23"/>
  </w:num>
  <w:num w:numId="221">
    <w:abstractNumId w:val="23"/>
  </w:num>
  <w:num w:numId="222">
    <w:abstractNumId w:val="23"/>
  </w:num>
  <w:num w:numId="223">
    <w:abstractNumId w:val="23"/>
  </w:num>
  <w:num w:numId="224">
    <w:abstractNumId w:val="515"/>
  </w:num>
  <w:num w:numId="225">
    <w:abstractNumId w:val="23"/>
  </w:num>
  <w:num w:numId="226">
    <w:abstractNumId w:val="38"/>
  </w:num>
  <w:num w:numId="227">
    <w:abstractNumId w:val="23"/>
  </w:num>
  <w:num w:numId="228">
    <w:abstractNumId w:val="309"/>
  </w:num>
  <w:num w:numId="229">
    <w:abstractNumId w:val="83"/>
  </w:num>
  <w:num w:numId="230">
    <w:abstractNumId w:val="310"/>
  </w:num>
  <w:num w:numId="231">
    <w:abstractNumId w:val="252"/>
  </w:num>
  <w:num w:numId="232">
    <w:abstractNumId w:val="448"/>
  </w:num>
  <w:num w:numId="233">
    <w:abstractNumId w:val="404"/>
  </w:num>
  <w:num w:numId="234">
    <w:abstractNumId w:val="268"/>
  </w:num>
  <w:num w:numId="235">
    <w:abstractNumId w:val="133"/>
  </w:num>
  <w:num w:numId="236">
    <w:abstractNumId w:val="555"/>
  </w:num>
  <w:num w:numId="237">
    <w:abstractNumId w:val="276"/>
  </w:num>
  <w:num w:numId="238">
    <w:abstractNumId w:val="558"/>
  </w:num>
  <w:num w:numId="239">
    <w:abstractNumId w:val="118"/>
  </w:num>
  <w:num w:numId="240">
    <w:abstractNumId w:val="444"/>
  </w:num>
  <w:num w:numId="241">
    <w:abstractNumId w:val="529"/>
  </w:num>
  <w:num w:numId="242">
    <w:abstractNumId w:val="244"/>
  </w:num>
  <w:num w:numId="243">
    <w:abstractNumId w:val="224"/>
  </w:num>
  <w:num w:numId="244">
    <w:abstractNumId w:val="42"/>
  </w:num>
  <w:num w:numId="245">
    <w:abstractNumId w:val="422"/>
  </w:num>
  <w:num w:numId="246">
    <w:abstractNumId w:val="120"/>
  </w:num>
  <w:num w:numId="247">
    <w:abstractNumId w:val="352"/>
  </w:num>
  <w:num w:numId="248">
    <w:abstractNumId w:val="281"/>
  </w:num>
  <w:num w:numId="249">
    <w:abstractNumId w:val="113"/>
  </w:num>
  <w:num w:numId="250">
    <w:abstractNumId w:val="551"/>
  </w:num>
  <w:num w:numId="251">
    <w:abstractNumId w:val="468"/>
  </w:num>
  <w:num w:numId="252">
    <w:abstractNumId w:val="156"/>
  </w:num>
  <w:num w:numId="253">
    <w:abstractNumId w:val="86"/>
  </w:num>
  <w:num w:numId="254">
    <w:abstractNumId w:val="26"/>
  </w:num>
  <w:num w:numId="255">
    <w:abstractNumId w:val="526"/>
  </w:num>
  <w:num w:numId="256">
    <w:abstractNumId w:val="393"/>
  </w:num>
  <w:num w:numId="257">
    <w:abstractNumId w:val="85"/>
  </w:num>
  <w:num w:numId="258">
    <w:abstractNumId w:val="586"/>
  </w:num>
  <w:num w:numId="259">
    <w:abstractNumId w:val="598"/>
  </w:num>
  <w:num w:numId="260">
    <w:abstractNumId w:val="371"/>
  </w:num>
  <w:num w:numId="261">
    <w:abstractNumId w:val="137"/>
  </w:num>
  <w:num w:numId="262">
    <w:abstractNumId w:val="320"/>
  </w:num>
  <w:num w:numId="263">
    <w:abstractNumId w:val="139"/>
  </w:num>
  <w:num w:numId="264">
    <w:abstractNumId w:val="347"/>
  </w:num>
  <w:num w:numId="265">
    <w:abstractNumId w:val="94"/>
  </w:num>
  <w:num w:numId="266">
    <w:abstractNumId w:val="55"/>
  </w:num>
  <w:num w:numId="267">
    <w:abstractNumId w:val="360"/>
  </w:num>
  <w:num w:numId="268">
    <w:abstractNumId w:val="82"/>
  </w:num>
  <w:num w:numId="269">
    <w:abstractNumId w:val="75"/>
  </w:num>
  <w:num w:numId="270">
    <w:abstractNumId w:val="387"/>
  </w:num>
  <w:num w:numId="271">
    <w:abstractNumId w:val="328"/>
  </w:num>
  <w:num w:numId="272">
    <w:abstractNumId w:val="135"/>
  </w:num>
  <w:num w:numId="273">
    <w:abstractNumId w:val="161"/>
  </w:num>
  <w:num w:numId="274">
    <w:abstractNumId w:val="232"/>
  </w:num>
  <w:num w:numId="275">
    <w:abstractNumId w:val="236"/>
  </w:num>
  <w:num w:numId="276">
    <w:abstractNumId w:val="509"/>
  </w:num>
  <w:num w:numId="277">
    <w:abstractNumId w:val="492"/>
  </w:num>
  <w:num w:numId="278">
    <w:abstractNumId w:val="233"/>
  </w:num>
  <w:num w:numId="279">
    <w:abstractNumId w:val="382"/>
  </w:num>
  <w:num w:numId="280">
    <w:abstractNumId w:val="576"/>
  </w:num>
  <w:num w:numId="281">
    <w:abstractNumId w:val="5"/>
  </w:num>
  <w:num w:numId="282">
    <w:abstractNumId w:val="520"/>
  </w:num>
  <w:num w:numId="283">
    <w:abstractNumId w:val="132"/>
  </w:num>
  <w:num w:numId="284">
    <w:abstractNumId w:val="532"/>
  </w:num>
  <w:num w:numId="285">
    <w:abstractNumId w:val="577"/>
  </w:num>
  <w:num w:numId="286">
    <w:abstractNumId w:val="590"/>
  </w:num>
  <w:num w:numId="287">
    <w:abstractNumId w:val="372"/>
  </w:num>
  <w:num w:numId="288">
    <w:abstractNumId w:val="327"/>
  </w:num>
  <w:num w:numId="289">
    <w:abstractNumId w:val="569"/>
  </w:num>
  <w:num w:numId="290">
    <w:abstractNumId w:val="8"/>
  </w:num>
  <w:num w:numId="291">
    <w:abstractNumId w:val="355"/>
  </w:num>
  <w:num w:numId="292">
    <w:abstractNumId w:val="324"/>
  </w:num>
  <w:num w:numId="293">
    <w:abstractNumId w:val="264"/>
  </w:num>
  <w:num w:numId="294">
    <w:abstractNumId w:val="585"/>
  </w:num>
  <w:num w:numId="295">
    <w:abstractNumId w:val="18"/>
  </w:num>
  <w:num w:numId="296">
    <w:abstractNumId w:val="401"/>
  </w:num>
  <w:num w:numId="297">
    <w:abstractNumId w:val="242"/>
  </w:num>
  <w:num w:numId="298">
    <w:abstractNumId w:val="308"/>
  </w:num>
  <w:num w:numId="299">
    <w:abstractNumId w:val="79"/>
  </w:num>
  <w:num w:numId="300">
    <w:abstractNumId w:val="84"/>
  </w:num>
  <w:num w:numId="301">
    <w:abstractNumId w:val="145"/>
  </w:num>
  <w:num w:numId="302">
    <w:abstractNumId w:val="336"/>
  </w:num>
  <w:num w:numId="303">
    <w:abstractNumId w:val="11"/>
  </w:num>
  <w:num w:numId="304">
    <w:abstractNumId w:val="579"/>
  </w:num>
  <w:num w:numId="305">
    <w:abstractNumId w:val="479"/>
  </w:num>
  <w:num w:numId="306">
    <w:abstractNumId w:val="411"/>
  </w:num>
  <w:num w:numId="307">
    <w:abstractNumId w:val="35"/>
  </w:num>
  <w:num w:numId="308">
    <w:abstractNumId w:val="66"/>
  </w:num>
  <w:num w:numId="309">
    <w:abstractNumId w:val="61"/>
  </w:num>
  <w:num w:numId="310">
    <w:abstractNumId w:val="286"/>
  </w:num>
  <w:num w:numId="311">
    <w:abstractNumId w:val="210"/>
  </w:num>
  <w:num w:numId="312">
    <w:abstractNumId w:val="245"/>
  </w:num>
  <w:num w:numId="313">
    <w:abstractNumId w:val="215"/>
  </w:num>
  <w:num w:numId="314">
    <w:abstractNumId w:val="230"/>
  </w:num>
  <w:num w:numId="315">
    <w:abstractNumId w:val="426"/>
  </w:num>
  <w:num w:numId="316">
    <w:abstractNumId w:val="153"/>
  </w:num>
  <w:num w:numId="317">
    <w:abstractNumId w:val="77"/>
  </w:num>
  <w:num w:numId="318">
    <w:abstractNumId w:val="116"/>
  </w:num>
  <w:num w:numId="319">
    <w:abstractNumId w:val="20"/>
  </w:num>
  <w:num w:numId="320">
    <w:abstractNumId w:val="30"/>
  </w:num>
  <w:num w:numId="321">
    <w:abstractNumId w:val="179"/>
  </w:num>
  <w:num w:numId="322">
    <w:abstractNumId w:val="121"/>
  </w:num>
  <w:num w:numId="323">
    <w:abstractNumId w:val="23"/>
  </w:num>
  <w:num w:numId="324">
    <w:abstractNumId w:val="23"/>
  </w:num>
  <w:num w:numId="325">
    <w:abstractNumId w:val="23"/>
  </w:num>
  <w:num w:numId="326">
    <w:abstractNumId w:val="604"/>
  </w:num>
  <w:num w:numId="327">
    <w:abstractNumId w:val="62"/>
  </w:num>
  <w:num w:numId="328">
    <w:abstractNumId w:val="493"/>
  </w:num>
  <w:num w:numId="329">
    <w:abstractNumId w:val="396"/>
  </w:num>
  <w:num w:numId="330">
    <w:abstractNumId w:val="158"/>
  </w:num>
  <w:num w:numId="331">
    <w:abstractNumId w:val="563"/>
  </w:num>
  <w:num w:numId="332">
    <w:abstractNumId w:val="375"/>
  </w:num>
  <w:num w:numId="333">
    <w:abstractNumId w:val="93"/>
  </w:num>
  <w:num w:numId="334">
    <w:abstractNumId w:val="54"/>
  </w:num>
  <w:num w:numId="335">
    <w:abstractNumId w:val="170"/>
  </w:num>
  <w:num w:numId="336">
    <w:abstractNumId w:val="427"/>
  </w:num>
  <w:num w:numId="337">
    <w:abstractNumId w:val="332"/>
  </w:num>
  <w:num w:numId="338">
    <w:abstractNumId w:val="23"/>
  </w:num>
  <w:num w:numId="339">
    <w:abstractNumId w:val="23"/>
  </w:num>
  <w:num w:numId="340">
    <w:abstractNumId w:val="23"/>
  </w:num>
  <w:num w:numId="341">
    <w:abstractNumId w:val="23"/>
  </w:num>
  <w:num w:numId="342">
    <w:abstractNumId w:val="23"/>
  </w:num>
  <w:num w:numId="343">
    <w:abstractNumId w:val="23"/>
  </w:num>
  <w:num w:numId="344">
    <w:abstractNumId w:val="23"/>
  </w:num>
  <w:num w:numId="345">
    <w:abstractNumId w:val="23"/>
  </w:num>
  <w:num w:numId="346">
    <w:abstractNumId w:val="23"/>
  </w:num>
  <w:num w:numId="347">
    <w:abstractNumId w:val="23"/>
  </w:num>
  <w:num w:numId="348">
    <w:abstractNumId w:val="23"/>
  </w:num>
  <w:num w:numId="349">
    <w:abstractNumId w:val="23"/>
  </w:num>
  <w:num w:numId="350">
    <w:abstractNumId w:val="23"/>
  </w:num>
  <w:num w:numId="351">
    <w:abstractNumId w:val="23"/>
  </w:num>
  <w:num w:numId="352">
    <w:abstractNumId w:val="23"/>
  </w:num>
  <w:num w:numId="353">
    <w:abstractNumId w:val="23"/>
  </w:num>
  <w:num w:numId="354">
    <w:abstractNumId w:val="23"/>
  </w:num>
  <w:num w:numId="355">
    <w:abstractNumId w:val="122"/>
  </w:num>
  <w:num w:numId="356">
    <w:abstractNumId w:val="270"/>
  </w:num>
  <w:num w:numId="357">
    <w:abstractNumId w:val="557"/>
  </w:num>
  <w:num w:numId="358">
    <w:abstractNumId w:val="168"/>
  </w:num>
  <w:num w:numId="359">
    <w:abstractNumId w:val="106"/>
  </w:num>
  <w:num w:numId="360">
    <w:abstractNumId w:val="414"/>
  </w:num>
  <w:num w:numId="361">
    <w:abstractNumId w:val="414"/>
    <w:lvlOverride w:ilvl="0">
      <w:startOverride w:val="1"/>
    </w:lvlOverride>
  </w:num>
  <w:num w:numId="362">
    <w:abstractNumId w:val="289"/>
  </w:num>
  <w:num w:numId="363">
    <w:abstractNumId w:val="321"/>
  </w:num>
  <w:num w:numId="364">
    <w:abstractNumId w:val="560"/>
  </w:num>
  <w:num w:numId="365">
    <w:abstractNumId w:val="0"/>
  </w:num>
  <w:num w:numId="366">
    <w:abstractNumId w:val="6"/>
  </w:num>
  <w:num w:numId="367">
    <w:abstractNumId w:val="214"/>
  </w:num>
  <w:num w:numId="368">
    <w:abstractNumId w:val="340"/>
  </w:num>
  <w:num w:numId="369">
    <w:abstractNumId w:val="260"/>
  </w:num>
  <w:num w:numId="370">
    <w:abstractNumId w:val="474"/>
  </w:num>
  <w:num w:numId="371">
    <w:abstractNumId w:val="290"/>
  </w:num>
  <w:num w:numId="372">
    <w:abstractNumId w:val="513"/>
  </w:num>
  <w:num w:numId="373">
    <w:abstractNumId w:val="71"/>
  </w:num>
  <w:num w:numId="374">
    <w:abstractNumId w:val="349"/>
  </w:num>
  <w:num w:numId="375">
    <w:abstractNumId w:val="395"/>
  </w:num>
  <w:num w:numId="376">
    <w:abstractNumId w:val="458"/>
  </w:num>
  <w:num w:numId="377">
    <w:abstractNumId w:val="307"/>
  </w:num>
  <w:num w:numId="378">
    <w:abstractNumId w:val="228"/>
  </w:num>
  <w:num w:numId="379">
    <w:abstractNumId w:val="398"/>
  </w:num>
  <w:num w:numId="380">
    <w:abstractNumId w:val="606"/>
  </w:num>
  <w:num w:numId="381">
    <w:abstractNumId w:val="394"/>
  </w:num>
  <w:num w:numId="382">
    <w:abstractNumId w:val="202"/>
  </w:num>
  <w:num w:numId="383">
    <w:abstractNumId w:val="462"/>
  </w:num>
  <w:num w:numId="384">
    <w:abstractNumId w:val="545"/>
  </w:num>
  <w:num w:numId="385">
    <w:abstractNumId w:val="432"/>
  </w:num>
  <w:num w:numId="386">
    <w:abstractNumId w:val="155"/>
  </w:num>
  <w:num w:numId="387">
    <w:abstractNumId w:val="343"/>
  </w:num>
  <w:num w:numId="388">
    <w:abstractNumId w:val="541"/>
  </w:num>
  <w:num w:numId="389">
    <w:abstractNumId w:val="266"/>
  </w:num>
  <w:num w:numId="390">
    <w:abstractNumId w:val="514"/>
  </w:num>
  <w:num w:numId="391">
    <w:abstractNumId w:val="216"/>
  </w:num>
  <w:num w:numId="392">
    <w:abstractNumId w:val="171"/>
  </w:num>
  <w:num w:numId="393">
    <w:abstractNumId w:val="7"/>
  </w:num>
  <w:num w:numId="394">
    <w:abstractNumId w:val="173"/>
  </w:num>
  <w:num w:numId="395">
    <w:abstractNumId w:val="362"/>
  </w:num>
  <w:num w:numId="396">
    <w:abstractNumId w:val="287"/>
  </w:num>
  <w:num w:numId="397">
    <w:abstractNumId w:val="546"/>
  </w:num>
  <w:num w:numId="398">
    <w:abstractNumId w:val="487"/>
  </w:num>
  <w:num w:numId="399">
    <w:abstractNumId w:val="74"/>
  </w:num>
  <w:num w:numId="400">
    <w:abstractNumId w:val="506"/>
  </w:num>
  <w:num w:numId="401">
    <w:abstractNumId w:val="439"/>
  </w:num>
  <w:num w:numId="402">
    <w:abstractNumId w:val="140"/>
  </w:num>
  <w:num w:numId="403">
    <w:abstractNumId w:val="503"/>
  </w:num>
  <w:num w:numId="404">
    <w:abstractNumId w:val="284"/>
  </w:num>
  <w:num w:numId="405">
    <w:abstractNumId w:val="511"/>
  </w:num>
  <w:num w:numId="406">
    <w:abstractNumId w:val="381"/>
  </w:num>
  <w:num w:numId="407">
    <w:abstractNumId w:val="218"/>
  </w:num>
  <w:num w:numId="408">
    <w:abstractNumId w:val="592"/>
  </w:num>
  <w:num w:numId="409">
    <w:abstractNumId w:val="306"/>
  </w:num>
  <w:num w:numId="410">
    <w:abstractNumId w:val="217"/>
  </w:num>
  <w:num w:numId="411">
    <w:abstractNumId w:val="475"/>
  </w:num>
  <w:num w:numId="412">
    <w:abstractNumId w:val="441"/>
  </w:num>
  <w:num w:numId="413">
    <w:abstractNumId w:val="593"/>
  </w:num>
  <w:num w:numId="414">
    <w:abstractNumId w:val="445"/>
  </w:num>
  <w:num w:numId="415">
    <w:abstractNumId w:val="516"/>
  </w:num>
  <w:num w:numId="416">
    <w:abstractNumId w:val="554"/>
  </w:num>
  <w:num w:numId="417">
    <w:abstractNumId w:val="166"/>
  </w:num>
  <w:num w:numId="418">
    <w:abstractNumId w:val="209"/>
  </w:num>
  <w:num w:numId="419">
    <w:abstractNumId w:val="505"/>
  </w:num>
  <w:num w:numId="420">
    <w:abstractNumId w:val="447"/>
  </w:num>
  <w:num w:numId="421">
    <w:abstractNumId w:val="128"/>
  </w:num>
  <w:num w:numId="422">
    <w:abstractNumId w:val="562"/>
  </w:num>
  <w:num w:numId="423">
    <w:abstractNumId w:val="498"/>
  </w:num>
  <w:num w:numId="424">
    <w:abstractNumId w:val="296"/>
  </w:num>
  <w:num w:numId="425">
    <w:abstractNumId w:val="564"/>
  </w:num>
  <w:num w:numId="426">
    <w:abstractNumId w:val="147"/>
  </w:num>
  <w:num w:numId="427">
    <w:abstractNumId w:val="90"/>
  </w:num>
  <w:num w:numId="428">
    <w:abstractNumId w:val="549"/>
  </w:num>
  <w:num w:numId="429">
    <w:abstractNumId w:val="368"/>
  </w:num>
  <w:num w:numId="430">
    <w:abstractNumId w:val="383"/>
  </w:num>
  <w:num w:numId="431">
    <w:abstractNumId w:val="523"/>
  </w:num>
  <w:num w:numId="432">
    <w:abstractNumId w:val="96"/>
  </w:num>
  <w:num w:numId="433">
    <w:abstractNumId w:val="419"/>
  </w:num>
  <w:num w:numId="434">
    <w:abstractNumId w:val="246"/>
  </w:num>
  <w:num w:numId="435">
    <w:abstractNumId w:val="489"/>
  </w:num>
  <w:num w:numId="436">
    <w:abstractNumId w:val="10"/>
  </w:num>
  <w:num w:numId="437">
    <w:abstractNumId w:val="602"/>
  </w:num>
  <w:num w:numId="438">
    <w:abstractNumId w:val="27"/>
  </w:num>
  <w:num w:numId="439">
    <w:abstractNumId w:val="283"/>
  </w:num>
  <w:num w:numId="440">
    <w:abstractNumId w:val="191"/>
  </w:num>
  <w:num w:numId="441">
    <w:abstractNumId w:val="374"/>
  </w:num>
  <w:num w:numId="442">
    <w:abstractNumId w:val="603"/>
  </w:num>
  <w:num w:numId="443">
    <w:abstractNumId w:val="330"/>
  </w:num>
  <w:num w:numId="444">
    <w:abstractNumId w:val="314"/>
  </w:num>
  <w:num w:numId="445">
    <w:abstractNumId w:val="312"/>
  </w:num>
  <w:num w:numId="446">
    <w:abstractNumId w:val="455"/>
  </w:num>
  <w:num w:numId="447">
    <w:abstractNumId w:val="597"/>
  </w:num>
  <w:num w:numId="448">
    <w:abstractNumId w:val="32"/>
  </w:num>
  <w:num w:numId="449">
    <w:abstractNumId w:val="483"/>
  </w:num>
  <w:num w:numId="450">
    <w:abstractNumId w:val="350"/>
  </w:num>
  <w:num w:numId="451">
    <w:abstractNumId w:val="357"/>
  </w:num>
  <w:num w:numId="452">
    <w:abstractNumId w:val="490"/>
  </w:num>
  <w:num w:numId="453">
    <w:abstractNumId w:val="146"/>
  </w:num>
  <w:num w:numId="454">
    <w:abstractNumId w:val="389"/>
  </w:num>
  <w:num w:numId="455">
    <w:abstractNumId w:val="29"/>
  </w:num>
  <w:num w:numId="456">
    <w:abstractNumId w:val="473"/>
  </w:num>
  <w:num w:numId="457">
    <w:abstractNumId w:val="273"/>
  </w:num>
  <w:num w:numId="458">
    <w:abstractNumId w:val="318"/>
  </w:num>
  <w:num w:numId="459">
    <w:abstractNumId w:val="80"/>
  </w:num>
  <w:num w:numId="460">
    <w:abstractNumId w:val="313"/>
  </w:num>
  <w:num w:numId="461">
    <w:abstractNumId w:val="525"/>
  </w:num>
  <w:num w:numId="462">
    <w:abstractNumId w:val="467"/>
  </w:num>
  <w:num w:numId="463">
    <w:abstractNumId w:val="13"/>
  </w:num>
  <w:num w:numId="464">
    <w:abstractNumId w:val="78"/>
  </w:num>
  <w:num w:numId="465">
    <w:abstractNumId w:val="68"/>
  </w:num>
  <w:num w:numId="466">
    <w:abstractNumId w:val="223"/>
  </w:num>
  <w:num w:numId="467">
    <w:abstractNumId w:val="446"/>
  </w:num>
  <w:num w:numId="468">
    <w:abstractNumId w:val="351"/>
  </w:num>
  <w:num w:numId="469">
    <w:abstractNumId w:val="2"/>
  </w:num>
  <w:num w:numId="470">
    <w:abstractNumId w:val="193"/>
  </w:num>
  <w:num w:numId="471">
    <w:abstractNumId w:val="68"/>
    <w:lvlOverride w:ilvl="0">
      <w:lvl w:ilvl="0" w:tplc="FC6A3180">
        <w:start w:val="1"/>
        <w:numFmt w:val="decimal"/>
        <w:lvlText w:val="1.%1)"/>
        <w:lvlJc w:val="left"/>
        <w:pPr>
          <w:tabs>
            <w:tab w:val="num" w:pos="1304"/>
          </w:tabs>
          <w:ind w:left="0" w:firstLine="360"/>
        </w:pPr>
        <w:rPr>
          <w:rFonts w:hint="default"/>
          <w:b w:val="0"/>
          <w:bCs w:val="0"/>
          <w:i w:val="0"/>
          <w:iCs w:val="0"/>
          <w:color w:val="000000" w:themeColor="text1"/>
          <w:sz w:val="32"/>
          <w:szCs w:val="32"/>
          <w:u w:val="none"/>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72">
    <w:abstractNumId w:val="68"/>
    <w:lvlOverride w:ilvl="0">
      <w:lvl w:ilvl="0" w:tplc="FC6A3180">
        <w:start w:val="1"/>
        <w:numFmt w:val="decimal"/>
        <w:lvlText w:val="1.%1)"/>
        <w:lvlJc w:val="left"/>
        <w:pPr>
          <w:tabs>
            <w:tab w:val="num" w:pos="1304"/>
          </w:tabs>
          <w:ind w:left="0" w:firstLine="360"/>
        </w:pPr>
        <w:rPr>
          <w:rFonts w:hint="default"/>
          <w:b w:val="0"/>
          <w:bCs w:val="0"/>
          <w:i w:val="0"/>
          <w:iCs w:val="0"/>
          <w:color w:val="000000" w:themeColor="text1"/>
          <w:sz w:val="32"/>
          <w:szCs w:val="32"/>
          <w:u w:val="none"/>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73">
    <w:abstractNumId w:val="540"/>
  </w:num>
  <w:num w:numId="474">
    <w:abstractNumId w:val="175"/>
  </w:num>
  <w:num w:numId="475">
    <w:abstractNumId w:val="219"/>
  </w:num>
  <w:num w:numId="476">
    <w:abstractNumId w:val="424"/>
  </w:num>
  <w:num w:numId="477">
    <w:abstractNumId w:val="103"/>
  </w:num>
  <w:num w:numId="478">
    <w:abstractNumId w:val="488"/>
  </w:num>
  <w:num w:numId="479">
    <w:abstractNumId w:val="536"/>
  </w:num>
  <w:num w:numId="480">
    <w:abstractNumId w:val="63"/>
  </w:num>
  <w:num w:numId="481">
    <w:abstractNumId w:val="169"/>
  </w:num>
  <w:num w:numId="482">
    <w:abstractNumId w:val="367"/>
  </w:num>
  <w:num w:numId="483">
    <w:abstractNumId w:val="104"/>
  </w:num>
  <w:num w:numId="484">
    <w:abstractNumId w:val="231"/>
  </w:num>
  <w:num w:numId="485">
    <w:abstractNumId w:val="1"/>
    <w:lvlOverride w:ilvl="0">
      <w:lvl w:ilvl="0">
        <w:numFmt w:val="bullet"/>
        <w:lvlText w:val=""/>
        <w:legacy w:legacy="1" w:legacySpace="0" w:legacyIndent="360"/>
        <w:lvlJc w:val="left"/>
        <w:rPr>
          <w:rFonts w:ascii="Symbol" w:hAnsi="Symbol" w:hint="default"/>
        </w:rPr>
      </w:lvl>
    </w:lvlOverride>
  </w:num>
  <w:num w:numId="486">
    <w:abstractNumId w:val="601"/>
  </w:num>
  <w:num w:numId="487">
    <w:abstractNumId w:val="19"/>
  </w:num>
  <w:num w:numId="488">
    <w:abstractNumId w:val="425"/>
  </w:num>
  <w:num w:numId="489">
    <w:abstractNumId w:val="33"/>
  </w:num>
  <w:num w:numId="490">
    <w:abstractNumId w:val="325"/>
  </w:num>
  <w:num w:numId="491">
    <w:abstractNumId w:val="125"/>
  </w:num>
  <w:num w:numId="492">
    <w:abstractNumId w:val="436"/>
  </w:num>
  <w:num w:numId="493">
    <w:abstractNumId w:val="117"/>
  </w:num>
  <w:num w:numId="494">
    <w:abstractNumId w:val="302"/>
  </w:num>
  <w:num w:numId="495">
    <w:abstractNumId w:val="552"/>
  </w:num>
  <w:num w:numId="496">
    <w:abstractNumId w:val="239"/>
  </w:num>
  <w:num w:numId="497">
    <w:abstractNumId w:val="243"/>
  </w:num>
  <w:num w:numId="498">
    <w:abstractNumId w:val="186"/>
  </w:num>
  <w:num w:numId="499">
    <w:abstractNumId w:val="566"/>
  </w:num>
  <w:num w:numId="500">
    <w:abstractNumId w:val="341"/>
  </w:num>
  <w:num w:numId="501">
    <w:abstractNumId w:val="181"/>
  </w:num>
  <w:num w:numId="502">
    <w:abstractNumId w:val="22"/>
  </w:num>
  <w:num w:numId="503">
    <w:abstractNumId w:val="429"/>
  </w:num>
  <w:num w:numId="504">
    <w:abstractNumId w:val="443"/>
  </w:num>
  <w:num w:numId="505">
    <w:abstractNumId w:val="154"/>
  </w:num>
  <w:num w:numId="506">
    <w:abstractNumId w:val="482"/>
  </w:num>
  <w:num w:numId="507">
    <w:abstractNumId w:val="282"/>
  </w:num>
  <w:num w:numId="508">
    <w:abstractNumId w:val="237"/>
  </w:num>
  <w:num w:numId="509">
    <w:abstractNumId w:val="73"/>
  </w:num>
  <w:num w:numId="510">
    <w:abstractNumId w:val="472"/>
  </w:num>
  <w:num w:numId="511">
    <w:abstractNumId w:val="384"/>
  </w:num>
  <w:num w:numId="512">
    <w:abstractNumId w:val="227"/>
  </w:num>
  <w:num w:numId="513">
    <w:abstractNumId w:val="580"/>
  </w:num>
  <w:num w:numId="514">
    <w:abstractNumId w:val="16"/>
  </w:num>
  <w:num w:numId="515">
    <w:abstractNumId w:val="190"/>
  </w:num>
  <w:num w:numId="516">
    <w:abstractNumId w:val="449"/>
  </w:num>
  <w:num w:numId="517">
    <w:abstractNumId w:val="595"/>
  </w:num>
  <w:num w:numId="518">
    <w:abstractNumId w:val="119"/>
  </w:num>
  <w:num w:numId="519">
    <w:abstractNumId w:val="584"/>
  </w:num>
  <w:num w:numId="520">
    <w:abstractNumId w:val="294"/>
  </w:num>
  <w:num w:numId="521">
    <w:abstractNumId w:val="208"/>
  </w:num>
  <w:num w:numId="522">
    <w:abstractNumId w:val="17"/>
  </w:num>
  <w:num w:numId="523">
    <w:abstractNumId w:val="249"/>
  </w:num>
  <w:num w:numId="524">
    <w:abstractNumId w:val="72"/>
  </w:num>
  <w:num w:numId="525">
    <w:abstractNumId w:val="450"/>
  </w:num>
  <w:num w:numId="526">
    <w:abstractNumId w:val="105"/>
  </w:num>
  <w:num w:numId="527">
    <w:abstractNumId w:val="454"/>
  </w:num>
  <w:num w:numId="528">
    <w:abstractNumId w:val="212"/>
  </w:num>
  <w:num w:numId="529">
    <w:abstractNumId w:val="114"/>
  </w:num>
  <w:num w:numId="530">
    <w:abstractNumId w:val="459"/>
  </w:num>
  <w:num w:numId="531">
    <w:abstractNumId w:val="477"/>
  </w:num>
  <w:num w:numId="532">
    <w:abstractNumId w:val="285"/>
  </w:num>
  <w:num w:numId="533">
    <w:abstractNumId w:val="418"/>
  </w:num>
  <w:num w:numId="534">
    <w:abstractNumId w:val="392"/>
  </w:num>
  <w:num w:numId="535">
    <w:abstractNumId w:val="180"/>
  </w:num>
  <w:num w:numId="536">
    <w:abstractNumId w:val="315"/>
  </w:num>
  <w:num w:numId="537">
    <w:abstractNumId w:val="4"/>
  </w:num>
  <w:num w:numId="538">
    <w:abstractNumId w:val="481"/>
  </w:num>
  <w:num w:numId="539">
    <w:abstractNumId w:val="298"/>
  </w:num>
  <w:num w:numId="540">
    <w:abstractNumId w:val="537"/>
  </w:num>
  <w:num w:numId="541">
    <w:abstractNumId w:val="365"/>
  </w:num>
  <w:num w:numId="542">
    <w:abstractNumId w:val="205"/>
  </w:num>
  <w:num w:numId="543">
    <w:abstractNumId w:val="464"/>
  </w:num>
  <w:num w:numId="544">
    <w:abstractNumId w:val="108"/>
  </w:num>
  <w:num w:numId="545">
    <w:abstractNumId w:val="478"/>
  </w:num>
  <w:num w:numId="546">
    <w:abstractNumId w:val="605"/>
  </w:num>
  <w:num w:numId="547">
    <w:abstractNumId w:val="364"/>
  </w:num>
  <w:num w:numId="548">
    <w:abstractNumId w:val="100"/>
  </w:num>
  <w:num w:numId="549">
    <w:abstractNumId w:val="195"/>
  </w:num>
  <w:num w:numId="550">
    <w:abstractNumId w:val="578"/>
  </w:num>
  <w:num w:numId="551">
    <w:abstractNumId w:val="538"/>
  </w:num>
  <w:num w:numId="552">
    <w:abstractNumId w:val="167"/>
  </w:num>
  <w:num w:numId="553">
    <w:abstractNumId w:val="435"/>
  </w:num>
  <w:num w:numId="554">
    <w:abstractNumId w:val="293"/>
  </w:num>
  <w:num w:numId="555">
    <w:abstractNumId w:val="109"/>
  </w:num>
  <w:num w:numId="556">
    <w:abstractNumId w:val="397"/>
  </w:num>
  <w:num w:numId="557">
    <w:abstractNumId w:val="524"/>
  </w:num>
  <w:num w:numId="558">
    <w:abstractNumId w:val="561"/>
  </w:num>
  <w:num w:numId="559">
    <w:abstractNumId w:val="338"/>
  </w:num>
  <w:num w:numId="560">
    <w:abstractNumId w:val="582"/>
  </w:num>
  <w:num w:numId="561">
    <w:abstractNumId w:val="261"/>
  </w:num>
  <w:num w:numId="562">
    <w:abstractNumId w:val="46"/>
  </w:num>
  <w:num w:numId="563">
    <w:abstractNumId w:val="409"/>
  </w:num>
  <w:num w:numId="564">
    <w:abstractNumId w:val="416"/>
  </w:num>
  <w:num w:numId="565">
    <w:abstractNumId w:val="377"/>
  </w:num>
  <w:num w:numId="566">
    <w:abstractNumId w:val="235"/>
  </w:num>
  <w:num w:numId="567">
    <w:abstractNumId w:val="433"/>
  </w:num>
  <w:num w:numId="568">
    <w:abstractNumId w:val="311"/>
  </w:num>
  <w:num w:numId="569">
    <w:abstractNumId w:val="47"/>
  </w:num>
  <w:num w:numId="570">
    <w:abstractNumId w:val="115"/>
  </w:num>
  <w:num w:numId="571">
    <w:abstractNumId w:val="369"/>
  </w:num>
  <w:num w:numId="572">
    <w:abstractNumId w:val="188"/>
  </w:num>
  <w:num w:numId="573">
    <w:abstractNumId w:val="423"/>
  </w:num>
  <w:num w:numId="574">
    <w:abstractNumId w:val="406"/>
  </w:num>
  <w:num w:numId="575">
    <w:abstractNumId w:val="405"/>
  </w:num>
  <w:num w:numId="576">
    <w:abstractNumId w:val="76"/>
  </w:num>
  <w:num w:numId="577">
    <w:abstractNumId w:val="390"/>
  </w:num>
  <w:num w:numId="578">
    <w:abstractNumId w:val="226"/>
  </w:num>
  <w:num w:numId="579">
    <w:abstractNumId w:val="45"/>
  </w:num>
  <w:num w:numId="580">
    <w:abstractNumId w:val="87"/>
  </w:num>
  <w:num w:numId="581">
    <w:abstractNumId w:val="599"/>
  </w:num>
  <w:num w:numId="582">
    <w:abstractNumId w:val="99"/>
  </w:num>
  <w:num w:numId="583">
    <w:abstractNumId w:val="43"/>
  </w:num>
  <w:num w:numId="584">
    <w:abstractNumId w:val="494"/>
  </w:num>
  <w:num w:numId="585">
    <w:abstractNumId w:val="534"/>
  </w:num>
  <w:num w:numId="586">
    <w:abstractNumId w:val="37"/>
  </w:num>
  <w:num w:numId="587">
    <w:abstractNumId w:val="559"/>
  </w:num>
  <w:num w:numId="588">
    <w:abstractNumId w:val="354"/>
  </w:num>
  <w:num w:numId="589">
    <w:abstractNumId w:val="304"/>
  </w:num>
  <w:num w:numId="590">
    <w:abstractNumId w:val="510"/>
  </w:num>
  <w:num w:numId="591">
    <w:abstractNumId w:val="339"/>
  </w:num>
  <w:num w:numId="592">
    <w:abstractNumId w:val="431"/>
  </w:num>
  <w:num w:numId="593">
    <w:abstractNumId w:val="64"/>
  </w:num>
  <w:num w:numId="594">
    <w:abstractNumId w:val="575"/>
  </w:num>
  <w:num w:numId="595">
    <w:abstractNumId w:val="500"/>
  </w:num>
  <w:num w:numId="596">
    <w:abstractNumId w:val="589"/>
  </w:num>
  <w:num w:numId="597">
    <w:abstractNumId w:val="457"/>
  </w:num>
  <w:num w:numId="598">
    <w:abstractNumId w:val="410"/>
  </w:num>
  <w:num w:numId="599">
    <w:abstractNumId w:val="34"/>
  </w:num>
  <w:num w:numId="600">
    <w:abstractNumId w:val="346"/>
  </w:num>
  <w:num w:numId="601">
    <w:abstractNumId w:val="501"/>
  </w:num>
  <w:num w:numId="602">
    <w:abstractNumId w:val="556"/>
  </w:num>
  <w:num w:numId="603">
    <w:abstractNumId w:val="521"/>
  </w:num>
  <w:num w:numId="604">
    <w:abstractNumId w:val="142"/>
  </w:num>
  <w:num w:numId="605">
    <w:abstractNumId w:val="565"/>
  </w:num>
  <w:num w:numId="606">
    <w:abstractNumId w:val="203"/>
  </w:num>
  <w:num w:numId="607">
    <w:abstractNumId w:val="535"/>
  </w:num>
  <w:num w:numId="608">
    <w:abstractNumId w:val="9"/>
  </w:num>
  <w:num w:numId="609">
    <w:abstractNumId w:val="543"/>
  </w:num>
  <w:num w:numId="610">
    <w:abstractNumId w:val="123"/>
  </w:num>
  <w:num w:numId="611">
    <w:abstractNumId w:val="65"/>
  </w:num>
  <w:num w:numId="612">
    <w:abstractNumId w:val="438"/>
  </w:num>
  <w:num w:numId="613">
    <w:abstractNumId w:val="126"/>
  </w:num>
  <w:num w:numId="614">
    <w:abstractNumId w:val="185"/>
  </w:num>
  <w:num w:numId="615">
    <w:abstractNumId w:val="152"/>
  </w:num>
  <w:num w:numId="616">
    <w:abstractNumId w:val="301"/>
  </w:num>
  <w:num w:numId="617">
    <w:abstractNumId w:val="271"/>
  </w:num>
  <w:num w:numId="618">
    <w:abstractNumId w:val="547"/>
  </w:num>
  <w:num w:numId="619">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0">
    <w:abstractNumId w:val="391"/>
  </w:num>
  <w:num w:numId="621">
    <w:abstractNumId w:val="388"/>
  </w:num>
  <w:num w:numId="622">
    <w:abstractNumId w:val="539"/>
  </w:num>
  <w:num w:numId="623">
    <w:abstractNumId w:val="138"/>
  </w:num>
  <w:num w:numId="624">
    <w:abstractNumId w:val="421"/>
  </w:num>
  <w:num w:numId="625">
    <w:abstractNumId w:val="174"/>
  </w:num>
  <w:num w:numId="626">
    <w:abstractNumId w:val="574"/>
  </w:num>
  <w:num w:numId="627">
    <w:abstractNumId w:val="172"/>
  </w:num>
  <w:num w:numId="628">
    <w:abstractNumId w:val="110"/>
  </w:num>
  <w:num w:numId="629">
    <w:abstractNumId w:val="98"/>
  </w:num>
  <w:num w:numId="630">
    <w:abstractNumId w:val="56"/>
  </w:num>
  <w:num w:numId="631">
    <w:abstractNumId w:val="259"/>
  </w:num>
  <w:num w:numId="632">
    <w:abstractNumId w:val="177"/>
  </w:num>
  <w:num w:numId="633">
    <w:abstractNumId w:val="581"/>
  </w:num>
  <w:num w:numId="634">
    <w:abstractNumId w:val="69"/>
  </w:num>
  <w:num w:numId="635">
    <w:abstractNumId w:val="194"/>
  </w:num>
  <w:num w:numId="636">
    <w:abstractNumId w:val="507"/>
  </w:num>
  <w:num w:numId="637">
    <w:abstractNumId w:val="548"/>
  </w:num>
  <w:num w:numId="638">
    <w:abstractNumId w:val="326"/>
  </w:num>
  <w:num w:numId="639">
    <w:abstractNumId w:val="49"/>
  </w:num>
  <w:num w:numId="640">
    <w:abstractNumId w:val="485"/>
  </w:num>
  <w:num w:numId="641">
    <w:abstractNumId w:val="67"/>
  </w:num>
  <w:num w:numId="642">
    <w:abstractNumId w:val="222"/>
  </w:num>
  <w:num w:numId="643">
    <w:abstractNumId w:val="165"/>
  </w:num>
  <w:num w:numId="644">
    <w:abstractNumId w:val="471"/>
  </w:num>
  <w:num w:numId="645">
    <w:abstractNumId w:val="370"/>
  </w:num>
  <w:num w:numId="646">
    <w:abstractNumId w:val="127"/>
  </w:num>
  <w:num w:numId="647">
    <w:abstractNumId w:val="542"/>
  </w:num>
  <w:num w:numId="648">
    <w:abstractNumId w:val="344"/>
  </w:num>
  <w:num w:numId="649">
    <w:abstractNumId w:val="353"/>
  </w:num>
  <w:num w:numId="650">
    <w:abstractNumId w:val="366"/>
  </w:num>
  <w:num w:numId="651">
    <w:abstractNumId w:val="451"/>
  </w:num>
  <w:num w:numId="652">
    <w:abstractNumId w:val="345"/>
  </w:num>
  <w:num w:numId="653">
    <w:abstractNumId w:val="25"/>
  </w:num>
  <w:num w:numId="654">
    <w:abstractNumId w:val="452"/>
  </w:num>
  <w:num w:numId="655">
    <w:abstractNumId w:val="265"/>
  </w:num>
  <w:num w:numId="656">
    <w:abstractNumId w:val="44"/>
  </w:num>
  <w:num w:numId="657">
    <w:abstractNumId w:val="531"/>
  </w:num>
  <w:num w:numId="658">
    <w:abstractNumId w:val="12"/>
  </w:num>
  <w:num w:numId="659">
    <w:abstractNumId w:val="28"/>
  </w:num>
  <w:num w:numId="660">
    <w:abstractNumId w:val="512"/>
  </w:num>
  <w:num w:numId="661">
    <w:abstractNumId w:val="363"/>
  </w:num>
  <w:num w:numId="662">
    <w:abstractNumId w:val="274"/>
  </w:num>
  <w:num w:numId="663">
    <w:abstractNumId w:val="207"/>
  </w:num>
  <w:num w:numId="664">
    <w:abstractNumId w:val="258"/>
  </w:num>
  <w:num w:numId="665">
    <w:abstractNumId w:val="299"/>
  </w:num>
  <w:num w:numId="666">
    <w:abstractNumId w:val="102"/>
  </w:num>
  <w:num w:numId="667">
    <w:abstractNumId w:val="101"/>
  </w:num>
  <w:num w:numId="668">
    <w:abstractNumId w:val="262"/>
  </w:num>
  <w:num w:numId="669">
    <w:abstractNumId w:val="550"/>
  </w:num>
  <w:num w:numId="670">
    <w:abstractNumId w:val="463"/>
  </w:num>
  <w:num w:numId="671">
    <w:abstractNumId w:val="323"/>
  </w:num>
  <w:num w:numId="672">
    <w:abstractNumId w:val="160"/>
  </w:num>
  <w:num w:numId="673">
    <w:abstractNumId w:val="502"/>
  </w:num>
  <w:num w:numId="674">
    <w:abstractNumId w:val="263"/>
  </w:num>
  <w:num w:numId="675">
    <w:abstractNumId w:val="130"/>
  </w:num>
  <w:num w:numId="676">
    <w:abstractNumId w:val="211"/>
  </w:num>
  <w:num w:numId="677">
    <w:abstractNumId w:val="434"/>
  </w:num>
  <w:num w:numId="678">
    <w:abstractNumId w:val="144"/>
  </w:num>
  <w:num w:numId="679">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6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4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4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4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02"/>
  </w:num>
  <w:num w:numId="693">
    <w:abstractNumId w:val="3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199"/>
  </w:num>
  <w:num w:numId="695">
    <w:abstractNumId w:val="136"/>
  </w:num>
  <w:num w:numId="696">
    <w:abstractNumId w:val="413"/>
  </w:num>
  <w:num w:numId="697">
    <w:abstractNumId w:val="329"/>
  </w:num>
  <w:num w:numId="698">
    <w:abstractNumId w:val="373"/>
  </w:num>
  <w:num w:numId="699">
    <w:abstractNumId w:val="333"/>
  </w:num>
  <w:num w:numId="700">
    <w:abstractNumId w:val="148"/>
  </w:num>
  <w:num w:numId="701">
    <w:abstractNumId w:val="596"/>
  </w:num>
  <w:num w:numId="702">
    <w:abstractNumId w:val="317"/>
  </w:num>
  <w:num w:numId="703">
    <w:abstractNumId w:val="480"/>
  </w:num>
  <w:num w:numId="704">
    <w:abstractNumId w:val="220"/>
  </w:num>
  <w:num w:numId="705">
    <w:abstractNumId w:val="225"/>
  </w:num>
  <w:num w:numId="706">
    <w:abstractNumId w:val="385"/>
  </w:num>
  <w:num w:numId="707">
    <w:abstractNumId w:val="36"/>
  </w:num>
  <w:num w:numId="708">
    <w:abstractNumId w:val="530"/>
  </w:num>
  <w:numIdMacAtCleanup w:val="7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674"/>
    <w:rsid w:val="00000748"/>
    <w:rsid w:val="00000C91"/>
    <w:rsid w:val="0000255A"/>
    <w:rsid w:val="000043D9"/>
    <w:rsid w:val="00004525"/>
    <w:rsid w:val="00004813"/>
    <w:rsid w:val="00006276"/>
    <w:rsid w:val="0001210B"/>
    <w:rsid w:val="0001220B"/>
    <w:rsid w:val="000122E5"/>
    <w:rsid w:val="000123DB"/>
    <w:rsid w:val="0001299B"/>
    <w:rsid w:val="00012FAD"/>
    <w:rsid w:val="0001458A"/>
    <w:rsid w:val="000148D1"/>
    <w:rsid w:val="00014BF6"/>
    <w:rsid w:val="00016CD7"/>
    <w:rsid w:val="00016D06"/>
    <w:rsid w:val="00020475"/>
    <w:rsid w:val="000207CC"/>
    <w:rsid w:val="000207D1"/>
    <w:rsid w:val="00022FAC"/>
    <w:rsid w:val="000237BB"/>
    <w:rsid w:val="000239CE"/>
    <w:rsid w:val="00023DA4"/>
    <w:rsid w:val="0002451F"/>
    <w:rsid w:val="00024A88"/>
    <w:rsid w:val="00027883"/>
    <w:rsid w:val="00027A00"/>
    <w:rsid w:val="00030794"/>
    <w:rsid w:val="00031144"/>
    <w:rsid w:val="00033204"/>
    <w:rsid w:val="00034370"/>
    <w:rsid w:val="00036C19"/>
    <w:rsid w:val="000371AF"/>
    <w:rsid w:val="00041E04"/>
    <w:rsid w:val="000427D8"/>
    <w:rsid w:val="00042DB7"/>
    <w:rsid w:val="00042EFE"/>
    <w:rsid w:val="00046F36"/>
    <w:rsid w:val="000512D9"/>
    <w:rsid w:val="0005316A"/>
    <w:rsid w:val="00053762"/>
    <w:rsid w:val="000539F0"/>
    <w:rsid w:val="00053DDD"/>
    <w:rsid w:val="0005402D"/>
    <w:rsid w:val="0006064A"/>
    <w:rsid w:val="00060C43"/>
    <w:rsid w:val="00062041"/>
    <w:rsid w:val="00062372"/>
    <w:rsid w:val="00062FB2"/>
    <w:rsid w:val="000630E4"/>
    <w:rsid w:val="000633CE"/>
    <w:rsid w:val="00063715"/>
    <w:rsid w:val="000638D7"/>
    <w:rsid w:val="000712D3"/>
    <w:rsid w:val="0007160F"/>
    <w:rsid w:val="00072A05"/>
    <w:rsid w:val="00072EA4"/>
    <w:rsid w:val="000734E6"/>
    <w:rsid w:val="000749AB"/>
    <w:rsid w:val="00075AAB"/>
    <w:rsid w:val="00076CC2"/>
    <w:rsid w:val="000771C8"/>
    <w:rsid w:val="00080EEE"/>
    <w:rsid w:val="000817C5"/>
    <w:rsid w:val="00081994"/>
    <w:rsid w:val="00082166"/>
    <w:rsid w:val="00084B6F"/>
    <w:rsid w:val="00084E94"/>
    <w:rsid w:val="000863BD"/>
    <w:rsid w:val="00086E7E"/>
    <w:rsid w:val="0008711E"/>
    <w:rsid w:val="00087654"/>
    <w:rsid w:val="00087949"/>
    <w:rsid w:val="0009079C"/>
    <w:rsid w:val="00091C0A"/>
    <w:rsid w:val="00091F4E"/>
    <w:rsid w:val="0009261A"/>
    <w:rsid w:val="00092E49"/>
    <w:rsid w:val="000930FB"/>
    <w:rsid w:val="0009312D"/>
    <w:rsid w:val="00095842"/>
    <w:rsid w:val="00096B4C"/>
    <w:rsid w:val="00096BD2"/>
    <w:rsid w:val="00097F48"/>
    <w:rsid w:val="000A06C2"/>
    <w:rsid w:val="000A0C11"/>
    <w:rsid w:val="000A0C29"/>
    <w:rsid w:val="000A29E8"/>
    <w:rsid w:val="000A3E93"/>
    <w:rsid w:val="000A467B"/>
    <w:rsid w:val="000A4829"/>
    <w:rsid w:val="000A6770"/>
    <w:rsid w:val="000B0F8B"/>
    <w:rsid w:val="000B247C"/>
    <w:rsid w:val="000B2BE6"/>
    <w:rsid w:val="000B35F4"/>
    <w:rsid w:val="000B4692"/>
    <w:rsid w:val="000B62D7"/>
    <w:rsid w:val="000C0897"/>
    <w:rsid w:val="000C09E7"/>
    <w:rsid w:val="000C24CE"/>
    <w:rsid w:val="000C2E97"/>
    <w:rsid w:val="000C5A60"/>
    <w:rsid w:val="000C727C"/>
    <w:rsid w:val="000C730B"/>
    <w:rsid w:val="000C7E2A"/>
    <w:rsid w:val="000D013E"/>
    <w:rsid w:val="000D0C94"/>
    <w:rsid w:val="000D366A"/>
    <w:rsid w:val="000D379C"/>
    <w:rsid w:val="000D3877"/>
    <w:rsid w:val="000D3D06"/>
    <w:rsid w:val="000D41A6"/>
    <w:rsid w:val="000D4217"/>
    <w:rsid w:val="000D4776"/>
    <w:rsid w:val="000D4FAA"/>
    <w:rsid w:val="000D5431"/>
    <w:rsid w:val="000D6540"/>
    <w:rsid w:val="000D6E34"/>
    <w:rsid w:val="000D73DD"/>
    <w:rsid w:val="000D7FD2"/>
    <w:rsid w:val="000E0CE7"/>
    <w:rsid w:val="000E1494"/>
    <w:rsid w:val="000E2E31"/>
    <w:rsid w:val="000E398E"/>
    <w:rsid w:val="000E5514"/>
    <w:rsid w:val="000E5754"/>
    <w:rsid w:val="000E5EB2"/>
    <w:rsid w:val="000F144E"/>
    <w:rsid w:val="000F1F96"/>
    <w:rsid w:val="000F27C3"/>
    <w:rsid w:val="000F5173"/>
    <w:rsid w:val="000F7986"/>
    <w:rsid w:val="000F7EBE"/>
    <w:rsid w:val="00100F61"/>
    <w:rsid w:val="001016F3"/>
    <w:rsid w:val="001022F3"/>
    <w:rsid w:val="00102C99"/>
    <w:rsid w:val="00103030"/>
    <w:rsid w:val="00104621"/>
    <w:rsid w:val="00106084"/>
    <w:rsid w:val="00106C19"/>
    <w:rsid w:val="0010704F"/>
    <w:rsid w:val="001071F9"/>
    <w:rsid w:val="00107E30"/>
    <w:rsid w:val="00110268"/>
    <w:rsid w:val="00111D89"/>
    <w:rsid w:val="00112062"/>
    <w:rsid w:val="00112E2F"/>
    <w:rsid w:val="00116568"/>
    <w:rsid w:val="001166A9"/>
    <w:rsid w:val="001168BC"/>
    <w:rsid w:val="00117B2F"/>
    <w:rsid w:val="00120B28"/>
    <w:rsid w:val="00120BE4"/>
    <w:rsid w:val="00120C69"/>
    <w:rsid w:val="001216AB"/>
    <w:rsid w:val="001220DC"/>
    <w:rsid w:val="00122A1A"/>
    <w:rsid w:val="0012306E"/>
    <w:rsid w:val="001231CC"/>
    <w:rsid w:val="0012344F"/>
    <w:rsid w:val="0012556F"/>
    <w:rsid w:val="00127550"/>
    <w:rsid w:val="0012776E"/>
    <w:rsid w:val="00127843"/>
    <w:rsid w:val="00127EC2"/>
    <w:rsid w:val="001306E7"/>
    <w:rsid w:val="00132E9D"/>
    <w:rsid w:val="001333FF"/>
    <w:rsid w:val="00133669"/>
    <w:rsid w:val="00135153"/>
    <w:rsid w:val="00136A0C"/>
    <w:rsid w:val="00136C4B"/>
    <w:rsid w:val="00137C0A"/>
    <w:rsid w:val="00140230"/>
    <w:rsid w:val="0014167A"/>
    <w:rsid w:val="001436BE"/>
    <w:rsid w:val="001445B6"/>
    <w:rsid w:val="00146702"/>
    <w:rsid w:val="00146C39"/>
    <w:rsid w:val="001504D2"/>
    <w:rsid w:val="00153B78"/>
    <w:rsid w:val="00153DB8"/>
    <w:rsid w:val="00154C06"/>
    <w:rsid w:val="00154C18"/>
    <w:rsid w:val="00154E43"/>
    <w:rsid w:val="00154E9E"/>
    <w:rsid w:val="0015521E"/>
    <w:rsid w:val="00156089"/>
    <w:rsid w:val="0015699B"/>
    <w:rsid w:val="00157897"/>
    <w:rsid w:val="00160E5E"/>
    <w:rsid w:val="00162CB4"/>
    <w:rsid w:val="00163501"/>
    <w:rsid w:val="001641E1"/>
    <w:rsid w:val="00164391"/>
    <w:rsid w:val="00164962"/>
    <w:rsid w:val="00165C99"/>
    <w:rsid w:val="00167FCA"/>
    <w:rsid w:val="00171378"/>
    <w:rsid w:val="0017145E"/>
    <w:rsid w:val="00172D0F"/>
    <w:rsid w:val="0017378F"/>
    <w:rsid w:val="0017460E"/>
    <w:rsid w:val="00174E93"/>
    <w:rsid w:val="00176466"/>
    <w:rsid w:val="00177542"/>
    <w:rsid w:val="0017780D"/>
    <w:rsid w:val="0017781C"/>
    <w:rsid w:val="001778E7"/>
    <w:rsid w:val="00177AAD"/>
    <w:rsid w:val="00177EBE"/>
    <w:rsid w:val="001807A0"/>
    <w:rsid w:val="00180F46"/>
    <w:rsid w:val="0018555A"/>
    <w:rsid w:val="00185E6B"/>
    <w:rsid w:val="00190EEC"/>
    <w:rsid w:val="00190F21"/>
    <w:rsid w:val="00193430"/>
    <w:rsid w:val="001941DF"/>
    <w:rsid w:val="001944A6"/>
    <w:rsid w:val="00194575"/>
    <w:rsid w:val="00194F2C"/>
    <w:rsid w:val="00194FF7"/>
    <w:rsid w:val="001958CC"/>
    <w:rsid w:val="00195F94"/>
    <w:rsid w:val="001960A7"/>
    <w:rsid w:val="001A0414"/>
    <w:rsid w:val="001A180C"/>
    <w:rsid w:val="001A2EBF"/>
    <w:rsid w:val="001A455F"/>
    <w:rsid w:val="001A6494"/>
    <w:rsid w:val="001B00D6"/>
    <w:rsid w:val="001B0133"/>
    <w:rsid w:val="001B016A"/>
    <w:rsid w:val="001B0773"/>
    <w:rsid w:val="001B2577"/>
    <w:rsid w:val="001B2E40"/>
    <w:rsid w:val="001B3674"/>
    <w:rsid w:val="001B3818"/>
    <w:rsid w:val="001B3907"/>
    <w:rsid w:val="001B4B1F"/>
    <w:rsid w:val="001B543A"/>
    <w:rsid w:val="001B66E8"/>
    <w:rsid w:val="001B7AF4"/>
    <w:rsid w:val="001C2674"/>
    <w:rsid w:val="001C3032"/>
    <w:rsid w:val="001C31BF"/>
    <w:rsid w:val="001C35ED"/>
    <w:rsid w:val="001C44D3"/>
    <w:rsid w:val="001C6446"/>
    <w:rsid w:val="001C72DF"/>
    <w:rsid w:val="001D065E"/>
    <w:rsid w:val="001D0DE8"/>
    <w:rsid w:val="001D0F81"/>
    <w:rsid w:val="001D2764"/>
    <w:rsid w:val="001D32B0"/>
    <w:rsid w:val="001D38B5"/>
    <w:rsid w:val="001D40B7"/>
    <w:rsid w:val="001D40BD"/>
    <w:rsid w:val="001D44A2"/>
    <w:rsid w:val="001D453A"/>
    <w:rsid w:val="001D49C7"/>
    <w:rsid w:val="001D52D3"/>
    <w:rsid w:val="001D626E"/>
    <w:rsid w:val="001D6F01"/>
    <w:rsid w:val="001E0A53"/>
    <w:rsid w:val="001E4FDA"/>
    <w:rsid w:val="001E584F"/>
    <w:rsid w:val="001E59E4"/>
    <w:rsid w:val="001E733E"/>
    <w:rsid w:val="001E7B3F"/>
    <w:rsid w:val="001E7E79"/>
    <w:rsid w:val="001F09BB"/>
    <w:rsid w:val="001F1CCB"/>
    <w:rsid w:val="001F1F56"/>
    <w:rsid w:val="001F2D4E"/>
    <w:rsid w:val="001F68D7"/>
    <w:rsid w:val="001F7887"/>
    <w:rsid w:val="002001AB"/>
    <w:rsid w:val="00200526"/>
    <w:rsid w:val="002013A1"/>
    <w:rsid w:val="002062FA"/>
    <w:rsid w:val="0021054C"/>
    <w:rsid w:val="002107AF"/>
    <w:rsid w:val="00212E14"/>
    <w:rsid w:val="00213763"/>
    <w:rsid w:val="00213EC9"/>
    <w:rsid w:val="0021405C"/>
    <w:rsid w:val="002143EE"/>
    <w:rsid w:val="00215139"/>
    <w:rsid w:val="00220E2C"/>
    <w:rsid w:val="00220E5A"/>
    <w:rsid w:val="00220F9F"/>
    <w:rsid w:val="00221859"/>
    <w:rsid w:val="0022273C"/>
    <w:rsid w:val="00223C1A"/>
    <w:rsid w:val="00223DC8"/>
    <w:rsid w:val="00223EAD"/>
    <w:rsid w:val="00223F31"/>
    <w:rsid w:val="00225851"/>
    <w:rsid w:val="00225E68"/>
    <w:rsid w:val="002272B0"/>
    <w:rsid w:val="00227C60"/>
    <w:rsid w:val="00230569"/>
    <w:rsid w:val="00235638"/>
    <w:rsid w:val="002364DF"/>
    <w:rsid w:val="00236802"/>
    <w:rsid w:val="0023682E"/>
    <w:rsid w:val="00237400"/>
    <w:rsid w:val="00237D6F"/>
    <w:rsid w:val="002401AA"/>
    <w:rsid w:val="002406FC"/>
    <w:rsid w:val="00240DD1"/>
    <w:rsid w:val="00240E4D"/>
    <w:rsid w:val="00241A76"/>
    <w:rsid w:val="00242BB6"/>
    <w:rsid w:val="00242F07"/>
    <w:rsid w:val="002430C0"/>
    <w:rsid w:val="002435B0"/>
    <w:rsid w:val="00243D18"/>
    <w:rsid w:val="00247FC3"/>
    <w:rsid w:val="00250D76"/>
    <w:rsid w:val="002518C3"/>
    <w:rsid w:val="002526E1"/>
    <w:rsid w:val="00252BF0"/>
    <w:rsid w:val="00252F66"/>
    <w:rsid w:val="00253345"/>
    <w:rsid w:val="00254BCF"/>
    <w:rsid w:val="00255E20"/>
    <w:rsid w:val="00256F01"/>
    <w:rsid w:val="00257670"/>
    <w:rsid w:val="002579E8"/>
    <w:rsid w:val="00261D92"/>
    <w:rsid w:val="00262CE5"/>
    <w:rsid w:val="002644D7"/>
    <w:rsid w:val="00267876"/>
    <w:rsid w:val="00267D23"/>
    <w:rsid w:val="00271953"/>
    <w:rsid w:val="002721FE"/>
    <w:rsid w:val="00272249"/>
    <w:rsid w:val="00273832"/>
    <w:rsid w:val="0027582E"/>
    <w:rsid w:val="002767D7"/>
    <w:rsid w:val="00281EF1"/>
    <w:rsid w:val="002824AB"/>
    <w:rsid w:val="00283D10"/>
    <w:rsid w:val="002875C5"/>
    <w:rsid w:val="002908B4"/>
    <w:rsid w:val="00291461"/>
    <w:rsid w:val="00291A03"/>
    <w:rsid w:val="00294D41"/>
    <w:rsid w:val="002958E5"/>
    <w:rsid w:val="00296311"/>
    <w:rsid w:val="002966F4"/>
    <w:rsid w:val="002975E8"/>
    <w:rsid w:val="002A06DC"/>
    <w:rsid w:val="002A0CFE"/>
    <w:rsid w:val="002A16BF"/>
    <w:rsid w:val="002A35CA"/>
    <w:rsid w:val="002A3B10"/>
    <w:rsid w:val="002A4027"/>
    <w:rsid w:val="002A410C"/>
    <w:rsid w:val="002A4EA6"/>
    <w:rsid w:val="002A4FA6"/>
    <w:rsid w:val="002A554C"/>
    <w:rsid w:val="002A633A"/>
    <w:rsid w:val="002A69BB"/>
    <w:rsid w:val="002A7673"/>
    <w:rsid w:val="002B0CB1"/>
    <w:rsid w:val="002B11AD"/>
    <w:rsid w:val="002B1A2E"/>
    <w:rsid w:val="002B7391"/>
    <w:rsid w:val="002C0B51"/>
    <w:rsid w:val="002C17C9"/>
    <w:rsid w:val="002C1AF2"/>
    <w:rsid w:val="002C1F1E"/>
    <w:rsid w:val="002C33F3"/>
    <w:rsid w:val="002C4F14"/>
    <w:rsid w:val="002C5C53"/>
    <w:rsid w:val="002C638C"/>
    <w:rsid w:val="002C68E0"/>
    <w:rsid w:val="002C74D9"/>
    <w:rsid w:val="002D0EFB"/>
    <w:rsid w:val="002D11E3"/>
    <w:rsid w:val="002D17A8"/>
    <w:rsid w:val="002D1ED1"/>
    <w:rsid w:val="002D3B7D"/>
    <w:rsid w:val="002D4A47"/>
    <w:rsid w:val="002D5466"/>
    <w:rsid w:val="002D5657"/>
    <w:rsid w:val="002D5B08"/>
    <w:rsid w:val="002D6E27"/>
    <w:rsid w:val="002D7284"/>
    <w:rsid w:val="002D784C"/>
    <w:rsid w:val="002D7CE7"/>
    <w:rsid w:val="002E1A29"/>
    <w:rsid w:val="002E1E7B"/>
    <w:rsid w:val="002E3D0F"/>
    <w:rsid w:val="002E4699"/>
    <w:rsid w:val="002E6412"/>
    <w:rsid w:val="002E65A7"/>
    <w:rsid w:val="002E6FE3"/>
    <w:rsid w:val="002E70E7"/>
    <w:rsid w:val="002E7452"/>
    <w:rsid w:val="002E75E1"/>
    <w:rsid w:val="002F2676"/>
    <w:rsid w:val="002F2DC3"/>
    <w:rsid w:val="002F3481"/>
    <w:rsid w:val="002F4F98"/>
    <w:rsid w:val="002F56FD"/>
    <w:rsid w:val="002F57EA"/>
    <w:rsid w:val="002F59F0"/>
    <w:rsid w:val="002F5D1E"/>
    <w:rsid w:val="003006E1"/>
    <w:rsid w:val="00302F6C"/>
    <w:rsid w:val="003038B7"/>
    <w:rsid w:val="003057E1"/>
    <w:rsid w:val="0031117C"/>
    <w:rsid w:val="00311FFE"/>
    <w:rsid w:val="003123E2"/>
    <w:rsid w:val="00313A5E"/>
    <w:rsid w:val="00313ABF"/>
    <w:rsid w:val="00315A3E"/>
    <w:rsid w:val="00320B0F"/>
    <w:rsid w:val="00320C7D"/>
    <w:rsid w:val="003211AC"/>
    <w:rsid w:val="003223D9"/>
    <w:rsid w:val="00323873"/>
    <w:rsid w:val="0032438B"/>
    <w:rsid w:val="003271EF"/>
    <w:rsid w:val="00327D1F"/>
    <w:rsid w:val="0033090C"/>
    <w:rsid w:val="003317F4"/>
    <w:rsid w:val="00331D1F"/>
    <w:rsid w:val="00332CE7"/>
    <w:rsid w:val="00333221"/>
    <w:rsid w:val="003343F2"/>
    <w:rsid w:val="0033477E"/>
    <w:rsid w:val="0033667A"/>
    <w:rsid w:val="00336834"/>
    <w:rsid w:val="00337E7A"/>
    <w:rsid w:val="0034083D"/>
    <w:rsid w:val="00341583"/>
    <w:rsid w:val="00342A2E"/>
    <w:rsid w:val="00342B17"/>
    <w:rsid w:val="00346591"/>
    <w:rsid w:val="00350383"/>
    <w:rsid w:val="00350623"/>
    <w:rsid w:val="00350E56"/>
    <w:rsid w:val="0035104B"/>
    <w:rsid w:val="00351C9F"/>
    <w:rsid w:val="003547C0"/>
    <w:rsid w:val="003548A6"/>
    <w:rsid w:val="00354C48"/>
    <w:rsid w:val="0035516C"/>
    <w:rsid w:val="00355818"/>
    <w:rsid w:val="00355A74"/>
    <w:rsid w:val="003560B4"/>
    <w:rsid w:val="00356CE3"/>
    <w:rsid w:val="00361825"/>
    <w:rsid w:val="00361B25"/>
    <w:rsid w:val="00361BDC"/>
    <w:rsid w:val="00361D4E"/>
    <w:rsid w:val="00363FC7"/>
    <w:rsid w:val="003654FD"/>
    <w:rsid w:val="00365CC5"/>
    <w:rsid w:val="00366CF2"/>
    <w:rsid w:val="00366F75"/>
    <w:rsid w:val="00367BD5"/>
    <w:rsid w:val="00367E94"/>
    <w:rsid w:val="00367FE5"/>
    <w:rsid w:val="00371A82"/>
    <w:rsid w:val="00371AE7"/>
    <w:rsid w:val="00371BAF"/>
    <w:rsid w:val="003726E9"/>
    <w:rsid w:val="0037322E"/>
    <w:rsid w:val="00373E6E"/>
    <w:rsid w:val="00374A15"/>
    <w:rsid w:val="00375E79"/>
    <w:rsid w:val="003760D4"/>
    <w:rsid w:val="00376998"/>
    <w:rsid w:val="003772CC"/>
    <w:rsid w:val="00377C28"/>
    <w:rsid w:val="00381865"/>
    <w:rsid w:val="00382BDE"/>
    <w:rsid w:val="00383829"/>
    <w:rsid w:val="003854CC"/>
    <w:rsid w:val="0038577D"/>
    <w:rsid w:val="003860DC"/>
    <w:rsid w:val="003870EA"/>
    <w:rsid w:val="003877F5"/>
    <w:rsid w:val="00390053"/>
    <w:rsid w:val="0039038B"/>
    <w:rsid w:val="0039096D"/>
    <w:rsid w:val="00390AA4"/>
    <w:rsid w:val="00391900"/>
    <w:rsid w:val="00392C20"/>
    <w:rsid w:val="003959E0"/>
    <w:rsid w:val="00395A96"/>
    <w:rsid w:val="00396992"/>
    <w:rsid w:val="00397AC2"/>
    <w:rsid w:val="00397FEB"/>
    <w:rsid w:val="003A19BC"/>
    <w:rsid w:val="003A3D9E"/>
    <w:rsid w:val="003A5B81"/>
    <w:rsid w:val="003A64CF"/>
    <w:rsid w:val="003B1295"/>
    <w:rsid w:val="003B1D38"/>
    <w:rsid w:val="003B23CF"/>
    <w:rsid w:val="003B2AAD"/>
    <w:rsid w:val="003B2ACE"/>
    <w:rsid w:val="003B32E9"/>
    <w:rsid w:val="003B3D64"/>
    <w:rsid w:val="003B3EE9"/>
    <w:rsid w:val="003B65C2"/>
    <w:rsid w:val="003B7336"/>
    <w:rsid w:val="003B784E"/>
    <w:rsid w:val="003B7D20"/>
    <w:rsid w:val="003C08E8"/>
    <w:rsid w:val="003C13B6"/>
    <w:rsid w:val="003C2423"/>
    <w:rsid w:val="003C3407"/>
    <w:rsid w:val="003C3EFB"/>
    <w:rsid w:val="003C5BA0"/>
    <w:rsid w:val="003C5CE7"/>
    <w:rsid w:val="003C5F93"/>
    <w:rsid w:val="003C6377"/>
    <w:rsid w:val="003C73FB"/>
    <w:rsid w:val="003C7FEF"/>
    <w:rsid w:val="003D55F4"/>
    <w:rsid w:val="003D63AD"/>
    <w:rsid w:val="003D6656"/>
    <w:rsid w:val="003D69D8"/>
    <w:rsid w:val="003E1C63"/>
    <w:rsid w:val="003E1F52"/>
    <w:rsid w:val="003E304D"/>
    <w:rsid w:val="003E4D64"/>
    <w:rsid w:val="003E53B6"/>
    <w:rsid w:val="003E5978"/>
    <w:rsid w:val="003E5B72"/>
    <w:rsid w:val="003E6AFF"/>
    <w:rsid w:val="003E6E9A"/>
    <w:rsid w:val="003E7A73"/>
    <w:rsid w:val="003F219F"/>
    <w:rsid w:val="003F2AEA"/>
    <w:rsid w:val="003F2C7C"/>
    <w:rsid w:val="003F2EC8"/>
    <w:rsid w:val="003F3065"/>
    <w:rsid w:val="003F3155"/>
    <w:rsid w:val="003F31EC"/>
    <w:rsid w:val="003F54BB"/>
    <w:rsid w:val="003F7AAA"/>
    <w:rsid w:val="0040084D"/>
    <w:rsid w:val="00400D44"/>
    <w:rsid w:val="0040117B"/>
    <w:rsid w:val="00401C85"/>
    <w:rsid w:val="00401FA5"/>
    <w:rsid w:val="00402ED5"/>
    <w:rsid w:val="00404C08"/>
    <w:rsid w:val="00404E7B"/>
    <w:rsid w:val="004067AC"/>
    <w:rsid w:val="00406F6E"/>
    <w:rsid w:val="0040774B"/>
    <w:rsid w:val="004079E7"/>
    <w:rsid w:val="00410005"/>
    <w:rsid w:val="00410B40"/>
    <w:rsid w:val="00411E65"/>
    <w:rsid w:val="0041349D"/>
    <w:rsid w:val="004137C1"/>
    <w:rsid w:val="00414E51"/>
    <w:rsid w:val="004151BD"/>
    <w:rsid w:val="004178C3"/>
    <w:rsid w:val="00420262"/>
    <w:rsid w:val="00421627"/>
    <w:rsid w:val="0042294E"/>
    <w:rsid w:val="004230AD"/>
    <w:rsid w:val="00424B2C"/>
    <w:rsid w:val="00424D71"/>
    <w:rsid w:val="004250D7"/>
    <w:rsid w:val="004264A3"/>
    <w:rsid w:val="00426805"/>
    <w:rsid w:val="00426E66"/>
    <w:rsid w:val="0042719F"/>
    <w:rsid w:val="004308A3"/>
    <w:rsid w:val="00431D6B"/>
    <w:rsid w:val="004348C7"/>
    <w:rsid w:val="00434E50"/>
    <w:rsid w:val="00434F82"/>
    <w:rsid w:val="004355B6"/>
    <w:rsid w:val="00435F0C"/>
    <w:rsid w:val="0043652E"/>
    <w:rsid w:val="00436866"/>
    <w:rsid w:val="00437E3F"/>
    <w:rsid w:val="00441B67"/>
    <w:rsid w:val="00441E78"/>
    <w:rsid w:val="00442E73"/>
    <w:rsid w:val="00444997"/>
    <w:rsid w:val="00445852"/>
    <w:rsid w:val="00447C57"/>
    <w:rsid w:val="00447F72"/>
    <w:rsid w:val="00451EBE"/>
    <w:rsid w:val="0045269B"/>
    <w:rsid w:val="004526FD"/>
    <w:rsid w:val="004527AA"/>
    <w:rsid w:val="004535F8"/>
    <w:rsid w:val="00454937"/>
    <w:rsid w:val="00455F77"/>
    <w:rsid w:val="0045716F"/>
    <w:rsid w:val="00461282"/>
    <w:rsid w:val="00462CF5"/>
    <w:rsid w:val="00465B29"/>
    <w:rsid w:val="00466E91"/>
    <w:rsid w:val="00467923"/>
    <w:rsid w:val="00470667"/>
    <w:rsid w:val="00471A40"/>
    <w:rsid w:val="00471F00"/>
    <w:rsid w:val="0047237F"/>
    <w:rsid w:val="00472981"/>
    <w:rsid w:val="00473D07"/>
    <w:rsid w:val="00473EE8"/>
    <w:rsid w:val="004741CE"/>
    <w:rsid w:val="00474D1F"/>
    <w:rsid w:val="004757BB"/>
    <w:rsid w:val="004757BE"/>
    <w:rsid w:val="00476DB7"/>
    <w:rsid w:val="004771C0"/>
    <w:rsid w:val="004774E1"/>
    <w:rsid w:val="00477738"/>
    <w:rsid w:val="00480452"/>
    <w:rsid w:val="004806C2"/>
    <w:rsid w:val="0048124E"/>
    <w:rsid w:val="00481C83"/>
    <w:rsid w:val="00483BBF"/>
    <w:rsid w:val="00484A97"/>
    <w:rsid w:val="004851A5"/>
    <w:rsid w:val="00485A83"/>
    <w:rsid w:val="0048629C"/>
    <w:rsid w:val="004864A3"/>
    <w:rsid w:val="004866A0"/>
    <w:rsid w:val="00490A85"/>
    <w:rsid w:val="004912D0"/>
    <w:rsid w:val="00491F1A"/>
    <w:rsid w:val="0049213D"/>
    <w:rsid w:val="00493729"/>
    <w:rsid w:val="004941A6"/>
    <w:rsid w:val="00494496"/>
    <w:rsid w:val="004948E6"/>
    <w:rsid w:val="00494D28"/>
    <w:rsid w:val="00494E0A"/>
    <w:rsid w:val="00495518"/>
    <w:rsid w:val="00495DE6"/>
    <w:rsid w:val="004960D8"/>
    <w:rsid w:val="004963CF"/>
    <w:rsid w:val="004A0724"/>
    <w:rsid w:val="004A1039"/>
    <w:rsid w:val="004A257C"/>
    <w:rsid w:val="004A3097"/>
    <w:rsid w:val="004A395C"/>
    <w:rsid w:val="004A4858"/>
    <w:rsid w:val="004A4E15"/>
    <w:rsid w:val="004A5259"/>
    <w:rsid w:val="004A557F"/>
    <w:rsid w:val="004A59CA"/>
    <w:rsid w:val="004A5E98"/>
    <w:rsid w:val="004A694E"/>
    <w:rsid w:val="004A7170"/>
    <w:rsid w:val="004A7E31"/>
    <w:rsid w:val="004B30AF"/>
    <w:rsid w:val="004B3238"/>
    <w:rsid w:val="004B4B62"/>
    <w:rsid w:val="004B5083"/>
    <w:rsid w:val="004B55B7"/>
    <w:rsid w:val="004B753A"/>
    <w:rsid w:val="004B7829"/>
    <w:rsid w:val="004C100B"/>
    <w:rsid w:val="004C2E92"/>
    <w:rsid w:val="004C3C10"/>
    <w:rsid w:val="004C3EDB"/>
    <w:rsid w:val="004C42A9"/>
    <w:rsid w:val="004C4C5A"/>
    <w:rsid w:val="004C511C"/>
    <w:rsid w:val="004C699C"/>
    <w:rsid w:val="004C6A49"/>
    <w:rsid w:val="004C7361"/>
    <w:rsid w:val="004C74C3"/>
    <w:rsid w:val="004D0094"/>
    <w:rsid w:val="004D1C29"/>
    <w:rsid w:val="004D216F"/>
    <w:rsid w:val="004D4829"/>
    <w:rsid w:val="004D48D0"/>
    <w:rsid w:val="004D5589"/>
    <w:rsid w:val="004D56FC"/>
    <w:rsid w:val="004D5A1D"/>
    <w:rsid w:val="004D7423"/>
    <w:rsid w:val="004D75B6"/>
    <w:rsid w:val="004E0FB4"/>
    <w:rsid w:val="004E148C"/>
    <w:rsid w:val="004E1A1A"/>
    <w:rsid w:val="004E1A96"/>
    <w:rsid w:val="004E20AD"/>
    <w:rsid w:val="004E2C42"/>
    <w:rsid w:val="004E36B1"/>
    <w:rsid w:val="004E400C"/>
    <w:rsid w:val="004E47DA"/>
    <w:rsid w:val="004E47DF"/>
    <w:rsid w:val="004E604E"/>
    <w:rsid w:val="004E6C30"/>
    <w:rsid w:val="004E6F36"/>
    <w:rsid w:val="004E7B6F"/>
    <w:rsid w:val="004E7DD7"/>
    <w:rsid w:val="004F030A"/>
    <w:rsid w:val="004F04A9"/>
    <w:rsid w:val="004F0C7F"/>
    <w:rsid w:val="004F1219"/>
    <w:rsid w:val="004F1DBC"/>
    <w:rsid w:val="004F36CF"/>
    <w:rsid w:val="004F68A3"/>
    <w:rsid w:val="004F7050"/>
    <w:rsid w:val="005008F9"/>
    <w:rsid w:val="005014EE"/>
    <w:rsid w:val="00502D52"/>
    <w:rsid w:val="00502E47"/>
    <w:rsid w:val="00504049"/>
    <w:rsid w:val="00504AAF"/>
    <w:rsid w:val="00504C93"/>
    <w:rsid w:val="00504DF9"/>
    <w:rsid w:val="005069FC"/>
    <w:rsid w:val="00506AD7"/>
    <w:rsid w:val="00510685"/>
    <w:rsid w:val="00511312"/>
    <w:rsid w:val="00512C24"/>
    <w:rsid w:val="00512FC5"/>
    <w:rsid w:val="00513AEF"/>
    <w:rsid w:val="00514259"/>
    <w:rsid w:val="00514AF8"/>
    <w:rsid w:val="005156A2"/>
    <w:rsid w:val="00516391"/>
    <w:rsid w:val="00517DC2"/>
    <w:rsid w:val="0052058D"/>
    <w:rsid w:val="00521F1B"/>
    <w:rsid w:val="0052330B"/>
    <w:rsid w:val="00526E19"/>
    <w:rsid w:val="00530FE1"/>
    <w:rsid w:val="0053306B"/>
    <w:rsid w:val="0053375D"/>
    <w:rsid w:val="00533C4B"/>
    <w:rsid w:val="00534D90"/>
    <w:rsid w:val="00534FA4"/>
    <w:rsid w:val="00535397"/>
    <w:rsid w:val="00536B0D"/>
    <w:rsid w:val="00537188"/>
    <w:rsid w:val="00537629"/>
    <w:rsid w:val="00537926"/>
    <w:rsid w:val="005405AC"/>
    <w:rsid w:val="00540A94"/>
    <w:rsid w:val="0054265F"/>
    <w:rsid w:val="00543997"/>
    <w:rsid w:val="00543E81"/>
    <w:rsid w:val="00545885"/>
    <w:rsid w:val="0054597C"/>
    <w:rsid w:val="005462EC"/>
    <w:rsid w:val="005466AC"/>
    <w:rsid w:val="00547D5F"/>
    <w:rsid w:val="00551249"/>
    <w:rsid w:val="00552C90"/>
    <w:rsid w:val="005535EF"/>
    <w:rsid w:val="00554ACE"/>
    <w:rsid w:val="00554D84"/>
    <w:rsid w:val="00554DB6"/>
    <w:rsid w:val="00555D25"/>
    <w:rsid w:val="00556F1E"/>
    <w:rsid w:val="005570D3"/>
    <w:rsid w:val="00557280"/>
    <w:rsid w:val="0055786A"/>
    <w:rsid w:val="0056066F"/>
    <w:rsid w:val="005644C1"/>
    <w:rsid w:val="00565067"/>
    <w:rsid w:val="00565E65"/>
    <w:rsid w:val="00567F5D"/>
    <w:rsid w:val="00572421"/>
    <w:rsid w:val="00572895"/>
    <w:rsid w:val="00572A61"/>
    <w:rsid w:val="00572FB8"/>
    <w:rsid w:val="00574B0D"/>
    <w:rsid w:val="00576602"/>
    <w:rsid w:val="005778BD"/>
    <w:rsid w:val="005801E2"/>
    <w:rsid w:val="0058131A"/>
    <w:rsid w:val="00581DF4"/>
    <w:rsid w:val="005820F1"/>
    <w:rsid w:val="00583083"/>
    <w:rsid w:val="005877DB"/>
    <w:rsid w:val="0059175D"/>
    <w:rsid w:val="00591BCA"/>
    <w:rsid w:val="00594AB8"/>
    <w:rsid w:val="0059689D"/>
    <w:rsid w:val="005973F7"/>
    <w:rsid w:val="005A0637"/>
    <w:rsid w:val="005A1C92"/>
    <w:rsid w:val="005A1E7C"/>
    <w:rsid w:val="005A2005"/>
    <w:rsid w:val="005A287F"/>
    <w:rsid w:val="005A2DB4"/>
    <w:rsid w:val="005A33F0"/>
    <w:rsid w:val="005A39D9"/>
    <w:rsid w:val="005A43F0"/>
    <w:rsid w:val="005A51AC"/>
    <w:rsid w:val="005A66E3"/>
    <w:rsid w:val="005A791D"/>
    <w:rsid w:val="005A7E6C"/>
    <w:rsid w:val="005B03A3"/>
    <w:rsid w:val="005B1330"/>
    <w:rsid w:val="005B2E4D"/>
    <w:rsid w:val="005B2FE3"/>
    <w:rsid w:val="005B409A"/>
    <w:rsid w:val="005B4D63"/>
    <w:rsid w:val="005B668B"/>
    <w:rsid w:val="005B6B12"/>
    <w:rsid w:val="005B6D39"/>
    <w:rsid w:val="005B7F04"/>
    <w:rsid w:val="005C14FE"/>
    <w:rsid w:val="005C1FDD"/>
    <w:rsid w:val="005C31C1"/>
    <w:rsid w:val="005C3BDE"/>
    <w:rsid w:val="005C4090"/>
    <w:rsid w:val="005C502B"/>
    <w:rsid w:val="005C547B"/>
    <w:rsid w:val="005C70CE"/>
    <w:rsid w:val="005C788C"/>
    <w:rsid w:val="005D0310"/>
    <w:rsid w:val="005D0CD9"/>
    <w:rsid w:val="005D2D14"/>
    <w:rsid w:val="005D2D47"/>
    <w:rsid w:val="005D58DC"/>
    <w:rsid w:val="005D5F48"/>
    <w:rsid w:val="005D66E3"/>
    <w:rsid w:val="005D6DA9"/>
    <w:rsid w:val="005D6F51"/>
    <w:rsid w:val="005E049F"/>
    <w:rsid w:val="005E1DCF"/>
    <w:rsid w:val="005E5AFD"/>
    <w:rsid w:val="005E616C"/>
    <w:rsid w:val="005E627E"/>
    <w:rsid w:val="005E6DD6"/>
    <w:rsid w:val="005F01E1"/>
    <w:rsid w:val="005F0200"/>
    <w:rsid w:val="005F15F8"/>
    <w:rsid w:val="005F2A73"/>
    <w:rsid w:val="005F31A5"/>
    <w:rsid w:val="005F3649"/>
    <w:rsid w:val="005F46F0"/>
    <w:rsid w:val="005F49FE"/>
    <w:rsid w:val="005F5B43"/>
    <w:rsid w:val="005F715F"/>
    <w:rsid w:val="006002C3"/>
    <w:rsid w:val="00601A67"/>
    <w:rsid w:val="006023E2"/>
    <w:rsid w:val="00604563"/>
    <w:rsid w:val="00605088"/>
    <w:rsid w:val="00605B9E"/>
    <w:rsid w:val="00605C5E"/>
    <w:rsid w:val="00606919"/>
    <w:rsid w:val="0060694C"/>
    <w:rsid w:val="00606C0C"/>
    <w:rsid w:val="0060742F"/>
    <w:rsid w:val="0060755C"/>
    <w:rsid w:val="00607858"/>
    <w:rsid w:val="00611816"/>
    <w:rsid w:val="006134ED"/>
    <w:rsid w:val="00613563"/>
    <w:rsid w:val="0061390B"/>
    <w:rsid w:val="00613C6C"/>
    <w:rsid w:val="00614161"/>
    <w:rsid w:val="00614850"/>
    <w:rsid w:val="00614BA5"/>
    <w:rsid w:val="00615635"/>
    <w:rsid w:val="006166F9"/>
    <w:rsid w:val="006175CF"/>
    <w:rsid w:val="00617D71"/>
    <w:rsid w:val="00620C6E"/>
    <w:rsid w:val="00621455"/>
    <w:rsid w:val="006234EE"/>
    <w:rsid w:val="0062393A"/>
    <w:rsid w:val="00623D00"/>
    <w:rsid w:val="00624F7D"/>
    <w:rsid w:val="006263AA"/>
    <w:rsid w:val="00626D63"/>
    <w:rsid w:val="006277E5"/>
    <w:rsid w:val="00627BA1"/>
    <w:rsid w:val="00627E62"/>
    <w:rsid w:val="0063040A"/>
    <w:rsid w:val="00632272"/>
    <w:rsid w:val="006329E4"/>
    <w:rsid w:val="00632C96"/>
    <w:rsid w:val="0063302E"/>
    <w:rsid w:val="00634681"/>
    <w:rsid w:val="00637E94"/>
    <w:rsid w:val="00640793"/>
    <w:rsid w:val="0064116F"/>
    <w:rsid w:val="00641E24"/>
    <w:rsid w:val="00643271"/>
    <w:rsid w:val="00643AA6"/>
    <w:rsid w:val="006445F7"/>
    <w:rsid w:val="00644605"/>
    <w:rsid w:val="0064535C"/>
    <w:rsid w:val="0064595E"/>
    <w:rsid w:val="00645A98"/>
    <w:rsid w:val="00646BD2"/>
    <w:rsid w:val="00650A89"/>
    <w:rsid w:val="006513B2"/>
    <w:rsid w:val="006528CB"/>
    <w:rsid w:val="0065387D"/>
    <w:rsid w:val="00654170"/>
    <w:rsid w:val="00654662"/>
    <w:rsid w:val="006547B9"/>
    <w:rsid w:val="00655E0C"/>
    <w:rsid w:val="006561DC"/>
    <w:rsid w:val="00660F38"/>
    <w:rsid w:val="00662369"/>
    <w:rsid w:val="00662652"/>
    <w:rsid w:val="00662A21"/>
    <w:rsid w:val="0066385E"/>
    <w:rsid w:val="00663ED0"/>
    <w:rsid w:val="00665772"/>
    <w:rsid w:val="006659BD"/>
    <w:rsid w:val="0066680D"/>
    <w:rsid w:val="00666D2A"/>
    <w:rsid w:val="0067001D"/>
    <w:rsid w:val="00670175"/>
    <w:rsid w:val="00670955"/>
    <w:rsid w:val="00671623"/>
    <w:rsid w:val="00672499"/>
    <w:rsid w:val="00672BAE"/>
    <w:rsid w:val="006741A2"/>
    <w:rsid w:val="0067485A"/>
    <w:rsid w:val="0067521A"/>
    <w:rsid w:val="0067531D"/>
    <w:rsid w:val="00675B03"/>
    <w:rsid w:val="00677BFD"/>
    <w:rsid w:val="006800ED"/>
    <w:rsid w:val="00680A84"/>
    <w:rsid w:val="00683CFA"/>
    <w:rsid w:val="00687121"/>
    <w:rsid w:val="006874F8"/>
    <w:rsid w:val="00687806"/>
    <w:rsid w:val="0069047E"/>
    <w:rsid w:val="00691D28"/>
    <w:rsid w:val="0069275C"/>
    <w:rsid w:val="006956BB"/>
    <w:rsid w:val="00695B90"/>
    <w:rsid w:val="006969CD"/>
    <w:rsid w:val="006A062F"/>
    <w:rsid w:val="006A104A"/>
    <w:rsid w:val="006A3DF7"/>
    <w:rsid w:val="006A4910"/>
    <w:rsid w:val="006A5073"/>
    <w:rsid w:val="006A688E"/>
    <w:rsid w:val="006A7DA8"/>
    <w:rsid w:val="006B01D0"/>
    <w:rsid w:val="006B04BB"/>
    <w:rsid w:val="006B076F"/>
    <w:rsid w:val="006B0BE0"/>
    <w:rsid w:val="006B1544"/>
    <w:rsid w:val="006B1C56"/>
    <w:rsid w:val="006B2A73"/>
    <w:rsid w:val="006B2CFF"/>
    <w:rsid w:val="006B35DF"/>
    <w:rsid w:val="006B4437"/>
    <w:rsid w:val="006B495C"/>
    <w:rsid w:val="006B6750"/>
    <w:rsid w:val="006B6D45"/>
    <w:rsid w:val="006C0221"/>
    <w:rsid w:val="006C0B2D"/>
    <w:rsid w:val="006C0C56"/>
    <w:rsid w:val="006C0F72"/>
    <w:rsid w:val="006C1738"/>
    <w:rsid w:val="006C20FF"/>
    <w:rsid w:val="006C2411"/>
    <w:rsid w:val="006C2D98"/>
    <w:rsid w:val="006C385F"/>
    <w:rsid w:val="006C3C03"/>
    <w:rsid w:val="006C3C15"/>
    <w:rsid w:val="006C4150"/>
    <w:rsid w:val="006C5624"/>
    <w:rsid w:val="006C5B3F"/>
    <w:rsid w:val="006C6086"/>
    <w:rsid w:val="006C62A6"/>
    <w:rsid w:val="006C717F"/>
    <w:rsid w:val="006C7B75"/>
    <w:rsid w:val="006C7FBD"/>
    <w:rsid w:val="006D0213"/>
    <w:rsid w:val="006D0B09"/>
    <w:rsid w:val="006D0F84"/>
    <w:rsid w:val="006D1258"/>
    <w:rsid w:val="006D16F3"/>
    <w:rsid w:val="006D1E9B"/>
    <w:rsid w:val="006D217D"/>
    <w:rsid w:val="006D3D21"/>
    <w:rsid w:val="006D4863"/>
    <w:rsid w:val="006D7061"/>
    <w:rsid w:val="006E06F1"/>
    <w:rsid w:val="006E07FA"/>
    <w:rsid w:val="006E09AB"/>
    <w:rsid w:val="006E0AB5"/>
    <w:rsid w:val="006E1616"/>
    <w:rsid w:val="006E1FFF"/>
    <w:rsid w:val="006E20E4"/>
    <w:rsid w:val="006E2847"/>
    <w:rsid w:val="006E3482"/>
    <w:rsid w:val="006E4DFA"/>
    <w:rsid w:val="006E5922"/>
    <w:rsid w:val="006E60A6"/>
    <w:rsid w:val="006E6DDB"/>
    <w:rsid w:val="006E72C1"/>
    <w:rsid w:val="006F0D54"/>
    <w:rsid w:val="006F0DF2"/>
    <w:rsid w:val="006F10BC"/>
    <w:rsid w:val="006F4BE1"/>
    <w:rsid w:val="006F4E53"/>
    <w:rsid w:val="006F6088"/>
    <w:rsid w:val="006F6F64"/>
    <w:rsid w:val="006F7ECB"/>
    <w:rsid w:val="007015D3"/>
    <w:rsid w:val="00701923"/>
    <w:rsid w:val="00701CDB"/>
    <w:rsid w:val="00703814"/>
    <w:rsid w:val="00704329"/>
    <w:rsid w:val="00704635"/>
    <w:rsid w:val="007051EC"/>
    <w:rsid w:val="007055C2"/>
    <w:rsid w:val="0070696E"/>
    <w:rsid w:val="00707251"/>
    <w:rsid w:val="00710BE1"/>
    <w:rsid w:val="0071273B"/>
    <w:rsid w:val="00713B3A"/>
    <w:rsid w:val="00714AD0"/>
    <w:rsid w:val="00716073"/>
    <w:rsid w:val="00717110"/>
    <w:rsid w:val="00717A06"/>
    <w:rsid w:val="00720CCA"/>
    <w:rsid w:val="00723A9C"/>
    <w:rsid w:val="00724528"/>
    <w:rsid w:val="00724FBF"/>
    <w:rsid w:val="007251B8"/>
    <w:rsid w:val="0072696F"/>
    <w:rsid w:val="00726D7D"/>
    <w:rsid w:val="00727045"/>
    <w:rsid w:val="00727605"/>
    <w:rsid w:val="0072760C"/>
    <w:rsid w:val="00727B6B"/>
    <w:rsid w:val="0073008D"/>
    <w:rsid w:val="00732DCA"/>
    <w:rsid w:val="007330C9"/>
    <w:rsid w:val="007350A9"/>
    <w:rsid w:val="00736311"/>
    <w:rsid w:val="00736D31"/>
    <w:rsid w:val="00737C3D"/>
    <w:rsid w:val="00742451"/>
    <w:rsid w:val="0074374B"/>
    <w:rsid w:val="00743A91"/>
    <w:rsid w:val="0074485A"/>
    <w:rsid w:val="00746C1E"/>
    <w:rsid w:val="0075061C"/>
    <w:rsid w:val="00750C0E"/>
    <w:rsid w:val="00751138"/>
    <w:rsid w:val="0075264B"/>
    <w:rsid w:val="00752D2A"/>
    <w:rsid w:val="0075494A"/>
    <w:rsid w:val="007555A0"/>
    <w:rsid w:val="00756255"/>
    <w:rsid w:val="00756277"/>
    <w:rsid w:val="00760984"/>
    <w:rsid w:val="00760C5B"/>
    <w:rsid w:val="00761D22"/>
    <w:rsid w:val="007630A3"/>
    <w:rsid w:val="00763668"/>
    <w:rsid w:val="00763F5C"/>
    <w:rsid w:val="007649EE"/>
    <w:rsid w:val="00764EDD"/>
    <w:rsid w:val="00765498"/>
    <w:rsid w:val="00765852"/>
    <w:rsid w:val="00765942"/>
    <w:rsid w:val="0076606C"/>
    <w:rsid w:val="00766167"/>
    <w:rsid w:val="00766688"/>
    <w:rsid w:val="00766F93"/>
    <w:rsid w:val="00767307"/>
    <w:rsid w:val="00767647"/>
    <w:rsid w:val="007716E4"/>
    <w:rsid w:val="00771A45"/>
    <w:rsid w:val="00773879"/>
    <w:rsid w:val="00773FB4"/>
    <w:rsid w:val="00774B3F"/>
    <w:rsid w:val="007762B9"/>
    <w:rsid w:val="007768ED"/>
    <w:rsid w:val="00777205"/>
    <w:rsid w:val="007775CF"/>
    <w:rsid w:val="00780048"/>
    <w:rsid w:val="00780D1A"/>
    <w:rsid w:val="00782556"/>
    <w:rsid w:val="00782AA8"/>
    <w:rsid w:val="0078385A"/>
    <w:rsid w:val="00786445"/>
    <w:rsid w:val="00786742"/>
    <w:rsid w:val="00787142"/>
    <w:rsid w:val="00787F4A"/>
    <w:rsid w:val="00791AC7"/>
    <w:rsid w:val="00793DC6"/>
    <w:rsid w:val="00793ECE"/>
    <w:rsid w:val="00794AA0"/>
    <w:rsid w:val="00794B88"/>
    <w:rsid w:val="00795E9D"/>
    <w:rsid w:val="007966F3"/>
    <w:rsid w:val="00796C59"/>
    <w:rsid w:val="007974DE"/>
    <w:rsid w:val="00797FE4"/>
    <w:rsid w:val="007A010A"/>
    <w:rsid w:val="007A0429"/>
    <w:rsid w:val="007A5A74"/>
    <w:rsid w:val="007B1FD8"/>
    <w:rsid w:val="007B341D"/>
    <w:rsid w:val="007B3B1F"/>
    <w:rsid w:val="007B3BEA"/>
    <w:rsid w:val="007B492A"/>
    <w:rsid w:val="007B4B38"/>
    <w:rsid w:val="007B4C97"/>
    <w:rsid w:val="007B66BA"/>
    <w:rsid w:val="007B6B10"/>
    <w:rsid w:val="007C2052"/>
    <w:rsid w:val="007C246C"/>
    <w:rsid w:val="007C26E3"/>
    <w:rsid w:val="007C2D78"/>
    <w:rsid w:val="007C3589"/>
    <w:rsid w:val="007C36AB"/>
    <w:rsid w:val="007C40E3"/>
    <w:rsid w:val="007C471F"/>
    <w:rsid w:val="007C5568"/>
    <w:rsid w:val="007C7994"/>
    <w:rsid w:val="007D0478"/>
    <w:rsid w:val="007D1206"/>
    <w:rsid w:val="007D1966"/>
    <w:rsid w:val="007D217F"/>
    <w:rsid w:val="007D2A56"/>
    <w:rsid w:val="007D3D87"/>
    <w:rsid w:val="007D3F48"/>
    <w:rsid w:val="007D424F"/>
    <w:rsid w:val="007D515A"/>
    <w:rsid w:val="007D5302"/>
    <w:rsid w:val="007E04D6"/>
    <w:rsid w:val="007E1188"/>
    <w:rsid w:val="007E1467"/>
    <w:rsid w:val="007E1804"/>
    <w:rsid w:val="007E1BCC"/>
    <w:rsid w:val="007E36B6"/>
    <w:rsid w:val="007E7D1B"/>
    <w:rsid w:val="007F01EB"/>
    <w:rsid w:val="007F08DD"/>
    <w:rsid w:val="007F1DE1"/>
    <w:rsid w:val="007F260B"/>
    <w:rsid w:val="007F2B60"/>
    <w:rsid w:val="007F2DD0"/>
    <w:rsid w:val="007F399F"/>
    <w:rsid w:val="007F5DDF"/>
    <w:rsid w:val="007F711E"/>
    <w:rsid w:val="007F7986"/>
    <w:rsid w:val="008007CD"/>
    <w:rsid w:val="008013F4"/>
    <w:rsid w:val="00801668"/>
    <w:rsid w:val="00801C67"/>
    <w:rsid w:val="00804310"/>
    <w:rsid w:val="0080522B"/>
    <w:rsid w:val="008063A4"/>
    <w:rsid w:val="00810882"/>
    <w:rsid w:val="00810A86"/>
    <w:rsid w:val="0081194E"/>
    <w:rsid w:val="008119B4"/>
    <w:rsid w:val="0081237F"/>
    <w:rsid w:val="00814F01"/>
    <w:rsid w:val="00814FA9"/>
    <w:rsid w:val="0081559D"/>
    <w:rsid w:val="008157B9"/>
    <w:rsid w:val="00815B76"/>
    <w:rsid w:val="00817A49"/>
    <w:rsid w:val="00817B22"/>
    <w:rsid w:val="008208D2"/>
    <w:rsid w:val="00821E07"/>
    <w:rsid w:val="00822D55"/>
    <w:rsid w:val="0082498C"/>
    <w:rsid w:val="00825413"/>
    <w:rsid w:val="008254CF"/>
    <w:rsid w:val="0082558B"/>
    <w:rsid w:val="00825F1B"/>
    <w:rsid w:val="00826C06"/>
    <w:rsid w:val="008277E0"/>
    <w:rsid w:val="0083070F"/>
    <w:rsid w:val="00830B11"/>
    <w:rsid w:val="00835D88"/>
    <w:rsid w:val="00835F0B"/>
    <w:rsid w:val="008373F2"/>
    <w:rsid w:val="008406EA"/>
    <w:rsid w:val="0084116E"/>
    <w:rsid w:val="00843DF7"/>
    <w:rsid w:val="008450EE"/>
    <w:rsid w:val="00847397"/>
    <w:rsid w:val="00851BBC"/>
    <w:rsid w:val="008551C4"/>
    <w:rsid w:val="00855288"/>
    <w:rsid w:val="00857332"/>
    <w:rsid w:val="00857C79"/>
    <w:rsid w:val="00860285"/>
    <w:rsid w:val="00860423"/>
    <w:rsid w:val="008613DA"/>
    <w:rsid w:val="00861702"/>
    <w:rsid w:val="00861FF2"/>
    <w:rsid w:val="00862902"/>
    <w:rsid w:val="00862C73"/>
    <w:rsid w:val="0086302A"/>
    <w:rsid w:val="00864E66"/>
    <w:rsid w:val="00865B18"/>
    <w:rsid w:val="00867193"/>
    <w:rsid w:val="00872120"/>
    <w:rsid w:val="00872923"/>
    <w:rsid w:val="00872D7D"/>
    <w:rsid w:val="008730E0"/>
    <w:rsid w:val="0087480B"/>
    <w:rsid w:val="00875072"/>
    <w:rsid w:val="00876175"/>
    <w:rsid w:val="00877347"/>
    <w:rsid w:val="00877976"/>
    <w:rsid w:val="00880CD4"/>
    <w:rsid w:val="00882D27"/>
    <w:rsid w:val="00882D59"/>
    <w:rsid w:val="00882F00"/>
    <w:rsid w:val="00882FE5"/>
    <w:rsid w:val="0088393A"/>
    <w:rsid w:val="00883DAF"/>
    <w:rsid w:val="008843C7"/>
    <w:rsid w:val="00884444"/>
    <w:rsid w:val="0088507B"/>
    <w:rsid w:val="00885922"/>
    <w:rsid w:val="008867B4"/>
    <w:rsid w:val="0088731E"/>
    <w:rsid w:val="00887C17"/>
    <w:rsid w:val="00890768"/>
    <w:rsid w:val="00890865"/>
    <w:rsid w:val="0089160A"/>
    <w:rsid w:val="008924AD"/>
    <w:rsid w:val="00893977"/>
    <w:rsid w:val="00893A88"/>
    <w:rsid w:val="00893B06"/>
    <w:rsid w:val="008967E3"/>
    <w:rsid w:val="008975EE"/>
    <w:rsid w:val="0089771C"/>
    <w:rsid w:val="00897FAB"/>
    <w:rsid w:val="008A11D9"/>
    <w:rsid w:val="008A1793"/>
    <w:rsid w:val="008A2552"/>
    <w:rsid w:val="008A2639"/>
    <w:rsid w:val="008A2C21"/>
    <w:rsid w:val="008A374E"/>
    <w:rsid w:val="008A66EC"/>
    <w:rsid w:val="008A74AD"/>
    <w:rsid w:val="008B2C33"/>
    <w:rsid w:val="008B33C1"/>
    <w:rsid w:val="008B35E0"/>
    <w:rsid w:val="008B3C19"/>
    <w:rsid w:val="008B49BE"/>
    <w:rsid w:val="008B4A0C"/>
    <w:rsid w:val="008B569B"/>
    <w:rsid w:val="008B56C2"/>
    <w:rsid w:val="008B5729"/>
    <w:rsid w:val="008B5B04"/>
    <w:rsid w:val="008B6550"/>
    <w:rsid w:val="008B7E4F"/>
    <w:rsid w:val="008C06E3"/>
    <w:rsid w:val="008C306D"/>
    <w:rsid w:val="008C30E5"/>
    <w:rsid w:val="008C313A"/>
    <w:rsid w:val="008C3D14"/>
    <w:rsid w:val="008C4DE6"/>
    <w:rsid w:val="008C4E13"/>
    <w:rsid w:val="008C5191"/>
    <w:rsid w:val="008C736C"/>
    <w:rsid w:val="008C7CF2"/>
    <w:rsid w:val="008D06EC"/>
    <w:rsid w:val="008D126B"/>
    <w:rsid w:val="008D1620"/>
    <w:rsid w:val="008D1712"/>
    <w:rsid w:val="008D1B28"/>
    <w:rsid w:val="008D4370"/>
    <w:rsid w:val="008D4506"/>
    <w:rsid w:val="008D489D"/>
    <w:rsid w:val="008D51B1"/>
    <w:rsid w:val="008D587C"/>
    <w:rsid w:val="008D608F"/>
    <w:rsid w:val="008D7BE9"/>
    <w:rsid w:val="008E133D"/>
    <w:rsid w:val="008E153E"/>
    <w:rsid w:val="008E28E5"/>
    <w:rsid w:val="008E2D19"/>
    <w:rsid w:val="008E2E4F"/>
    <w:rsid w:val="008E360A"/>
    <w:rsid w:val="008E3675"/>
    <w:rsid w:val="008E422C"/>
    <w:rsid w:val="008E4F4D"/>
    <w:rsid w:val="008E505C"/>
    <w:rsid w:val="008E5529"/>
    <w:rsid w:val="008E5B04"/>
    <w:rsid w:val="008F1E1B"/>
    <w:rsid w:val="008F2157"/>
    <w:rsid w:val="008F2B6C"/>
    <w:rsid w:val="008F3388"/>
    <w:rsid w:val="008F53CE"/>
    <w:rsid w:val="00900A47"/>
    <w:rsid w:val="0090112A"/>
    <w:rsid w:val="00901C7C"/>
    <w:rsid w:val="00901E38"/>
    <w:rsid w:val="00902932"/>
    <w:rsid w:val="009029BA"/>
    <w:rsid w:val="00902B5D"/>
    <w:rsid w:val="00902DDB"/>
    <w:rsid w:val="009032E8"/>
    <w:rsid w:val="00903EBC"/>
    <w:rsid w:val="00904CCB"/>
    <w:rsid w:val="009052DB"/>
    <w:rsid w:val="0090604F"/>
    <w:rsid w:val="00906514"/>
    <w:rsid w:val="009070A9"/>
    <w:rsid w:val="00907D25"/>
    <w:rsid w:val="00907F36"/>
    <w:rsid w:val="00910298"/>
    <w:rsid w:val="0091054B"/>
    <w:rsid w:val="00910559"/>
    <w:rsid w:val="00910851"/>
    <w:rsid w:val="009109F8"/>
    <w:rsid w:val="00912227"/>
    <w:rsid w:val="0091291F"/>
    <w:rsid w:val="00912A4A"/>
    <w:rsid w:val="00912AF4"/>
    <w:rsid w:val="00913771"/>
    <w:rsid w:val="00913BE2"/>
    <w:rsid w:val="00914EB3"/>
    <w:rsid w:val="00915848"/>
    <w:rsid w:val="0091767C"/>
    <w:rsid w:val="00917875"/>
    <w:rsid w:val="00917888"/>
    <w:rsid w:val="00917CAE"/>
    <w:rsid w:val="00920609"/>
    <w:rsid w:val="0092081A"/>
    <w:rsid w:val="009216E0"/>
    <w:rsid w:val="00923800"/>
    <w:rsid w:val="00924BCE"/>
    <w:rsid w:val="009250EF"/>
    <w:rsid w:val="00927F36"/>
    <w:rsid w:val="00930114"/>
    <w:rsid w:val="009304DB"/>
    <w:rsid w:val="00930681"/>
    <w:rsid w:val="00931A0B"/>
    <w:rsid w:val="00931CC2"/>
    <w:rsid w:val="00931FED"/>
    <w:rsid w:val="0093278D"/>
    <w:rsid w:val="009331DE"/>
    <w:rsid w:val="00934015"/>
    <w:rsid w:val="009341D4"/>
    <w:rsid w:val="009371F5"/>
    <w:rsid w:val="00937980"/>
    <w:rsid w:val="00941840"/>
    <w:rsid w:val="009436B2"/>
    <w:rsid w:val="00943D9D"/>
    <w:rsid w:val="00943FD7"/>
    <w:rsid w:val="0094400D"/>
    <w:rsid w:val="00944835"/>
    <w:rsid w:val="00944FCD"/>
    <w:rsid w:val="0094617B"/>
    <w:rsid w:val="00946DE9"/>
    <w:rsid w:val="0094786D"/>
    <w:rsid w:val="00950179"/>
    <w:rsid w:val="009514BB"/>
    <w:rsid w:val="00952B8A"/>
    <w:rsid w:val="00952E0A"/>
    <w:rsid w:val="00952F71"/>
    <w:rsid w:val="0095369F"/>
    <w:rsid w:val="00954165"/>
    <w:rsid w:val="0095425E"/>
    <w:rsid w:val="00954968"/>
    <w:rsid w:val="0095734A"/>
    <w:rsid w:val="0095741B"/>
    <w:rsid w:val="00957B98"/>
    <w:rsid w:val="00961220"/>
    <w:rsid w:val="00961424"/>
    <w:rsid w:val="00961ABB"/>
    <w:rsid w:val="009622DC"/>
    <w:rsid w:val="00962A40"/>
    <w:rsid w:val="009635C8"/>
    <w:rsid w:val="00963C58"/>
    <w:rsid w:val="009654C5"/>
    <w:rsid w:val="0096551D"/>
    <w:rsid w:val="009700DA"/>
    <w:rsid w:val="00970300"/>
    <w:rsid w:val="00971D82"/>
    <w:rsid w:val="00971DEC"/>
    <w:rsid w:val="00975988"/>
    <w:rsid w:val="00975DEB"/>
    <w:rsid w:val="00976E03"/>
    <w:rsid w:val="009774F1"/>
    <w:rsid w:val="00980D68"/>
    <w:rsid w:val="00980EC7"/>
    <w:rsid w:val="00981B4C"/>
    <w:rsid w:val="00981FFD"/>
    <w:rsid w:val="00983634"/>
    <w:rsid w:val="009845EF"/>
    <w:rsid w:val="00984F9C"/>
    <w:rsid w:val="009865DF"/>
    <w:rsid w:val="00986DCA"/>
    <w:rsid w:val="00987161"/>
    <w:rsid w:val="00987C10"/>
    <w:rsid w:val="00990E1C"/>
    <w:rsid w:val="0099161B"/>
    <w:rsid w:val="009919BE"/>
    <w:rsid w:val="009923BB"/>
    <w:rsid w:val="00995A6F"/>
    <w:rsid w:val="00996FBD"/>
    <w:rsid w:val="00997CF1"/>
    <w:rsid w:val="00997D52"/>
    <w:rsid w:val="009A0ECB"/>
    <w:rsid w:val="009A1622"/>
    <w:rsid w:val="009A2B08"/>
    <w:rsid w:val="009A2B39"/>
    <w:rsid w:val="009A3660"/>
    <w:rsid w:val="009A371E"/>
    <w:rsid w:val="009A4EDB"/>
    <w:rsid w:val="009A5584"/>
    <w:rsid w:val="009B00B9"/>
    <w:rsid w:val="009B03AE"/>
    <w:rsid w:val="009B07CD"/>
    <w:rsid w:val="009B12AE"/>
    <w:rsid w:val="009B1AC7"/>
    <w:rsid w:val="009B2325"/>
    <w:rsid w:val="009B48AB"/>
    <w:rsid w:val="009B6578"/>
    <w:rsid w:val="009C04D8"/>
    <w:rsid w:val="009C13DF"/>
    <w:rsid w:val="009C1C37"/>
    <w:rsid w:val="009C208B"/>
    <w:rsid w:val="009C2354"/>
    <w:rsid w:val="009C2569"/>
    <w:rsid w:val="009C37C9"/>
    <w:rsid w:val="009C4D4B"/>
    <w:rsid w:val="009C4E9C"/>
    <w:rsid w:val="009C646B"/>
    <w:rsid w:val="009D1A50"/>
    <w:rsid w:val="009D4F33"/>
    <w:rsid w:val="009D56F9"/>
    <w:rsid w:val="009D61BA"/>
    <w:rsid w:val="009D68CD"/>
    <w:rsid w:val="009D7F3C"/>
    <w:rsid w:val="009E142C"/>
    <w:rsid w:val="009E17E9"/>
    <w:rsid w:val="009E33CC"/>
    <w:rsid w:val="009E3D95"/>
    <w:rsid w:val="009E47C3"/>
    <w:rsid w:val="009E5750"/>
    <w:rsid w:val="009F025C"/>
    <w:rsid w:val="009F0D56"/>
    <w:rsid w:val="009F1C35"/>
    <w:rsid w:val="009F1F7F"/>
    <w:rsid w:val="009F2D4A"/>
    <w:rsid w:val="009F2EA5"/>
    <w:rsid w:val="009F398D"/>
    <w:rsid w:val="009F45D2"/>
    <w:rsid w:val="009F4B5E"/>
    <w:rsid w:val="009F5170"/>
    <w:rsid w:val="009F578D"/>
    <w:rsid w:val="009F6BC9"/>
    <w:rsid w:val="009F7265"/>
    <w:rsid w:val="009F7CF3"/>
    <w:rsid w:val="009F7F5E"/>
    <w:rsid w:val="00A00470"/>
    <w:rsid w:val="00A0186B"/>
    <w:rsid w:val="00A01979"/>
    <w:rsid w:val="00A03129"/>
    <w:rsid w:val="00A036D2"/>
    <w:rsid w:val="00A04BB2"/>
    <w:rsid w:val="00A059C1"/>
    <w:rsid w:val="00A05EA6"/>
    <w:rsid w:val="00A061C5"/>
    <w:rsid w:val="00A06294"/>
    <w:rsid w:val="00A07FFA"/>
    <w:rsid w:val="00A1197F"/>
    <w:rsid w:val="00A120BC"/>
    <w:rsid w:val="00A13254"/>
    <w:rsid w:val="00A13A99"/>
    <w:rsid w:val="00A13F1F"/>
    <w:rsid w:val="00A14729"/>
    <w:rsid w:val="00A14A11"/>
    <w:rsid w:val="00A15D53"/>
    <w:rsid w:val="00A15D7A"/>
    <w:rsid w:val="00A175DD"/>
    <w:rsid w:val="00A2107A"/>
    <w:rsid w:val="00A21583"/>
    <w:rsid w:val="00A226BE"/>
    <w:rsid w:val="00A23681"/>
    <w:rsid w:val="00A2373D"/>
    <w:rsid w:val="00A23E52"/>
    <w:rsid w:val="00A24044"/>
    <w:rsid w:val="00A244BD"/>
    <w:rsid w:val="00A246B4"/>
    <w:rsid w:val="00A25BDF"/>
    <w:rsid w:val="00A25DB0"/>
    <w:rsid w:val="00A26CDE"/>
    <w:rsid w:val="00A27409"/>
    <w:rsid w:val="00A2742F"/>
    <w:rsid w:val="00A277ED"/>
    <w:rsid w:val="00A27D1F"/>
    <w:rsid w:val="00A30698"/>
    <w:rsid w:val="00A30921"/>
    <w:rsid w:val="00A320CC"/>
    <w:rsid w:val="00A33286"/>
    <w:rsid w:val="00A33B97"/>
    <w:rsid w:val="00A33CAF"/>
    <w:rsid w:val="00A35875"/>
    <w:rsid w:val="00A35A08"/>
    <w:rsid w:val="00A35C5E"/>
    <w:rsid w:val="00A36CBC"/>
    <w:rsid w:val="00A374E1"/>
    <w:rsid w:val="00A37555"/>
    <w:rsid w:val="00A41367"/>
    <w:rsid w:val="00A41D0C"/>
    <w:rsid w:val="00A42DC7"/>
    <w:rsid w:val="00A43564"/>
    <w:rsid w:val="00A43746"/>
    <w:rsid w:val="00A439E3"/>
    <w:rsid w:val="00A43C16"/>
    <w:rsid w:val="00A46438"/>
    <w:rsid w:val="00A46731"/>
    <w:rsid w:val="00A51AB2"/>
    <w:rsid w:val="00A52948"/>
    <w:rsid w:val="00A530A4"/>
    <w:rsid w:val="00A547C7"/>
    <w:rsid w:val="00A54C08"/>
    <w:rsid w:val="00A57763"/>
    <w:rsid w:val="00A6080A"/>
    <w:rsid w:val="00A60AAD"/>
    <w:rsid w:val="00A626AB"/>
    <w:rsid w:val="00A63468"/>
    <w:rsid w:val="00A65304"/>
    <w:rsid w:val="00A65A22"/>
    <w:rsid w:val="00A70F6F"/>
    <w:rsid w:val="00A7132D"/>
    <w:rsid w:val="00A71C19"/>
    <w:rsid w:val="00A73997"/>
    <w:rsid w:val="00A7426E"/>
    <w:rsid w:val="00A7532C"/>
    <w:rsid w:val="00A75387"/>
    <w:rsid w:val="00A75405"/>
    <w:rsid w:val="00A75A2E"/>
    <w:rsid w:val="00A7651E"/>
    <w:rsid w:val="00A77706"/>
    <w:rsid w:val="00A7773E"/>
    <w:rsid w:val="00A777A3"/>
    <w:rsid w:val="00A803BF"/>
    <w:rsid w:val="00A8226C"/>
    <w:rsid w:val="00A822E5"/>
    <w:rsid w:val="00A835F6"/>
    <w:rsid w:val="00A84238"/>
    <w:rsid w:val="00A85CE5"/>
    <w:rsid w:val="00A87363"/>
    <w:rsid w:val="00A87B97"/>
    <w:rsid w:val="00A87D64"/>
    <w:rsid w:val="00A90AD8"/>
    <w:rsid w:val="00A90E3E"/>
    <w:rsid w:val="00A90E4F"/>
    <w:rsid w:val="00A92467"/>
    <w:rsid w:val="00A92DC8"/>
    <w:rsid w:val="00A95AE5"/>
    <w:rsid w:val="00A95D8B"/>
    <w:rsid w:val="00A96B88"/>
    <w:rsid w:val="00A96F76"/>
    <w:rsid w:val="00A97689"/>
    <w:rsid w:val="00AA1A3E"/>
    <w:rsid w:val="00AA215D"/>
    <w:rsid w:val="00AA2667"/>
    <w:rsid w:val="00AA2C27"/>
    <w:rsid w:val="00AA41CD"/>
    <w:rsid w:val="00AA559E"/>
    <w:rsid w:val="00AA606B"/>
    <w:rsid w:val="00AA7059"/>
    <w:rsid w:val="00AA723D"/>
    <w:rsid w:val="00AB1CC6"/>
    <w:rsid w:val="00AB1DFF"/>
    <w:rsid w:val="00AB1E25"/>
    <w:rsid w:val="00AB1FE7"/>
    <w:rsid w:val="00AB2291"/>
    <w:rsid w:val="00AB288A"/>
    <w:rsid w:val="00AB481D"/>
    <w:rsid w:val="00AB4EAE"/>
    <w:rsid w:val="00AB5EAF"/>
    <w:rsid w:val="00AB5EFB"/>
    <w:rsid w:val="00AB6B62"/>
    <w:rsid w:val="00AB7A21"/>
    <w:rsid w:val="00AC09E3"/>
    <w:rsid w:val="00AC1094"/>
    <w:rsid w:val="00AC27CF"/>
    <w:rsid w:val="00AC3353"/>
    <w:rsid w:val="00AC458F"/>
    <w:rsid w:val="00AC4C3A"/>
    <w:rsid w:val="00AC5AC6"/>
    <w:rsid w:val="00AD0934"/>
    <w:rsid w:val="00AD2637"/>
    <w:rsid w:val="00AD6338"/>
    <w:rsid w:val="00AD7023"/>
    <w:rsid w:val="00AE04DC"/>
    <w:rsid w:val="00AE0E44"/>
    <w:rsid w:val="00AE1AA4"/>
    <w:rsid w:val="00AE219D"/>
    <w:rsid w:val="00AE2BD4"/>
    <w:rsid w:val="00AE2C33"/>
    <w:rsid w:val="00AE3C0E"/>
    <w:rsid w:val="00AE4479"/>
    <w:rsid w:val="00AE5BF8"/>
    <w:rsid w:val="00AE6674"/>
    <w:rsid w:val="00AE74A0"/>
    <w:rsid w:val="00AE7611"/>
    <w:rsid w:val="00AF0377"/>
    <w:rsid w:val="00AF09C2"/>
    <w:rsid w:val="00AF1405"/>
    <w:rsid w:val="00AF181B"/>
    <w:rsid w:val="00AF2189"/>
    <w:rsid w:val="00AF3343"/>
    <w:rsid w:val="00AF36C8"/>
    <w:rsid w:val="00AF3ABE"/>
    <w:rsid w:val="00AF3D90"/>
    <w:rsid w:val="00AF3FC1"/>
    <w:rsid w:val="00AF5F98"/>
    <w:rsid w:val="00AF6D13"/>
    <w:rsid w:val="00AF7360"/>
    <w:rsid w:val="00B0182A"/>
    <w:rsid w:val="00B03C38"/>
    <w:rsid w:val="00B04E31"/>
    <w:rsid w:val="00B05096"/>
    <w:rsid w:val="00B0528C"/>
    <w:rsid w:val="00B06D8B"/>
    <w:rsid w:val="00B06E81"/>
    <w:rsid w:val="00B07E1F"/>
    <w:rsid w:val="00B129C7"/>
    <w:rsid w:val="00B12D51"/>
    <w:rsid w:val="00B1353B"/>
    <w:rsid w:val="00B146CA"/>
    <w:rsid w:val="00B14951"/>
    <w:rsid w:val="00B153CF"/>
    <w:rsid w:val="00B16CDF"/>
    <w:rsid w:val="00B1788E"/>
    <w:rsid w:val="00B20781"/>
    <w:rsid w:val="00B221AC"/>
    <w:rsid w:val="00B23533"/>
    <w:rsid w:val="00B2380B"/>
    <w:rsid w:val="00B2387B"/>
    <w:rsid w:val="00B24441"/>
    <w:rsid w:val="00B2591C"/>
    <w:rsid w:val="00B27644"/>
    <w:rsid w:val="00B303C1"/>
    <w:rsid w:val="00B32101"/>
    <w:rsid w:val="00B34288"/>
    <w:rsid w:val="00B34504"/>
    <w:rsid w:val="00B3487E"/>
    <w:rsid w:val="00B34C66"/>
    <w:rsid w:val="00B37E0E"/>
    <w:rsid w:val="00B40C83"/>
    <w:rsid w:val="00B41121"/>
    <w:rsid w:val="00B41F3D"/>
    <w:rsid w:val="00B425DE"/>
    <w:rsid w:val="00B42C34"/>
    <w:rsid w:val="00B42E98"/>
    <w:rsid w:val="00B44508"/>
    <w:rsid w:val="00B4470E"/>
    <w:rsid w:val="00B4520A"/>
    <w:rsid w:val="00B45E7E"/>
    <w:rsid w:val="00B45F05"/>
    <w:rsid w:val="00B462F0"/>
    <w:rsid w:val="00B520AA"/>
    <w:rsid w:val="00B526C4"/>
    <w:rsid w:val="00B52CE5"/>
    <w:rsid w:val="00B537D4"/>
    <w:rsid w:val="00B53B79"/>
    <w:rsid w:val="00B54041"/>
    <w:rsid w:val="00B5476D"/>
    <w:rsid w:val="00B54DB9"/>
    <w:rsid w:val="00B567EA"/>
    <w:rsid w:val="00B56888"/>
    <w:rsid w:val="00B571A1"/>
    <w:rsid w:val="00B625AD"/>
    <w:rsid w:val="00B645AE"/>
    <w:rsid w:val="00B653AF"/>
    <w:rsid w:val="00B66345"/>
    <w:rsid w:val="00B6752A"/>
    <w:rsid w:val="00B67C0A"/>
    <w:rsid w:val="00B67C79"/>
    <w:rsid w:val="00B70B93"/>
    <w:rsid w:val="00B7177D"/>
    <w:rsid w:val="00B719AE"/>
    <w:rsid w:val="00B74CD7"/>
    <w:rsid w:val="00B74E9B"/>
    <w:rsid w:val="00B7564E"/>
    <w:rsid w:val="00B76473"/>
    <w:rsid w:val="00B76A79"/>
    <w:rsid w:val="00B801D4"/>
    <w:rsid w:val="00B80DB4"/>
    <w:rsid w:val="00B82F2C"/>
    <w:rsid w:val="00B82FAB"/>
    <w:rsid w:val="00B84BBA"/>
    <w:rsid w:val="00B8535D"/>
    <w:rsid w:val="00B9017D"/>
    <w:rsid w:val="00B909A2"/>
    <w:rsid w:val="00B93019"/>
    <w:rsid w:val="00B93897"/>
    <w:rsid w:val="00B941B3"/>
    <w:rsid w:val="00B94255"/>
    <w:rsid w:val="00B94775"/>
    <w:rsid w:val="00B95041"/>
    <w:rsid w:val="00B95383"/>
    <w:rsid w:val="00B9724D"/>
    <w:rsid w:val="00BA3F54"/>
    <w:rsid w:val="00BA44DD"/>
    <w:rsid w:val="00BA5239"/>
    <w:rsid w:val="00BA668A"/>
    <w:rsid w:val="00BA6955"/>
    <w:rsid w:val="00BA7CC2"/>
    <w:rsid w:val="00BB0002"/>
    <w:rsid w:val="00BB1958"/>
    <w:rsid w:val="00BB298C"/>
    <w:rsid w:val="00BB3E8D"/>
    <w:rsid w:val="00BB3FF0"/>
    <w:rsid w:val="00BB52F2"/>
    <w:rsid w:val="00BB7721"/>
    <w:rsid w:val="00BB7ADC"/>
    <w:rsid w:val="00BC1F7D"/>
    <w:rsid w:val="00BC2792"/>
    <w:rsid w:val="00BC2A7E"/>
    <w:rsid w:val="00BC3957"/>
    <w:rsid w:val="00BC4525"/>
    <w:rsid w:val="00BC586F"/>
    <w:rsid w:val="00BC59B9"/>
    <w:rsid w:val="00BC7197"/>
    <w:rsid w:val="00BC7819"/>
    <w:rsid w:val="00BC7BCC"/>
    <w:rsid w:val="00BD25B5"/>
    <w:rsid w:val="00BD39FF"/>
    <w:rsid w:val="00BD3AFE"/>
    <w:rsid w:val="00BD3B20"/>
    <w:rsid w:val="00BD3B3D"/>
    <w:rsid w:val="00BD41B4"/>
    <w:rsid w:val="00BD4919"/>
    <w:rsid w:val="00BD528B"/>
    <w:rsid w:val="00BD7241"/>
    <w:rsid w:val="00BE0B55"/>
    <w:rsid w:val="00BE0E00"/>
    <w:rsid w:val="00BE171E"/>
    <w:rsid w:val="00BE1889"/>
    <w:rsid w:val="00BE2326"/>
    <w:rsid w:val="00BE3302"/>
    <w:rsid w:val="00BE3EAB"/>
    <w:rsid w:val="00BE3F4E"/>
    <w:rsid w:val="00BE5017"/>
    <w:rsid w:val="00BE609A"/>
    <w:rsid w:val="00BE7F62"/>
    <w:rsid w:val="00BF004E"/>
    <w:rsid w:val="00BF05E5"/>
    <w:rsid w:val="00BF07A0"/>
    <w:rsid w:val="00BF15F7"/>
    <w:rsid w:val="00BF1840"/>
    <w:rsid w:val="00BF2537"/>
    <w:rsid w:val="00BF5A2A"/>
    <w:rsid w:val="00BF7A67"/>
    <w:rsid w:val="00C001F3"/>
    <w:rsid w:val="00C002C6"/>
    <w:rsid w:val="00C019BA"/>
    <w:rsid w:val="00C02771"/>
    <w:rsid w:val="00C02C30"/>
    <w:rsid w:val="00C0315F"/>
    <w:rsid w:val="00C03E7D"/>
    <w:rsid w:val="00C04292"/>
    <w:rsid w:val="00C0664A"/>
    <w:rsid w:val="00C07A4B"/>
    <w:rsid w:val="00C108F1"/>
    <w:rsid w:val="00C13303"/>
    <w:rsid w:val="00C13639"/>
    <w:rsid w:val="00C13884"/>
    <w:rsid w:val="00C14290"/>
    <w:rsid w:val="00C1459B"/>
    <w:rsid w:val="00C15775"/>
    <w:rsid w:val="00C1630F"/>
    <w:rsid w:val="00C16618"/>
    <w:rsid w:val="00C17650"/>
    <w:rsid w:val="00C20B13"/>
    <w:rsid w:val="00C20C59"/>
    <w:rsid w:val="00C231A8"/>
    <w:rsid w:val="00C23F6D"/>
    <w:rsid w:val="00C25714"/>
    <w:rsid w:val="00C26F79"/>
    <w:rsid w:val="00C304B6"/>
    <w:rsid w:val="00C30921"/>
    <w:rsid w:val="00C310D0"/>
    <w:rsid w:val="00C32A73"/>
    <w:rsid w:val="00C32EA7"/>
    <w:rsid w:val="00C33AB7"/>
    <w:rsid w:val="00C33CCA"/>
    <w:rsid w:val="00C34003"/>
    <w:rsid w:val="00C34300"/>
    <w:rsid w:val="00C354CE"/>
    <w:rsid w:val="00C372B7"/>
    <w:rsid w:val="00C378BA"/>
    <w:rsid w:val="00C37A35"/>
    <w:rsid w:val="00C37C37"/>
    <w:rsid w:val="00C43795"/>
    <w:rsid w:val="00C43D49"/>
    <w:rsid w:val="00C44AFC"/>
    <w:rsid w:val="00C50B2D"/>
    <w:rsid w:val="00C51097"/>
    <w:rsid w:val="00C5274C"/>
    <w:rsid w:val="00C5284F"/>
    <w:rsid w:val="00C52E69"/>
    <w:rsid w:val="00C53A15"/>
    <w:rsid w:val="00C54319"/>
    <w:rsid w:val="00C549DF"/>
    <w:rsid w:val="00C56CE1"/>
    <w:rsid w:val="00C5739B"/>
    <w:rsid w:val="00C576A9"/>
    <w:rsid w:val="00C57A08"/>
    <w:rsid w:val="00C57AFA"/>
    <w:rsid w:val="00C57DB0"/>
    <w:rsid w:val="00C6073F"/>
    <w:rsid w:val="00C60DF7"/>
    <w:rsid w:val="00C6105F"/>
    <w:rsid w:val="00C610A6"/>
    <w:rsid w:val="00C623C2"/>
    <w:rsid w:val="00C62580"/>
    <w:rsid w:val="00C63712"/>
    <w:rsid w:val="00C65270"/>
    <w:rsid w:val="00C6586E"/>
    <w:rsid w:val="00C6758B"/>
    <w:rsid w:val="00C6788E"/>
    <w:rsid w:val="00C70BE7"/>
    <w:rsid w:val="00C71559"/>
    <w:rsid w:val="00C71CBC"/>
    <w:rsid w:val="00C74314"/>
    <w:rsid w:val="00C74B41"/>
    <w:rsid w:val="00C7513C"/>
    <w:rsid w:val="00C76998"/>
    <w:rsid w:val="00C769EB"/>
    <w:rsid w:val="00C77F62"/>
    <w:rsid w:val="00C80105"/>
    <w:rsid w:val="00C8097C"/>
    <w:rsid w:val="00C80DE1"/>
    <w:rsid w:val="00C81FC7"/>
    <w:rsid w:val="00C81FF6"/>
    <w:rsid w:val="00C8283C"/>
    <w:rsid w:val="00C83080"/>
    <w:rsid w:val="00C831D3"/>
    <w:rsid w:val="00C85AC3"/>
    <w:rsid w:val="00C85FB5"/>
    <w:rsid w:val="00C86986"/>
    <w:rsid w:val="00C90E66"/>
    <w:rsid w:val="00C91BC3"/>
    <w:rsid w:val="00C92608"/>
    <w:rsid w:val="00C927A5"/>
    <w:rsid w:val="00C9305D"/>
    <w:rsid w:val="00C934BD"/>
    <w:rsid w:val="00C9530E"/>
    <w:rsid w:val="00C96524"/>
    <w:rsid w:val="00C96D65"/>
    <w:rsid w:val="00C97E2C"/>
    <w:rsid w:val="00C97F64"/>
    <w:rsid w:val="00CA09ED"/>
    <w:rsid w:val="00CA0A55"/>
    <w:rsid w:val="00CA56C2"/>
    <w:rsid w:val="00CA59AB"/>
    <w:rsid w:val="00CA5B0B"/>
    <w:rsid w:val="00CA68CE"/>
    <w:rsid w:val="00CB09F4"/>
    <w:rsid w:val="00CB18C9"/>
    <w:rsid w:val="00CB245D"/>
    <w:rsid w:val="00CB2DCC"/>
    <w:rsid w:val="00CB356A"/>
    <w:rsid w:val="00CB4725"/>
    <w:rsid w:val="00CB4B7B"/>
    <w:rsid w:val="00CB53E8"/>
    <w:rsid w:val="00CB5C26"/>
    <w:rsid w:val="00CB5E24"/>
    <w:rsid w:val="00CB6E84"/>
    <w:rsid w:val="00CB700F"/>
    <w:rsid w:val="00CC0F72"/>
    <w:rsid w:val="00CC221B"/>
    <w:rsid w:val="00CC3D90"/>
    <w:rsid w:val="00CC418F"/>
    <w:rsid w:val="00CC54AF"/>
    <w:rsid w:val="00CC5A57"/>
    <w:rsid w:val="00CC6D4B"/>
    <w:rsid w:val="00CC7546"/>
    <w:rsid w:val="00CD126C"/>
    <w:rsid w:val="00CD2974"/>
    <w:rsid w:val="00CD2AAB"/>
    <w:rsid w:val="00CD3E74"/>
    <w:rsid w:val="00CD45FB"/>
    <w:rsid w:val="00CD472B"/>
    <w:rsid w:val="00CD5516"/>
    <w:rsid w:val="00CD6AD0"/>
    <w:rsid w:val="00CD75FC"/>
    <w:rsid w:val="00CE0A6A"/>
    <w:rsid w:val="00CE29E5"/>
    <w:rsid w:val="00CE31FF"/>
    <w:rsid w:val="00CE32CF"/>
    <w:rsid w:val="00CE4062"/>
    <w:rsid w:val="00CE56E1"/>
    <w:rsid w:val="00CE5892"/>
    <w:rsid w:val="00CE5EBD"/>
    <w:rsid w:val="00CE6446"/>
    <w:rsid w:val="00CF0540"/>
    <w:rsid w:val="00CF09FC"/>
    <w:rsid w:val="00CF19A8"/>
    <w:rsid w:val="00CF472E"/>
    <w:rsid w:val="00CF637F"/>
    <w:rsid w:val="00CF64DC"/>
    <w:rsid w:val="00CF6CDF"/>
    <w:rsid w:val="00CF6CFF"/>
    <w:rsid w:val="00CF747E"/>
    <w:rsid w:val="00D010CF"/>
    <w:rsid w:val="00D032A2"/>
    <w:rsid w:val="00D04355"/>
    <w:rsid w:val="00D04491"/>
    <w:rsid w:val="00D04871"/>
    <w:rsid w:val="00D05AED"/>
    <w:rsid w:val="00D06227"/>
    <w:rsid w:val="00D06373"/>
    <w:rsid w:val="00D0637B"/>
    <w:rsid w:val="00D0644E"/>
    <w:rsid w:val="00D0705F"/>
    <w:rsid w:val="00D0744A"/>
    <w:rsid w:val="00D07491"/>
    <w:rsid w:val="00D11329"/>
    <w:rsid w:val="00D118C5"/>
    <w:rsid w:val="00D11DD3"/>
    <w:rsid w:val="00D1332D"/>
    <w:rsid w:val="00D13EF6"/>
    <w:rsid w:val="00D1468F"/>
    <w:rsid w:val="00D14B0C"/>
    <w:rsid w:val="00D162B7"/>
    <w:rsid w:val="00D16589"/>
    <w:rsid w:val="00D16CF0"/>
    <w:rsid w:val="00D17142"/>
    <w:rsid w:val="00D171D6"/>
    <w:rsid w:val="00D211A9"/>
    <w:rsid w:val="00D21454"/>
    <w:rsid w:val="00D21B04"/>
    <w:rsid w:val="00D24313"/>
    <w:rsid w:val="00D247B3"/>
    <w:rsid w:val="00D2499D"/>
    <w:rsid w:val="00D24AD4"/>
    <w:rsid w:val="00D264C3"/>
    <w:rsid w:val="00D26706"/>
    <w:rsid w:val="00D272C1"/>
    <w:rsid w:val="00D30781"/>
    <w:rsid w:val="00D3229F"/>
    <w:rsid w:val="00D323FF"/>
    <w:rsid w:val="00D334DA"/>
    <w:rsid w:val="00D34C10"/>
    <w:rsid w:val="00D34C41"/>
    <w:rsid w:val="00D35B8F"/>
    <w:rsid w:val="00D36BF8"/>
    <w:rsid w:val="00D374D1"/>
    <w:rsid w:val="00D37B23"/>
    <w:rsid w:val="00D37C52"/>
    <w:rsid w:val="00D4097B"/>
    <w:rsid w:val="00D409CA"/>
    <w:rsid w:val="00D40E52"/>
    <w:rsid w:val="00D424EF"/>
    <w:rsid w:val="00D42790"/>
    <w:rsid w:val="00D43464"/>
    <w:rsid w:val="00D45E67"/>
    <w:rsid w:val="00D46EF9"/>
    <w:rsid w:val="00D50254"/>
    <w:rsid w:val="00D50DD2"/>
    <w:rsid w:val="00D5111B"/>
    <w:rsid w:val="00D52346"/>
    <w:rsid w:val="00D52732"/>
    <w:rsid w:val="00D5312B"/>
    <w:rsid w:val="00D53785"/>
    <w:rsid w:val="00D53A37"/>
    <w:rsid w:val="00D53DCB"/>
    <w:rsid w:val="00D54577"/>
    <w:rsid w:val="00D54E44"/>
    <w:rsid w:val="00D55225"/>
    <w:rsid w:val="00D56204"/>
    <w:rsid w:val="00D568B1"/>
    <w:rsid w:val="00D56942"/>
    <w:rsid w:val="00D57068"/>
    <w:rsid w:val="00D632AA"/>
    <w:rsid w:val="00D637DA"/>
    <w:rsid w:val="00D63F86"/>
    <w:rsid w:val="00D64749"/>
    <w:rsid w:val="00D66D2B"/>
    <w:rsid w:val="00D70D37"/>
    <w:rsid w:val="00D72BF5"/>
    <w:rsid w:val="00D72D9E"/>
    <w:rsid w:val="00D7340B"/>
    <w:rsid w:val="00D735A3"/>
    <w:rsid w:val="00D73E2B"/>
    <w:rsid w:val="00D74A92"/>
    <w:rsid w:val="00D7598C"/>
    <w:rsid w:val="00D75ABD"/>
    <w:rsid w:val="00D76693"/>
    <w:rsid w:val="00D76C32"/>
    <w:rsid w:val="00D77072"/>
    <w:rsid w:val="00D77D8A"/>
    <w:rsid w:val="00D80456"/>
    <w:rsid w:val="00D826E5"/>
    <w:rsid w:val="00D830A8"/>
    <w:rsid w:val="00D84DC7"/>
    <w:rsid w:val="00D85750"/>
    <w:rsid w:val="00D90ADF"/>
    <w:rsid w:val="00D90D12"/>
    <w:rsid w:val="00D9165E"/>
    <w:rsid w:val="00D95A2F"/>
    <w:rsid w:val="00D960F6"/>
    <w:rsid w:val="00D96272"/>
    <w:rsid w:val="00D966A9"/>
    <w:rsid w:val="00D9773E"/>
    <w:rsid w:val="00D97B59"/>
    <w:rsid w:val="00DA0109"/>
    <w:rsid w:val="00DA017D"/>
    <w:rsid w:val="00DA07FB"/>
    <w:rsid w:val="00DA1C87"/>
    <w:rsid w:val="00DA26BD"/>
    <w:rsid w:val="00DA2C27"/>
    <w:rsid w:val="00DA6414"/>
    <w:rsid w:val="00DA78D9"/>
    <w:rsid w:val="00DB1114"/>
    <w:rsid w:val="00DB16E7"/>
    <w:rsid w:val="00DB1C08"/>
    <w:rsid w:val="00DB3296"/>
    <w:rsid w:val="00DB4062"/>
    <w:rsid w:val="00DB4C33"/>
    <w:rsid w:val="00DB546C"/>
    <w:rsid w:val="00DB6A51"/>
    <w:rsid w:val="00DB716B"/>
    <w:rsid w:val="00DB74B9"/>
    <w:rsid w:val="00DC0DEB"/>
    <w:rsid w:val="00DC3096"/>
    <w:rsid w:val="00DC3FA2"/>
    <w:rsid w:val="00DC4165"/>
    <w:rsid w:val="00DC42CB"/>
    <w:rsid w:val="00DC56F4"/>
    <w:rsid w:val="00DC5889"/>
    <w:rsid w:val="00DD3053"/>
    <w:rsid w:val="00DD429E"/>
    <w:rsid w:val="00DD438B"/>
    <w:rsid w:val="00DD5063"/>
    <w:rsid w:val="00DD5AB3"/>
    <w:rsid w:val="00DD6D2D"/>
    <w:rsid w:val="00DD7744"/>
    <w:rsid w:val="00DD79DB"/>
    <w:rsid w:val="00DE04AB"/>
    <w:rsid w:val="00DE41A7"/>
    <w:rsid w:val="00DE4F19"/>
    <w:rsid w:val="00DE568D"/>
    <w:rsid w:val="00DE704A"/>
    <w:rsid w:val="00DF084B"/>
    <w:rsid w:val="00DF1187"/>
    <w:rsid w:val="00DF1ED1"/>
    <w:rsid w:val="00DF4F46"/>
    <w:rsid w:val="00DF4F4F"/>
    <w:rsid w:val="00DF512B"/>
    <w:rsid w:val="00DF538C"/>
    <w:rsid w:val="00DF7D81"/>
    <w:rsid w:val="00E0013C"/>
    <w:rsid w:val="00E016AC"/>
    <w:rsid w:val="00E01987"/>
    <w:rsid w:val="00E01B35"/>
    <w:rsid w:val="00E01B58"/>
    <w:rsid w:val="00E05890"/>
    <w:rsid w:val="00E05BFF"/>
    <w:rsid w:val="00E067C7"/>
    <w:rsid w:val="00E102B1"/>
    <w:rsid w:val="00E102CA"/>
    <w:rsid w:val="00E121A1"/>
    <w:rsid w:val="00E1319C"/>
    <w:rsid w:val="00E13D7D"/>
    <w:rsid w:val="00E13D81"/>
    <w:rsid w:val="00E15127"/>
    <w:rsid w:val="00E15976"/>
    <w:rsid w:val="00E15BD4"/>
    <w:rsid w:val="00E17225"/>
    <w:rsid w:val="00E2040B"/>
    <w:rsid w:val="00E2136B"/>
    <w:rsid w:val="00E21392"/>
    <w:rsid w:val="00E21456"/>
    <w:rsid w:val="00E24762"/>
    <w:rsid w:val="00E265B3"/>
    <w:rsid w:val="00E267A6"/>
    <w:rsid w:val="00E267DF"/>
    <w:rsid w:val="00E272D4"/>
    <w:rsid w:val="00E27647"/>
    <w:rsid w:val="00E2781B"/>
    <w:rsid w:val="00E30FB6"/>
    <w:rsid w:val="00E31196"/>
    <w:rsid w:val="00E31664"/>
    <w:rsid w:val="00E322D8"/>
    <w:rsid w:val="00E3302F"/>
    <w:rsid w:val="00E36198"/>
    <w:rsid w:val="00E36E28"/>
    <w:rsid w:val="00E374BA"/>
    <w:rsid w:val="00E37DA1"/>
    <w:rsid w:val="00E40336"/>
    <w:rsid w:val="00E40868"/>
    <w:rsid w:val="00E411D6"/>
    <w:rsid w:val="00E415D3"/>
    <w:rsid w:val="00E41779"/>
    <w:rsid w:val="00E43DF5"/>
    <w:rsid w:val="00E44451"/>
    <w:rsid w:val="00E450CA"/>
    <w:rsid w:val="00E464CB"/>
    <w:rsid w:val="00E46DCF"/>
    <w:rsid w:val="00E50FF7"/>
    <w:rsid w:val="00E51581"/>
    <w:rsid w:val="00E516AD"/>
    <w:rsid w:val="00E52570"/>
    <w:rsid w:val="00E53866"/>
    <w:rsid w:val="00E54FCA"/>
    <w:rsid w:val="00E556D9"/>
    <w:rsid w:val="00E55863"/>
    <w:rsid w:val="00E55E92"/>
    <w:rsid w:val="00E5619E"/>
    <w:rsid w:val="00E56A55"/>
    <w:rsid w:val="00E60BD6"/>
    <w:rsid w:val="00E63E4A"/>
    <w:rsid w:val="00E64A2B"/>
    <w:rsid w:val="00E6543F"/>
    <w:rsid w:val="00E66574"/>
    <w:rsid w:val="00E66EA9"/>
    <w:rsid w:val="00E6779D"/>
    <w:rsid w:val="00E71C39"/>
    <w:rsid w:val="00E722D6"/>
    <w:rsid w:val="00E74D33"/>
    <w:rsid w:val="00E75301"/>
    <w:rsid w:val="00E75494"/>
    <w:rsid w:val="00E75B72"/>
    <w:rsid w:val="00E76829"/>
    <w:rsid w:val="00E76C71"/>
    <w:rsid w:val="00E7754F"/>
    <w:rsid w:val="00E77BD5"/>
    <w:rsid w:val="00E805F5"/>
    <w:rsid w:val="00E80695"/>
    <w:rsid w:val="00E821DD"/>
    <w:rsid w:val="00E822E7"/>
    <w:rsid w:val="00E82A79"/>
    <w:rsid w:val="00E85EB6"/>
    <w:rsid w:val="00E860C9"/>
    <w:rsid w:val="00E86179"/>
    <w:rsid w:val="00E87020"/>
    <w:rsid w:val="00E924B6"/>
    <w:rsid w:val="00E941E8"/>
    <w:rsid w:val="00E97A4C"/>
    <w:rsid w:val="00EA0083"/>
    <w:rsid w:val="00EA163E"/>
    <w:rsid w:val="00EA22CB"/>
    <w:rsid w:val="00EA3361"/>
    <w:rsid w:val="00EA3571"/>
    <w:rsid w:val="00EA3ABA"/>
    <w:rsid w:val="00EA5B03"/>
    <w:rsid w:val="00EA764E"/>
    <w:rsid w:val="00EB1EE0"/>
    <w:rsid w:val="00EB2B12"/>
    <w:rsid w:val="00EB31AC"/>
    <w:rsid w:val="00EB37BB"/>
    <w:rsid w:val="00EB3951"/>
    <w:rsid w:val="00EB41CC"/>
    <w:rsid w:val="00EB4A25"/>
    <w:rsid w:val="00EB5308"/>
    <w:rsid w:val="00EB5422"/>
    <w:rsid w:val="00EB5603"/>
    <w:rsid w:val="00EB78A2"/>
    <w:rsid w:val="00EC01B6"/>
    <w:rsid w:val="00EC175C"/>
    <w:rsid w:val="00EC3750"/>
    <w:rsid w:val="00EC3C94"/>
    <w:rsid w:val="00EC4005"/>
    <w:rsid w:val="00EC5B82"/>
    <w:rsid w:val="00EC70E5"/>
    <w:rsid w:val="00EC7759"/>
    <w:rsid w:val="00ED0C17"/>
    <w:rsid w:val="00ED33B7"/>
    <w:rsid w:val="00ED409A"/>
    <w:rsid w:val="00ED50CA"/>
    <w:rsid w:val="00ED7037"/>
    <w:rsid w:val="00ED7451"/>
    <w:rsid w:val="00EE0020"/>
    <w:rsid w:val="00EE0458"/>
    <w:rsid w:val="00EE04DA"/>
    <w:rsid w:val="00EE0D96"/>
    <w:rsid w:val="00EE2D99"/>
    <w:rsid w:val="00EE3EF3"/>
    <w:rsid w:val="00EE4055"/>
    <w:rsid w:val="00EE430B"/>
    <w:rsid w:val="00EE4D0D"/>
    <w:rsid w:val="00EE4D4D"/>
    <w:rsid w:val="00EE6866"/>
    <w:rsid w:val="00EE68D9"/>
    <w:rsid w:val="00EE7D39"/>
    <w:rsid w:val="00EF0C04"/>
    <w:rsid w:val="00EF0C60"/>
    <w:rsid w:val="00EF16C0"/>
    <w:rsid w:val="00EF1E40"/>
    <w:rsid w:val="00EF2C4B"/>
    <w:rsid w:val="00EF3543"/>
    <w:rsid w:val="00EF3FD5"/>
    <w:rsid w:val="00EF4278"/>
    <w:rsid w:val="00EF50A3"/>
    <w:rsid w:val="00EF58DD"/>
    <w:rsid w:val="00F00624"/>
    <w:rsid w:val="00F00682"/>
    <w:rsid w:val="00F00712"/>
    <w:rsid w:val="00F00919"/>
    <w:rsid w:val="00F02067"/>
    <w:rsid w:val="00F0212B"/>
    <w:rsid w:val="00F02AE1"/>
    <w:rsid w:val="00F03760"/>
    <w:rsid w:val="00F042D6"/>
    <w:rsid w:val="00F04AC4"/>
    <w:rsid w:val="00F05AC3"/>
    <w:rsid w:val="00F05AEE"/>
    <w:rsid w:val="00F070B3"/>
    <w:rsid w:val="00F07776"/>
    <w:rsid w:val="00F07F32"/>
    <w:rsid w:val="00F11813"/>
    <w:rsid w:val="00F123C4"/>
    <w:rsid w:val="00F1255D"/>
    <w:rsid w:val="00F12617"/>
    <w:rsid w:val="00F12706"/>
    <w:rsid w:val="00F12711"/>
    <w:rsid w:val="00F12716"/>
    <w:rsid w:val="00F127B4"/>
    <w:rsid w:val="00F12917"/>
    <w:rsid w:val="00F12A3D"/>
    <w:rsid w:val="00F149DF"/>
    <w:rsid w:val="00F163A8"/>
    <w:rsid w:val="00F201BA"/>
    <w:rsid w:val="00F20F01"/>
    <w:rsid w:val="00F20FDB"/>
    <w:rsid w:val="00F213A1"/>
    <w:rsid w:val="00F229A8"/>
    <w:rsid w:val="00F22B07"/>
    <w:rsid w:val="00F233BD"/>
    <w:rsid w:val="00F23F9C"/>
    <w:rsid w:val="00F24B99"/>
    <w:rsid w:val="00F24D96"/>
    <w:rsid w:val="00F252F3"/>
    <w:rsid w:val="00F25858"/>
    <w:rsid w:val="00F25A3F"/>
    <w:rsid w:val="00F25E85"/>
    <w:rsid w:val="00F307C9"/>
    <w:rsid w:val="00F30B24"/>
    <w:rsid w:val="00F313A3"/>
    <w:rsid w:val="00F31E88"/>
    <w:rsid w:val="00F328C5"/>
    <w:rsid w:val="00F33746"/>
    <w:rsid w:val="00F339CE"/>
    <w:rsid w:val="00F352B8"/>
    <w:rsid w:val="00F36E4C"/>
    <w:rsid w:val="00F370B7"/>
    <w:rsid w:val="00F40BDC"/>
    <w:rsid w:val="00F430E1"/>
    <w:rsid w:val="00F446B8"/>
    <w:rsid w:val="00F45A75"/>
    <w:rsid w:val="00F46118"/>
    <w:rsid w:val="00F46180"/>
    <w:rsid w:val="00F4716D"/>
    <w:rsid w:val="00F47685"/>
    <w:rsid w:val="00F47C44"/>
    <w:rsid w:val="00F5224E"/>
    <w:rsid w:val="00F52A47"/>
    <w:rsid w:val="00F52CEC"/>
    <w:rsid w:val="00F54261"/>
    <w:rsid w:val="00F54BD3"/>
    <w:rsid w:val="00F558C0"/>
    <w:rsid w:val="00F579AD"/>
    <w:rsid w:val="00F61E83"/>
    <w:rsid w:val="00F62D80"/>
    <w:rsid w:val="00F63487"/>
    <w:rsid w:val="00F6387D"/>
    <w:rsid w:val="00F64315"/>
    <w:rsid w:val="00F64BD2"/>
    <w:rsid w:val="00F66A9C"/>
    <w:rsid w:val="00F66C53"/>
    <w:rsid w:val="00F70E49"/>
    <w:rsid w:val="00F73712"/>
    <w:rsid w:val="00F739D1"/>
    <w:rsid w:val="00F740B5"/>
    <w:rsid w:val="00F7596F"/>
    <w:rsid w:val="00F76E7B"/>
    <w:rsid w:val="00F807E4"/>
    <w:rsid w:val="00F80DA1"/>
    <w:rsid w:val="00F81404"/>
    <w:rsid w:val="00F828E0"/>
    <w:rsid w:val="00F8375D"/>
    <w:rsid w:val="00F83EBB"/>
    <w:rsid w:val="00F84054"/>
    <w:rsid w:val="00F84FEC"/>
    <w:rsid w:val="00F8593C"/>
    <w:rsid w:val="00F8636F"/>
    <w:rsid w:val="00F8640C"/>
    <w:rsid w:val="00F86EE1"/>
    <w:rsid w:val="00F90567"/>
    <w:rsid w:val="00F90B26"/>
    <w:rsid w:val="00F90B9B"/>
    <w:rsid w:val="00F922BD"/>
    <w:rsid w:val="00F92E92"/>
    <w:rsid w:val="00F934EF"/>
    <w:rsid w:val="00F94E55"/>
    <w:rsid w:val="00F95158"/>
    <w:rsid w:val="00F96626"/>
    <w:rsid w:val="00F975D8"/>
    <w:rsid w:val="00FA07ED"/>
    <w:rsid w:val="00FA1C57"/>
    <w:rsid w:val="00FA1EE7"/>
    <w:rsid w:val="00FA2681"/>
    <w:rsid w:val="00FA39AA"/>
    <w:rsid w:val="00FA5AF7"/>
    <w:rsid w:val="00FA5E8C"/>
    <w:rsid w:val="00FA63E7"/>
    <w:rsid w:val="00FA6F8D"/>
    <w:rsid w:val="00FB1DB0"/>
    <w:rsid w:val="00FB232D"/>
    <w:rsid w:val="00FB2D08"/>
    <w:rsid w:val="00FB3957"/>
    <w:rsid w:val="00FB39F0"/>
    <w:rsid w:val="00FB452C"/>
    <w:rsid w:val="00FB4CF9"/>
    <w:rsid w:val="00FB5109"/>
    <w:rsid w:val="00FB60D4"/>
    <w:rsid w:val="00FB668D"/>
    <w:rsid w:val="00FB6C6F"/>
    <w:rsid w:val="00FC124E"/>
    <w:rsid w:val="00FC1285"/>
    <w:rsid w:val="00FC5825"/>
    <w:rsid w:val="00FC5894"/>
    <w:rsid w:val="00FC7A30"/>
    <w:rsid w:val="00FD0B3D"/>
    <w:rsid w:val="00FD15AE"/>
    <w:rsid w:val="00FD1C17"/>
    <w:rsid w:val="00FD3A8E"/>
    <w:rsid w:val="00FD4927"/>
    <w:rsid w:val="00FD4C38"/>
    <w:rsid w:val="00FD5503"/>
    <w:rsid w:val="00FD6457"/>
    <w:rsid w:val="00FD6C4A"/>
    <w:rsid w:val="00FE289C"/>
    <w:rsid w:val="00FE352C"/>
    <w:rsid w:val="00FE6DED"/>
    <w:rsid w:val="00FE70A4"/>
    <w:rsid w:val="00FF02AE"/>
    <w:rsid w:val="00FF4E7F"/>
    <w:rsid w:val="00FF6277"/>
    <w:rsid w:val="00FF6D28"/>
    <w:rsid w:val="00FF74A9"/>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99CC95-2C67-449C-A6A0-45E606EA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96FBD"/>
    <w:pPr>
      <w:spacing w:before="120" w:after="120"/>
      <w:jc w:val="thaiDistribute"/>
    </w:pPr>
    <w:rPr>
      <w:rFonts w:ascii="TH SarabunPSK" w:eastAsia="TH SarabunPSK" w:hAnsi="TH SarabunPSK" w:cs="TH SarabunPSK"/>
      <w:sz w:val="32"/>
      <w:szCs w:val="32"/>
    </w:rPr>
  </w:style>
  <w:style w:type="paragraph" w:styleId="10">
    <w:name w:val="heading 1"/>
    <w:aliases w:val="บทที่"/>
    <w:basedOn w:val="a1"/>
    <w:next w:val="a1"/>
    <w:link w:val="12"/>
    <w:qFormat/>
    <w:rsid w:val="00A87D64"/>
    <w:pPr>
      <w:numPr>
        <w:numId w:val="136"/>
      </w:numPr>
      <w:jc w:val="center"/>
      <w:outlineLvl w:val="0"/>
    </w:pPr>
    <w:rPr>
      <w:b/>
      <w:bCs/>
      <w:sz w:val="40"/>
      <w:szCs w:val="40"/>
    </w:rPr>
  </w:style>
  <w:style w:type="paragraph" w:styleId="2">
    <w:name w:val="heading 2"/>
    <w:basedOn w:val="a1"/>
    <w:next w:val="a1"/>
    <w:link w:val="20"/>
    <w:unhideWhenUsed/>
    <w:qFormat/>
    <w:rsid w:val="00A87D64"/>
    <w:pPr>
      <w:keepNext/>
      <w:keepLines/>
      <w:numPr>
        <w:ilvl w:val="1"/>
        <w:numId w:val="136"/>
      </w:numPr>
      <w:spacing w:before="320" w:after="0" w:line="240" w:lineRule="auto"/>
      <w:jc w:val="left"/>
      <w:outlineLvl w:val="1"/>
    </w:pPr>
    <w:rPr>
      <w:b/>
      <w:bCs/>
      <w:sz w:val="36"/>
      <w:szCs w:val="36"/>
    </w:rPr>
  </w:style>
  <w:style w:type="paragraph" w:styleId="3">
    <w:name w:val="heading 3"/>
    <w:basedOn w:val="a1"/>
    <w:next w:val="a1"/>
    <w:link w:val="30"/>
    <w:unhideWhenUsed/>
    <w:qFormat/>
    <w:rsid w:val="00A87D64"/>
    <w:pPr>
      <w:keepNext/>
      <w:keepLines/>
      <w:numPr>
        <w:ilvl w:val="2"/>
        <w:numId w:val="136"/>
      </w:numPr>
      <w:spacing w:after="0" w:line="240" w:lineRule="auto"/>
      <w:jc w:val="left"/>
      <w:outlineLvl w:val="2"/>
    </w:pPr>
    <w:rPr>
      <w:b/>
      <w:bCs/>
      <w:sz w:val="36"/>
      <w:szCs w:val="36"/>
    </w:rPr>
  </w:style>
  <w:style w:type="paragraph" w:styleId="4">
    <w:name w:val="heading 4"/>
    <w:basedOn w:val="a1"/>
    <w:next w:val="a1"/>
    <w:link w:val="40"/>
    <w:unhideWhenUsed/>
    <w:qFormat/>
    <w:rsid w:val="00743A91"/>
    <w:pPr>
      <w:keepNext/>
      <w:keepLines/>
      <w:numPr>
        <w:ilvl w:val="3"/>
        <w:numId w:val="136"/>
      </w:numPr>
      <w:spacing w:before="0" w:after="0"/>
      <w:outlineLvl w:val="3"/>
    </w:pPr>
    <w:rPr>
      <w:rFonts w:eastAsiaTheme="majorEastAsia"/>
    </w:rPr>
  </w:style>
  <w:style w:type="paragraph" w:styleId="5">
    <w:name w:val="heading 5"/>
    <w:basedOn w:val="a1"/>
    <w:next w:val="a1"/>
    <w:link w:val="50"/>
    <w:uiPriority w:val="9"/>
    <w:unhideWhenUsed/>
    <w:qFormat/>
    <w:rsid w:val="001C2674"/>
    <w:pPr>
      <w:keepNext/>
      <w:keepLines/>
      <w:numPr>
        <w:ilvl w:val="4"/>
        <w:numId w:val="136"/>
      </w:numPr>
      <w:spacing w:before="40" w:after="0"/>
      <w:outlineLvl w:val="4"/>
    </w:pPr>
    <w:rPr>
      <w:rFonts w:asciiTheme="majorHAnsi" w:eastAsiaTheme="majorEastAsia" w:hAnsiTheme="majorHAnsi" w:cstheme="majorBidi"/>
      <w:color w:val="2E74B5" w:themeColor="accent1" w:themeShade="BF"/>
    </w:rPr>
  </w:style>
  <w:style w:type="paragraph" w:styleId="6">
    <w:name w:val="heading 6"/>
    <w:aliases w:val="1-เลขลำดับ"/>
    <w:basedOn w:val="a1"/>
    <w:next w:val="a1"/>
    <w:link w:val="60"/>
    <w:unhideWhenUsed/>
    <w:qFormat/>
    <w:rsid w:val="001C2674"/>
    <w:pPr>
      <w:keepNext/>
      <w:keepLines/>
      <w:numPr>
        <w:ilvl w:val="5"/>
        <w:numId w:val="13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nhideWhenUsed/>
    <w:qFormat/>
    <w:rsid w:val="001C2674"/>
    <w:pPr>
      <w:keepNext/>
      <w:keepLines/>
      <w:numPr>
        <w:ilvl w:val="6"/>
        <w:numId w:val="13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nhideWhenUsed/>
    <w:qFormat/>
    <w:rsid w:val="001C2674"/>
    <w:pPr>
      <w:keepNext/>
      <w:keepLines/>
      <w:numPr>
        <w:ilvl w:val="7"/>
        <w:numId w:val="136"/>
      </w:numPr>
      <w:spacing w:before="40" w:after="0"/>
      <w:outlineLvl w:val="7"/>
    </w:pPr>
    <w:rPr>
      <w:rFonts w:asciiTheme="majorHAnsi" w:eastAsiaTheme="majorEastAsia" w:hAnsiTheme="majorHAnsi" w:cstheme="majorBidi"/>
      <w:color w:val="272727" w:themeColor="text1" w:themeTint="D8"/>
      <w:sz w:val="21"/>
      <w:szCs w:val="26"/>
    </w:rPr>
  </w:style>
  <w:style w:type="paragraph" w:styleId="9">
    <w:name w:val="heading 9"/>
    <w:basedOn w:val="a1"/>
    <w:next w:val="a1"/>
    <w:link w:val="90"/>
    <w:unhideWhenUsed/>
    <w:qFormat/>
    <w:rsid w:val="001C2674"/>
    <w:pPr>
      <w:keepNext/>
      <w:keepLines/>
      <w:numPr>
        <w:ilvl w:val="8"/>
        <w:numId w:val="136"/>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link w:val="a6"/>
    <w:uiPriority w:val="35"/>
    <w:unhideWhenUsed/>
    <w:qFormat/>
    <w:rsid w:val="001C2674"/>
    <w:pPr>
      <w:spacing w:after="200" w:line="240" w:lineRule="auto"/>
    </w:pPr>
    <w:rPr>
      <w:i/>
      <w:iCs/>
      <w:color w:val="44546A" w:themeColor="text2"/>
      <w:sz w:val="18"/>
      <w:szCs w:val="22"/>
    </w:rPr>
  </w:style>
  <w:style w:type="character" w:customStyle="1" w:styleId="12">
    <w:name w:val="หัวเรื่อง 1 อักขระ"/>
    <w:aliases w:val="บทที่ อักขระ"/>
    <w:basedOn w:val="a2"/>
    <w:link w:val="10"/>
    <w:rsid w:val="00A87D64"/>
    <w:rPr>
      <w:rFonts w:ascii="TH SarabunPSK" w:eastAsia="TH SarabunPSK" w:hAnsi="TH SarabunPSK" w:cs="TH SarabunPSK"/>
      <w:b/>
      <w:bCs/>
      <w:sz w:val="40"/>
      <w:szCs w:val="40"/>
    </w:rPr>
  </w:style>
  <w:style w:type="character" w:customStyle="1" w:styleId="20">
    <w:name w:val="หัวเรื่อง 2 อักขระ"/>
    <w:basedOn w:val="a2"/>
    <w:link w:val="2"/>
    <w:rsid w:val="00A87D64"/>
    <w:rPr>
      <w:rFonts w:ascii="TH SarabunPSK" w:eastAsia="TH SarabunPSK" w:hAnsi="TH SarabunPSK" w:cs="TH SarabunPSK"/>
      <w:b/>
      <w:bCs/>
      <w:sz w:val="36"/>
      <w:szCs w:val="36"/>
    </w:rPr>
  </w:style>
  <w:style w:type="character" w:customStyle="1" w:styleId="30">
    <w:name w:val="หัวเรื่อง 3 อักขระ"/>
    <w:basedOn w:val="a2"/>
    <w:link w:val="3"/>
    <w:rsid w:val="00A87D64"/>
    <w:rPr>
      <w:rFonts w:ascii="TH SarabunPSK" w:eastAsia="TH SarabunPSK" w:hAnsi="TH SarabunPSK" w:cs="TH SarabunPSK"/>
      <w:b/>
      <w:bCs/>
      <w:sz w:val="36"/>
      <w:szCs w:val="36"/>
    </w:rPr>
  </w:style>
  <w:style w:type="character" w:customStyle="1" w:styleId="40">
    <w:name w:val="หัวเรื่อง 4 อักขระ"/>
    <w:basedOn w:val="a2"/>
    <w:link w:val="4"/>
    <w:rsid w:val="00743A91"/>
    <w:rPr>
      <w:rFonts w:ascii="TH SarabunPSK" w:eastAsiaTheme="majorEastAsia" w:hAnsi="TH SarabunPSK" w:cs="TH SarabunPSK"/>
      <w:sz w:val="32"/>
      <w:szCs w:val="32"/>
    </w:rPr>
  </w:style>
  <w:style w:type="character" w:customStyle="1" w:styleId="50">
    <w:name w:val="หัวเรื่อง 5 อักขระ"/>
    <w:basedOn w:val="a2"/>
    <w:link w:val="5"/>
    <w:uiPriority w:val="9"/>
    <w:rsid w:val="001C2674"/>
    <w:rPr>
      <w:rFonts w:asciiTheme="majorHAnsi" w:eastAsiaTheme="majorEastAsia" w:hAnsiTheme="majorHAnsi" w:cstheme="majorBidi"/>
      <w:color w:val="2E74B5" w:themeColor="accent1" w:themeShade="BF"/>
    </w:rPr>
  </w:style>
  <w:style w:type="character" w:customStyle="1" w:styleId="60">
    <w:name w:val="หัวเรื่อง 6 อักขระ"/>
    <w:aliases w:val="1-เลขลำดับ อักขระ"/>
    <w:basedOn w:val="a2"/>
    <w:link w:val="6"/>
    <w:rsid w:val="001C2674"/>
    <w:rPr>
      <w:rFonts w:asciiTheme="majorHAnsi" w:eastAsiaTheme="majorEastAsia" w:hAnsiTheme="majorHAnsi" w:cstheme="majorBidi"/>
      <w:color w:val="1F4D78" w:themeColor="accent1" w:themeShade="7F"/>
    </w:rPr>
  </w:style>
  <w:style w:type="character" w:customStyle="1" w:styleId="70">
    <w:name w:val="หัวเรื่อง 7 อักขระ"/>
    <w:basedOn w:val="a2"/>
    <w:link w:val="7"/>
    <w:rsid w:val="001C2674"/>
    <w:rPr>
      <w:rFonts w:asciiTheme="majorHAnsi" w:eastAsiaTheme="majorEastAsia" w:hAnsiTheme="majorHAnsi" w:cstheme="majorBidi"/>
      <w:i/>
      <w:iCs/>
      <w:color w:val="1F4D78" w:themeColor="accent1" w:themeShade="7F"/>
    </w:rPr>
  </w:style>
  <w:style w:type="character" w:customStyle="1" w:styleId="80">
    <w:name w:val="หัวเรื่อง 8 อักขระ"/>
    <w:basedOn w:val="a2"/>
    <w:link w:val="8"/>
    <w:rsid w:val="001C2674"/>
    <w:rPr>
      <w:rFonts w:asciiTheme="majorHAnsi" w:eastAsiaTheme="majorEastAsia" w:hAnsiTheme="majorHAnsi" w:cstheme="majorBidi"/>
      <w:color w:val="272727" w:themeColor="text1" w:themeTint="D8"/>
      <w:sz w:val="21"/>
      <w:szCs w:val="26"/>
    </w:rPr>
  </w:style>
  <w:style w:type="character" w:customStyle="1" w:styleId="90">
    <w:name w:val="หัวเรื่อง 9 อักขระ"/>
    <w:basedOn w:val="a2"/>
    <w:link w:val="9"/>
    <w:rsid w:val="001C2674"/>
    <w:rPr>
      <w:rFonts w:asciiTheme="majorHAnsi" w:eastAsiaTheme="majorEastAsia" w:hAnsiTheme="majorHAnsi" w:cstheme="majorBidi"/>
      <w:i/>
      <w:iCs/>
      <w:color w:val="272727" w:themeColor="text1" w:themeTint="D8"/>
      <w:sz w:val="21"/>
      <w:szCs w:val="26"/>
    </w:rPr>
  </w:style>
  <w:style w:type="paragraph" w:styleId="a7">
    <w:name w:val="List Paragraph"/>
    <w:basedOn w:val="a1"/>
    <w:link w:val="a8"/>
    <w:uiPriority w:val="34"/>
    <w:qFormat/>
    <w:rsid w:val="001C2674"/>
    <w:pPr>
      <w:spacing w:after="0" w:line="276" w:lineRule="auto"/>
      <w:ind w:left="720"/>
      <w:contextualSpacing/>
    </w:pPr>
    <w:rPr>
      <w:rFonts w:cs="Angsana New"/>
      <w:szCs w:val="40"/>
    </w:rPr>
  </w:style>
  <w:style w:type="paragraph" w:customStyle="1" w:styleId="a9">
    <w:name w:val="ลำดับ"/>
    <w:next w:val="5"/>
    <w:link w:val="Char"/>
    <w:qFormat/>
    <w:rsid w:val="001C2674"/>
    <w:pPr>
      <w:spacing w:before="60" w:after="0" w:line="240" w:lineRule="auto"/>
    </w:pPr>
    <w:rPr>
      <w:rFonts w:ascii="TH SarabunPSK" w:eastAsia="TH SarabunPSK" w:hAnsi="TH SarabunPSK" w:cs="TH SarabunPSK"/>
      <w:sz w:val="32"/>
      <w:szCs w:val="32"/>
    </w:rPr>
  </w:style>
  <w:style w:type="character" w:customStyle="1" w:styleId="a8">
    <w:name w:val="รายการย่อหน้า อักขระ"/>
    <w:basedOn w:val="a2"/>
    <w:link w:val="a7"/>
    <w:uiPriority w:val="34"/>
    <w:rsid w:val="001C2674"/>
    <w:rPr>
      <w:rFonts w:ascii="TH SarabunPSK" w:eastAsia="TH SarabunPSK" w:hAnsi="TH SarabunPSK" w:cs="Angsana New"/>
      <w:sz w:val="32"/>
      <w:szCs w:val="40"/>
    </w:rPr>
  </w:style>
  <w:style w:type="character" w:customStyle="1" w:styleId="Char">
    <w:name w:val="ลำดับ Char"/>
    <w:basedOn w:val="a8"/>
    <w:link w:val="a9"/>
    <w:rsid w:val="001C2674"/>
    <w:rPr>
      <w:rFonts w:ascii="TH SarabunPSK" w:eastAsia="TH SarabunPSK" w:hAnsi="TH SarabunPSK" w:cs="TH SarabunPSK"/>
      <w:sz w:val="32"/>
      <w:szCs w:val="32"/>
    </w:rPr>
  </w:style>
  <w:style w:type="paragraph" w:customStyle="1" w:styleId="aa">
    <w:name w:val="ภาพที่"/>
    <w:basedOn w:val="a5"/>
    <w:link w:val="Char0"/>
    <w:qFormat/>
    <w:rsid w:val="000E398E"/>
    <w:pPr>
      <w:jc w:val="center"/>
    </w:pPr>
    <w:rPr>
      <w:i w:val="0"/>
      <w:iCs w:val="0"/>
      <w:color w:val="auto"/>
      <w:sz w:val="32"/>
      <w:szCs w:val="32"/>
    </w:rPr>
  </w:style>
  <w:style w:type="paragraph" w:styleId="ab">
    <w:name w:val="header"/>
    <w:basedOn w:val="a1"/>
    <w:link w:val="ac"/>
    <w:uiPriority w:val="99"/>
    <w:unhideWhenUsed/>
    <w:rsid w:val="001C2674"/>
    <w:pPr>
      <w:tabs>
        <w:tab w:val="center" w:pos="4513"/>
        <w:tab w:val="right" w:pos="9026"/>
      </w:tabs>
      <w:spacing w:after="0" w:line="240" w:lineRule="auto"/>
    </w:pPr>
    <w:rPr>
      <w:rFonts w:cs="Angsana New"/>
      <w:szCs w:val="40"/>
    </w:rPr>
  </w:style>
  <w:style w:type="character" w:customStyle="1" w:styleId="ac">
    <w:name w:val="หัวกระดาษ อักขระ"/>
    <w:basedOn w:val="a2"/>
    <w:link w:val="ab"/>
    <w:uiPriority w:val="99"/>
    <w:rsid w:val="001C2674"/>
    <w:rPr>
      <w:rFonts w:ascii="TH SarabunPSK" w:eastAsia="TH SarabunPSK" w:hAnsi="TH SarabunPSK" w:cs="Angsana New"/>
      <w:sz w:val="32"/>
      <w:szCs w:val="40"/>
    </w:rPr>
  </w:style>
  <w:style w:type="character" w:customStyle="1" w:styleId="a6">
    <w:name w:val="คำอธิบายภาพ อักขระ"/>
    <w:basedOn w:val="a2"/>
    <w:link w:val="a5"/>
    <w:uiPriority w:val="35"/>
    <w:rsid w:val="001C2674"/>
    <w:rPr>
      <w:i/>
      <w:iCs/>
      <w:color w:val="44546A" w:themeColor="text2"/>
      <w:sz w:val="18"/>
      <w:szCs w:val="22"/>
    </w:rPr>
  </w:style>
  <w:style w:type="character" w:customStyle="1" w:styleId="Char0">
    <w:name w:val="ภาพที่ Char"/>
    <w:basedOn w:val="a6"/>
    <w:link w:val="aa"/>
    <w:rsid w:val="000E398E"/>
    <w:rPr>
      <w:rFonts w:ascii="TH SarabunPSK" w:eastAsia="TH SarabunPSK" w:hAnsi="TH SarabunPSK" w:cs="TH SarabunPSK"/>
      <w:i w:val="0"/>
      <w:iCs w:val="0"/>
      <w:color w:val="44546A" w:themeColor="text2"/>
      <w:sz w:val="32"/>
      <w:szCs w:val="32"/>
    </w:rPr>
  </w:style>
  <w:style w:type="paragraph" w:styleId="ad">
    <w:name w:val="footer"/>
    <w:basedOn w:val="a1"/>
    <w:link w:val="ae"/>
    <w:uiPriority w:val="99"/>
    <w:unhideWhenUsed/>
    <w:rsid w:val="001C2674"/>
    <w:pPr>
      <w:tabs>
        <w:tab w:val="center" w:pos="4513"/>
        <w:tab w:val="right" w:pos="9026"/>
      </w:tabs>
      <w:spacing w:after="0" w:line="240" w:lineRule="auto"/>
    </w:pPr>
    <w:rPr>
      <w:rFonts w:cs="Angsana New"/>
      <w:szCs w:val="40"/>
    </w:rPr>
  </w:style>
  <w:style w:type="character" w:customStyle="1" w:styleId="ae">
    <w:name w:val="ท้ายกระดาษ อักขระ"/>
    <w:basedOn w:val="a2"/>
    <w:link w:val="ad"/>
    <w:uiPriority w:val="99"/>
    <w:rsid w:val="001C2674"/>
    <w:rPr>
      <w:rFonts w:ascii="TH SarabunPSK" w:eastAsia="TH SarabunPSK" w:hAnsi="TH SarabunPSK" w:cs="Angsana New"/>
      <w:sz w:val="32"/>
      <w:szCs w:val="40"/>
    </w:rPr>
  </w:style>
  <w:style w:type="table" w:styleId="af">
    <w:name w:val="Table Grid"/>
    <w:basedOn w:val="a3"/>
    <w:uiPriority w:val="39"/>
    <w:rsid w:val="001C2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ตารางที่"/>
    <w:basedOn w:val="a5"/>
    <w:link w:val="Char1"/>
    <w:qFormat/>
    <w:rsid w:val="00D77072"/>
    <w:pPr>
      <w:spacing w:before="320" w:after="320"/>
    </w:pPr>
    <w:rPr>
      <w:i w:val="0"/>
      <w:iCs w:val="0"/>
      <w:color w:val="auto"/>
      <w:sz w:val="32"/>
      <w:szCs w:val="32"/>
    </w:rPr>
  </w:style>
  <w:style w:type="character" w:customStyle="1" w:styleId="Char1">
    <w:name w:val="ตารางที่ Char"/>
    <w:basedOn w:val="a6"/>
    <w:link w:val="af0"/>
    <w:rsid w:val="00D77072"/>
    <w:rPr>
      <w:rFonts w:ascii="TH SarabunPSK" w:eastAsia="TH SarabunPSK" w:hAnsi="TH SarabunPSK" w:cs="TH SarabunPSK"/>
      <w:i w:val="0"/>
      <w:iCs w:val="0"/>
      <w:color w:val="44546A" w:themeColor="text2"/>
      <w:sz w:val="32"/>
      <w:szCs w:val="32"/>
    </w:rPr>
  </w:style>
  <w:style w:type="paragraph" w:customStyle="1" w:styleId="af1">
    <w:name w:val="ภาคผนวก"/>
    <w:basedOn w:val="a1"/>
    <w:link w:val="Char2"/>
    <w:qFormat/>
    <w:rsid w:val="00B16CDF"/>
    <w:pPr>
      <w:spacing w:after="0" w:line="240" w:lineRule="auto"/>
      <w:jc w:val="center"/>
    </w:pPr>
    <w:rPr>
      <w:b/>
      <w:bCs/>
      <w:sz w:val="40"/>
      <w:szCs w:val="36"/>
    </w:rPr>
  </w:style>
  <w:style w:type="character" w:styleId="af2">
    <w:name w:val="Hyperlink"/>
    <w:basedOn w:val="a2"/>
    <w:uiPriority w:val="99"/>
    <w:unhideWhenUsed/>
    <w:rsid w:val="001C2674"/>
    <w:rPr>
      <w:color w:val="0000FF"/>
      <w:u w:val="single"/>
    </w:rPr>
  </w:style>
  <w:style w:type="character" w:customStyle="1" w:styleId="Char2">
    <w:name w:val="ภาคผนวก Char"/>
    <w:basedOn w:val="a2"/>
    <w:link w:val="af1"/>
    <w:rsid w:val="00B16CDF"/>
    <w:rPr>
      <w:rFonts w:ascii="TH SarabunPSK" w:eastAsia="TH SarabunPSK" w:hAnsi="TH SarabunPSK" w:cs="TH SarabunPSK"/>
      <w:b/>
      <w:bCs/>
      <w:sz w:val="40"/>
      <w:szCs w:val="36"/>
    </w:rPr>
  </w:style>
  <w:style w:type="character" w:customStyle="1" w:styleId="spell-diff-red">
    <w:name w:val="spell-diff-red"/>
    <w:basedOn w:val="a2"/>
    <w:rsid w:val="001C2674"/>
  </w:style>
  <w:style w:type="paragraph" w:styleId="13">
    <w:name w:val="toc 1"/>
    <w:basedOn w:val="a1"/>
    <w:next w:val="a1"/>
    <w:autoRedefine/>
    <w:uiPriority w:val="39"/>
    <w:unhideWhenUsed/>
    <w:rsid w:val="00D1468F"/>
    <w:pPr>
      <w:spacing w:after="0"/>
      <w:jc w:val="left"/>
    </w:pPr>
    <w:rPr>
      <w:rFonts w:asciiTheme="minorHAnsi" w:hAnsiTheme="minorHAnsi" w:cstheme="majorBidi"/>
      <w:b/>
      <w:bCs/>
      <w:i/>
      <w:iCs/>
      <w:sz w:val="24"/>
      <w:szCs w:val="28"/>
    </w:rPr>
  </w:style>
  <w:style w:type="paragraph" w:styleId="21">
    <w:name w:val="toc 2"/>
    <w:basedOn w:val="a1"/>
    <w:next w:val="a1"/>
    <w:autoRedefine/>
    <w:uiPriority w:val="39"/>
    <w:unhideWhenUsed/>
    <w:rsid w:val="00DD6D2D"/>
    <w:pPr>
      <w:tabs>
        <w:tab w:val="left" w:pos="960"/>
        <w:tab w:val="right" w:leader="dot" w:pos="8584"/>
      </w:tabs>
      <w:spacing w:after="0"/>
      <w:ind w:left="320"/>
      <w:jc w:val="left"/>
    </w:pPr>
    <w:rPr>
      <w:noProof/>
    </w:rPr>
  </w:style>
  <w:style w:type="paragraph" w:styleId="31">
    <w:name w:val="toc 3"/>
    <w:basedOn w:val="a1"/>
    <w:next w:val="a1"/>
    <w:autoRedefine/>
    <w:uiPriority w:val="39"/>
    <w:unhideWhenUsed/>
    <w:rsid w:val="001C2674"/>
    <w:pPr>
      <w:spacing w:before="0" w:after="0"/>
      <w:ind w:left="640"/>
      <w:jc w:val="left"/>
    </w:pPr>
    <w:rPr>
      <w:rFonts w:asciiTheme="minorHAnsi" w:hAnsiTheme="minorHAnsi" w:cstheme="majorBidi"/>
      <w:sz w:val="20"/>
      <w:szCs w:val="23"/>
    </w:rPr>
  </w:style>
  <w:style w:type="paragraph" w:styleId="41">
    <w:name w:val="toc 4"/>
    <w:basedOn w:val="a1"/>
    <w:next w:val="a1"/>
    <w:autoRedefine/>
    <w:uiPriority w:val="39"/>
    <w:unhideWhenUsed/>
    <w:rsid w:val="001C2674"/>
    <w:pPr>
      <w:spacing w:before="0" w:after="0"/>
      <w:ind w:left="960"/>
      <w:jc w:val="left"/>
    </w:pPr>
    <w:rPr>
      <w:rFonts w:asciiTheme="minorHAnsi" w:hAnsiTheme="minorHAnsi" w:cstheme="majorBidi"/>
      <w:sz w:val="20"/>
      <w:szCs w:val="23"/>
    </w:rPr>
  </w:style>
  <w:style w:type="paragraph" w:styleId="51">
    <w:name w:val="toc 5"/>
    <w:basedOn w:val="a1"/>
    <w:next w:val="a1"/>
    <w:autoRedefine/>
    <w:uiPriority w:val="39"/>
    <w:unhideWhenUsed/>
    <w:rsid w:val="001C2674"/>
    <w:pPr>
      <w:spacing w:before="0" w:after="0"/>
      <w:ind w:left="1280"/>
      <w:jc w:val="left"/>
    </w:pPr>
    <w:rPr>
      <w:rFonts w:asciiTheme="minorHAnsi" w:hAnsiTheme="minorHAnsi" w:cstheme="majorBidi"/>
      <w:sz w:val="20"/>
      <w:szCs w:val="23"/>
    </w:rPr>
  </w:style>
  <w:style w:type="paragraph" w:styleId="61">
    <w:name w:val="toc 6"/>
    <w:basedOn w:val="a1"/>
    <w:next w:val="a1"/>
    <w:autoRedefine/>
    <w:uiPriority w:val="39"/>
    <w:unhideWhenUsed/>
    <w:rsid w:val="001C2674"/>
    <w:pPr>
      <w:spacing w:before="0" w:after="0"/>
      <w:ind w:left="1600"/>
      <w:jc w:val="left"/>
    </w:pPr>
    <w:rPr>
      <w:rFonts w:asciiTheme="minorHAnsi" w:hAnsiTheme="minorHAnsi" w:cstheme="majorBidi"/>
      <w:sz w:val="20"/>
      <w:szCs w:val="23"/>
    </w:rPr>
  </w:style>
  <w:style w:type="paragraph" w:styleId="71">
    <w:name w:val="toc 7"/>
    <w:basedOn w:val="a1"/>
    <w:next w:val="a1"/>
    <w:autoRedefine/>
    <w:uiPriority w:val="39"/>
    <w:unhideWhenUsed/>
    <w:rsid w:val="001C2674"/>
    <w:pPr>
      <w:spacing w:before="0" w:after="0"/>
      <w:ind w:left="1920"/>
      <w:jc w:val="left"/>
    </w:pPr>
    <w:rPr>
      <w:rFonts w:asciiTheme="minorHAnsi" w:hAnsiTheme="minorHAnsi" w:cstheme="majorBidi"/>
      <w:sz w:val="20"/>
      <w:szCs w:val="23"/>
    </w:rPr>
  </w:style>
  <w:style w:type="paragraph" w:styleId="81">
    <w:name w:val="toc 8"/>
    <w:basedOn w:val="a1"/>
    <w:next w:val="a1"/>
    <w:autoRedefine/>
    <w:uiPriority w:val="39"/>
    <w:unhideWhenUsed/>
    <w:rsid w:val="001C2674"/>
    <w:pPr>
      <w:spacing w:before="0" w:after="0"/>
      <w:ind w:left="2240"/>
      <w:jc w:val="left"/>
    </w:pPr>
    <w:rPr>
      <w:rFonts w:asciiTheme="minorHAnsi" w:hAnsiTheme="minorHAnsi" w:cstheme="majorBidi"/>
      <w:sz w:val="20"/>
      <w:szCs w:val="23"/>
    </w:rPr>
  </w:style>
  <w:style w:type="paragraph" w:styleId="91">
    <w:name w:val="toc 9"/>
    <w:basedOn w:val="a1"/>
    <w:next w:val="a1"/>
    <w:autoRedefine/>
    <w:uiPriority w:val="39"/>
    <w:unhideWhenUsed/>
    <w:rsid w:val="001C2674"/>
    <w:pPr>
      <w:spacing w:before="0" w:after="0"/>
      <w:ind w:left="2560"/>
      <w:jc w:val="left"/>
    </w:pPr>
    <w:rPr>
      <w:rFonts w:asciiTheme="minorHAnsi" w:hAnsiTheme="minorHAnsi" w:cstheme="majorBidi"/>
      <w:sz w:val="20"/>
      <w:szCs w:val="23"/>
    </w:rPr>
  </w:style>
  <w:style w:type="paragraph" w:styleId="af3">
    <w:name w:val="Balloon Text"/>
    <w:basedOn w:val="a1"/>
    <w:link w:val="af4"/>
    <w:uiPriority w:val="99"/>
    <w:semiHidden/>
    <w:unhideWhenUsed/>
    <w:rsid w:val="001C2674"/>
    <w:pPr>
      <w:spacing w:after="0" w:line="240" w:lineRule="auto"/>
    </w:pPr>
    <w:rPr>
      <w:rFonts w:ascii="Segoe UI" w:hAnsi="Segoe UI" w:cs="Angsana New"/>
      <w:sz w:val="18"/>
      <w:szCs w:val="22"/>
    </w:rPr>
  </w:style>
  <w:style w:type="character" w:customStyle="1" w:styleId="af4">
    <w:name w:val="ข้อความบอลลูน อักขระ"/>
    <w:basedOn w:val="a2"/>
    <w:link w:val="af3"/>
    <w:uiPriority w:val="99"/>
    <w:semiHidden/>
    <w:rsid w:val="001C2674"/>
    <w:rPr>
      <w:rFonts w:ascii="Segoe UI" w:eastAsia="TH SarabunPSK" w:hAnsi="Segoe UI" w:cs="Angsana New"/>
      <w:sz w:val="18"/>
      <w:szCs w:val="22"/>
    </w:rPr>
  </w:style>
  <w:style w:type="paragraph" w:styleId="af5">
    <w:name w:val="table of figures"/>
    <w:basedOn w:val="a1"/>
    <w:next w:val="a1"/>
    <w:uiPriority w:val="99"/>
    <w:unhideWhenUsed/>
    <w:rsid w:val="00AA7059"/>
    <w:pPr>
      <w:spacing w:after="0" w:line="276" w:lineRule="auto"/>
      <w:ind w:left="640" w:hanging="640"/>
    </w:pPr>
    <w:rPr>
      <w:smallCaps/>
      <w:sz w:val="20"/>
    </w:rPr>
  </w:style>
  <w:style w:type="character" w:customStyle="1" w:styleId="apple-converted-space">
    <w:name w:val="apple-converted-space"/>
    <w:basedOn w:val="a2"/>
    <w:rsid w:val="001F1CCB"/>
  </w:style>
  <w:style w:type="character" w:styleId="af6">
    <w:name w:val="Strong"/>
    <w:basedOn w:val="a2"/>
    <w:uiPriority w:val="22"/>
    <w:qFormat/>
    <w:rsid w:val="00AE2C33"/>
    <w:rPr>
      <w:b/>
      <w:bCs/>
    </w:rPr>
  </w:style>
  <w:style w:type="character" w:styleId="af7">
    <w:name w:val="annotation reference"/>
    <w:basedOn w:val="a2"/>
    <w:uiPriority w:val="99"/>
    <w:semiHidden/>
    <w:unhideWhenUsed/>
    <w:rsid w:val="00C54319"/>
    <w:rPr>
      <w:sz w:val="16"/>
      <w:szCs w:val="16"/>
    </w:rPr>
  </w:style>
  <w:style w:type="paragraph" w:styleId="af8">
    <w:name w:val="annotation text"/>
    <w:basedOn w:val="a1"/>
    <w:link w:val="af9"/>
    <w:uiPriority w:val="99"/>
    <w:unhideWhenUsed/>
    <w:rsid w:val="00C54319"/>
    <w:pPr>
      <w:spacing w:line="240" w:lineRule="auto"/>
    </w:pPr>
    <w:rPr>
      <w:rFonts w:cs="Angsana New"/>
      <w:sz w:val="20"/>
      <w:szCs w:val="25"/>
    </w:rPr>
  </w:style>
  <w:style w:type="character" w:customStyle="1" w:styleId="af9">
    <w:name w:val="ข้อความข้อคิดเห็น อักขระ"/>
    <w:basedOn w:val="a2"/>
    <w:link w:val="af8"/>
    <w:uiPriority w:val="99"/>
    <w:rsid w:val="00C54319"/>
    <w:rPr>
      <w:rFonts w:ascii="TH SarabunPSK" w:eastAsia="TH SarabunPSK" w:hAnsi="TH SarabunPSK" w:cs="Angsana New"/>
      <w:sz w:val="20"/>
      <w:szCs w:val="25"/>
    </w:rPr>
  </w:style>
  <w:style w:type="paragraph" w:styleId="afa">
    <w:name w:val="annotation subject"/>
    <w:basedOn w:val="af8"/>
    <w:next w:val="af8"/>
    <w:link w:val="afb"/>
    <w:uiPriority w:val="99"/>
    <w:semiHidden/>
    <w:unhideWhenUsed/>
    <w:rsid w:val="00C54319"/>
    <w:rPr>
      <w:b/>
      <w:bCs/>
    </w:rPr>
  </w:style>
  <w:style w:type="character" w:customStyle="1" w:styleId="afb">
    <w:name w:val="ชื่อเรื่องของข้อคิดเห็น อักขระ"/>
    <w:basedOn w:val="af9"/>
    <w:link w:val="afa"/>
    <w:uiPriority w:val="99"/>
    <w:semiHidden/>
    <w:rsid w:val="00C54319"/>
    <w:rPr>
      <w:rFonts w:ascii="TH SarabunPSK" w:eastAsia="TH SarabunPSK" w:hAnsi="TH SarabunPSK" w:cs="Angsana New"/>
      <w:b/>
      <w:bCs/>
      <w:sz w:val="20"/>
      <w:szCs w:val="25"/>
    </w:rPr>
  </w:style>
  <w:style w:type="character" w:customStyle="1" w:styleId="apple-tab-span">
    <w:name w:val="apple-tab-span"/>
    <w:basedOn w:val="a2"/>
    <w:rsid w:val="00E01B58"/>
  </w:style>
  <w:style w:type="character" w:styleId="afc">
    <w:name w:val="Emphasis"/>
    <w:basedOn w:val="a2"/>
    <w:uiPriority w:val="20"/>
    <w:qFormat/>
    <w:rsid w:val="00FA63E7"/>
    <w:rPr>
      <w:i/>
      <w:iCs/>
    </w:rPr>
  </w:style>
  <w:style w:type="character" w:styleId="afd">
    <w:name w:val="line number"/>
    <w:basedOn w:val="a2"/>
    <w:uiPriority w:val="99"/>
    <w:semiHidden/>
    <w:unhideWhenUsed/>
    <w:rsid w:val="008007CD"/>
  </w:style>
  <w:style w:type="paragraph" w:styleId="afe">
    <w:name w:val="TOC Heading"/>
    <w:basedOn w:val="10"/>
    <w:next w:val="a1"/>
    <w:uiPriority w:val="39"/>
    <w:unhideWhenUsed/>
    <w:qFormat/>
    <w:rsid w:val="00CB18C9"/>
    <w:pPr>
      <w:numPr>
        <w:numId w:val="0"/>
      </w:numPr>
      <w:spacing w:before="240"/>
      <w:jc w:val="left"/>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aff">
    <w:name w:val="Normal (Web)"/>
    <w:basedOn w:val="a1"/>
    <w:uiPriority w:val="99"/>
    <w:semiHidden/>
    <w:unhideWhenUsed/>
    <w:rsid w:val="00D9773E"/>
    <w:pPr>
      <w:spacing w:before="100" w:beforeAutospacing="1" w:after="100" w:afterAutospacing="1" w:line="240" w:lineRule="auto"/>
      <w:jc w:val="left"/>
    </w:pPr>
    <w:rPr>
      <w:rFonts w:ascii="Times New Roman" w:eastAsia="Times New Roman" w:hAnsi="Times New Roman" w:cs="Times New Roman"/>
      <w:sz w:val="24"/>
      <w:szCs w:val="24"/>
      <w:lang w:eastAsia="ko-KR"/>
    </w:rPr>
  </w:style>
  <w:style w:type="paragraph" w:styleId="aff0">
    <w:name w:val="Title"/>
    <w:basedOn w:val="a1"/>
    <w:next w:val="a1"/>
    <w:link w:val="aff1"/>
    <w:uiPriority w:val="10"/>
    <w:qFormat/>
    <w:rsid w:val="00D118C5"/>
    <w:pPr>
      <w:spacing w:after="0" w:line="276" w:lineRule="auto"/>
      <w:jc w:val="center"/>
    </w:pPr>
    <w:rPr>
      <w:b/>
      <w:bCs/>
      <w:spacing w:val="20"/>
      <w:sz w:val="44"/>
      <w:szCs w:val="44"/>
    </w:rPr>
  </w:style>
  <w:style w:type="character" w:customStyle="1" w:styleId="aff1">
    <w:name w:val="ชื่อเรื่อง อักขระ"/>
    <w:basedOn w:val="a2"/>
    <w:link w:val="aff0"/>
    <w:uiPriority w:val="10"/>
    <w:rsid w:val="00D118C5"/>
    <w:rPr>
      <w:rFonts w:ascii="TH SarabunPSK" w:eastAsia="TH SarabunPSK" w:hAnsi="TH SarabunPSK" w:cs="TH SarabunPSK"/>
      <w:b/>
      <w:bCs/>
      <w:spacing w:val="20"/>
      <w:sz w:val="44"/>
      <w:szCs w:val="44"/>
    </w:rPr>
  </w:style>
  <w:style w:type="paragraph" w:styleId="aff2">
    <w:name w:val="Subtitle"/>
    <w:basedOn w:val="a1"/>
    <w:next w:val="a1"/>
    <w:link w:val="aff3"/>
    <w:uiPriority w:val="11"/>
    <w:qFormat/>
    <w:rsid w:val="00D118C5"/>
    <w:pPr>
      <w:numPr>
        <w:ilvl w:val="1"/>
      </w:numPr>
      <w:spacing w:after="0" w:line="276" w:lineRule="auto"/>
      <w:jc w:val="center"/>
    </w:pPr>
    <w:rPr>
      <w:color w:val="262626" w:themeColor="text1" w:themeTint="D9"/>
      <w:spacing w:val="15"/>
      <w:sz w:val="40"/>
      <w:szCs w:val="40"/>
    </w:rPr>
  </w:style>
  <w:style w:type="character" w:customStyle="1" w:styleId="aff3">
    <w:name w:val="ชื่อเรื่องรอง อักขระ"/>
    <w:basedOn w:val="a2"/>
    <w:link w:val="aff2"/>
    <w:uiPriority w:val="11"/>
    <w:rsid w:val="00D118C5"/>
    <w:rPr>
      <w:rFonts w:ascii="TH SarabunPSK" w:eastAsia="TH SarabunPSK" w:hAnsi="TH SarabunPSK" w:cs="TH SarabunPSK"/>
      <w:color w:val="262626" w:themeColor="text1" w:themeTint="D9"/>
      <w:spacing w:val="15"/>
      <w:sz w:val="40"/>
      <w:szCs w:val="40"/>
    </w:rPr>
  </w:style>
  <w:style w:type="character" w:styleId="aff4">
    <w:name w:val="Subtle Emphasis"/>
    <w:uiPriority w:val="19"/>
    <w:qFormat/>
    <w:rsid w:val="00D118C5"/>
    <w:rPr>
      <w:sz w:val="36"/>
      <w:szCs w:val="36"/>
    </w:rPr>
  </w:style>
  <w:style w:type="paragraph" w:customStyle="1" w:styleId="aff5">
    <w:name w:val="รายงานนี้"/>
    <w:basedOn w:val="a1"/>
    <w:link w:val="Char3"/>
    <w:qFormat/>
    <w:rsid w:val="00D118C5"/>
    <w:pPr>
      <w:spacing w:after="0" w:line="276" w:lineRule="auto"/>
      <w:jc w:val="center"/>
    </w:pPr>
  </w:style>
  <w:style w:type="character" w:customStyle="1" w:styleId="Char3">
    <w:name w:val="รายงานนี้ Char"/>
    <w:basedOn w:val="a2"/>
    <w:link w:val="aff5"/>
    <w:rsid w:val="00D118C5"/>
    <w:rPr>
      <w:rFonts w:ascii="TH SarabunPSK" w:eastAsia="TH SarabunPSK" w:hAnsi="TH SarabunPSK" w:cs="TH SarabunPSK"/>
      <w:sz w:val="32"/>
      <w:szCs w:val="32"/>
    </w:rPr>
  </w:style>
  <w:style w:type="table" w:customStyle="1" w:styleId="110">
    <w:name w:val="ตารางที่มีเส้น 1 แบบบาง1"/>
    <w:basedOn w:val="a3"/>
    <w:uiPriority w:val="46"/>
    <w:rsid w:val="00C002C6"/>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6">
    <w:name w:val="Body Text"/>
    <w:basedOn w:val="a1"/>
    <w:link w:val="aff7"/>
    <w:rsid w:val="0074485A"/>
    <w:pPr>
      <w:tabs>
        <w:tab w:val="left" w:pos="720"/>
        <w:tab w:val="left" w:pos="3240"/>
      </w:tabs>
      <w:spacing w:before="0" w:after="0" w:line="240" w:lineRule="auto"/>
      <w:jc w:val="both"/>
    </w:pPr>
    <w:rPr>
      <w:rFonts w:ascii="AngsanaUPC" w:eastAsia="Times New Roman" w:hAnsi="AngsanaUPC" w:cs="AngsanaUPC"/>
      <w:b/>
      <w:bCs/>
      <w:sz w:val="36"/>
      <w:szCs w:val="36"/>
      <w:lang w:eastAsia="ko-KR"/>
    </w:rPr>
  </w:style>
  <w:style w:type="character" w:customStyle="1" w:styleId="aff7">
    <w:name w:val="เนื้อความ อักขระ"/>
    <w:basedOn w:val="a2"/>
    <w:link w:val="aff6"/>
    <w:rsid w:val="0074485A"/>
    <w:rPr>
      <w:rFonts w:ascii="AngsanaUPC" w:eastAsia="Times New Roman" w:hAnsi="AngsanaUPC" w:cs="AngsanaUPC"/>
      <w:b/>
      <w:bCs/>
      <w:sz w:val="36"/>
      <w:szCs w:val="36"/>
      <w:lang w:eastAsia="ko-KR"/>
    </w:rPr>
  </w:style>
  <w:style w:type="paragraph" w:customStyle="1" w:styleId="aff8">
    <w:name w:val="รูปที่"/>
    <w:basedOn w:val="a5"/>
    <w:link w:val="Char4"/>
    <w:qFormat/>
    <w:rsid w:val="007C5568"/>
    <w:pPr>
      <w:spacing w:before="320" w:after="320"/>
      <w:ind w:left="389"/>
      <w:jc w:val="center"/>
    </w:pPr>
    <w:rPr>
      <w:i w:val="0"/>
      <w:iCs w:val="0"/>
      <w:color w:val="auto"/>
      <w:sz w:val="32"/>
      <w:szCs w:val="32"/>
    </w:rPr>
  </w:style>
  <w:style w:type="character" w:customStyle="1" w:styleId="Char4">
    <w:name w:val="รูปที่ Char"/>
    <w:basedOn w:val="a2"/>
    <w:link w:val="aff8"/>
    <w:rsid w:val="007C5568"/>
    <w:rPr>
      <w:rFonts w:ascii="TH SarabunPSK" w:eastAsia="TH SarabunPSK" w:hAnsi="TH SarabunPSK" w:cs="TH SarabunPSK"/>
      <w:sz w:val="32"/>
      <w:szCs w:val="32"/>
    </w:rPr>
  </w:style>
  <w:style w:type="paragraph" w:styleId="aff9">
    <w:name w:val="endnote text"/>
    <w:basedOn w:val="a1"/>
    <w:link w:val="affa"/>
    <w:uiPriority w:val="99"/>
    <w:semiHidden/>
    <w:unhideWhenUsed/>
    <w:rsid w:val="00961220"/>
    <w:pPr>
      <w:spacing w:before="0" w:after="0" w:line="240" w:lineRule="auto"/>
    </w:pPr>
    <w:rPr>
      <w:rFonts w:cs="Angsana New"/>
      <w:sz w:val="20"/>
      <w:szCs w:val="25"/>
    </w:rPr>
  </w:style>
  <w:style w:type="character" w:customStyle="1" w:styleId="affa">
    <w:name w:val="ข้อความอ้างอิงท้ายเรื่อง อักขระ"/>
    <w:basedOn w:val="a2"/>
    <w:link w:val="aff9"/>
    <w:uiPriority w:val="99"/>
    <w:semiHidden/>
    <w:rsid w:val="00961220"/>
    <w:rPr>
      <w:rFonts w:ascii="TH SarabunPSK" w:eastAsia="TH SarabunPSK" w:hAnsi="TH SarabunPSK" w:cs="Angsana New"/>
      <w:sz w:val="20"/>
      <w:szCs w:val="25"/>
    </w:rPr>
  </w:style>
  <w:style w:type="character" w:styleId="affb">
    <w:name w:val="endnote reference"/>
    <w:basedOn w:val="a2"/>
    <w:uiPriority w:val="99"/>
    <w:semiHidden/>
    <w:unhideWhenUsed/>
    <w:rsid w:val="00961220"/>
    <w:rPr>
      <w:vertAlign w:val="superscript"/>
    </w:rPr>
  </w:style>
  <w:style w:type="paragraph" w:styleId="affc">
    <w:name w:val="No Spacing"/>
    <w:uiPriority w:val="1"/>
    <w:qFormat/>
    <w:rsid w:val="00BF07A0"/>
    <w:pPr>
      <w:spacing w:after="0" w:line="240" w:lineRule="auto"/>
    </w:pPr>
    <w:rPr>
      <w:rFonts w:eastAsiaTheme="minorHAnsi"/>
    </w:rPr>
  </w:style>
  <w:style w:type="paragraph" w:customStyle="1" w:styleId="Default">
    <w:name w:val="Default"/>
    <w:rsid w:val="00701923"/>
    <w:pPr>
      <w:autoSpaceDE w:val="0"/>
      <w:autoSpaceDN w:val="0"/>
      <w:adjustRightInd w:val="0"/>
      <w:spacing w:after="0" w:line="240" w:lineRule="auto"/>
    </w:pPr>
    <w:rPr>
      <w:rFonts w:ascii="TH SarabunPSK" w:hAnsi="TH SarabunPSK" w:cs="TH SarabunPSK"/>
      <w:color w:val="000000"/>
      <w:sz w:val="24"/>
      <w:szCs w:val="24"/>
    </w:rPr>
  </w:style>
  <w:style w:type="paragraph" w:customStyle="1" w:styleId="11">
    <w:name w:val="ข้อย่อย 1"/>
    <w:basedOn w:val="a7"/>
    <w:link w:val="14"/>
    <w:qFormat/>
    <w:rsid w:val="00B07E1F"/>
    <w:pPr>
      <w:numPr>
        <w:numId w:val="360"/>
      </w:numPr>
      <w:spacing w:before="0" w:line="240" w:lineRule="auto"/>
      <w:jc w:val="both"/>
    </w:pPr>
    <w:rPr>
      <w:rFonts w:cs="TH SarabunPSK"/>
      <w:szCs w:val="32"/>
    </w:rPr>
  </w:style>
  <w:style w:type="character" w:customStyle="1" w:styleId="14">
    <w:name w:val="ข้อย่อย 1 อักขระ"/>
    <w:basedOn w:val="a8"/>
    <w:link w:val="11"/>
    <w:rsid w:val="00B07E1F"/>
    <w:rPr>
      <w:rFonts w:ascii="TH SarabunPSK" w:eastAsia="TH SarabunPSK" w:hAnsi="TH SarabunPSK" w:cs="TH SarabunPSK"/>
      <w:sz w:val="32"/>
      <w:szCs w:val="32"/>
    </w:rPr>
  </w:style>
  <w:style w:type="paragraph" w:styleId="a">
    <w:name w:val="List Bullet"/>
    <w:basedOn w:val="a1"/>
    <w:uiPriority w:val="99"/>
    <w:unhideWhenUsed/>
    <w:rsid w:val="0095734A"/>
    <w:pPr>
      <w:numPr>
        <w:numId w:val="365"/>
      </w:numPr>
      <w:spacing w:before="0" w:after="160" w:line="240" w:lineRule="auto"/>
      <w:contextualSpacing/>
      <w:jc w:val="both"/>
    </w:pPr>
    <w:rPr>
      <w:rFonts w:cs="Angsana New"/>
    </w:rPr>
  </w:style>
  <w:style w:type="paragraph" w:customStyle="1" w:styleId="a0">
    <w:name w:val="ขีด"/>
    <w:basedOn w:val="a1"/>
    <w:link w:val="Char5"/>
    <w:qFormat/>
    <w:rsid w:val="008D4506"/>
    <w:pPr>
      <w:numPr>
        <w:numId w:val="383"/>
      </w:numPr>
      <w:tabs>
        <w:tab w:val="left" w:pos="1350"/>
      </w:tabs>
      <w:spacing w:before="0" w:after="0" w:line="240" w:lineRule="auto"/>
      <w:ind w:left="0" w:firstLine="1080"/>
      <w:jc w:val="left"/>
    </w:pPr>
  </w:style>
  <w:style w:type="character" w:customStyle="1" w:styleId="Char5">
    <w:name w:val="ขีด Char"/>
    <w:basedOn w:val="a2"/>
    <w:link w:val="a0"/>
    <w:rsid w:val="008D4506"/>
    <w:rPr>
      <w:rFonts w:ascii="TH SarabunPSK" w:eastAsia="TH SarabunPSK" w:hAnsi="TH SarabunPSK" w:cs="TH SarabunPSK"/>
      <w:sz w:val="32"/>
      <w:szCs w:val="32"/>
    </w:rPr>
  </w:style>
  <w:style w:type="table" w:customStyle="1" w:styleId="111">
    <w:name w:val="ตารางที่มีเส้น 1 แบบบาง1"/>
    <w:basedOn w:val="a3"/>
    <w:uiPriority w:val="46"/>
    <w:rsid w:val="00434E50"/>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5">
    <w:name w:val="เส้นตาราง15"/>
    <w:basedOn w:val="a3"/>
    <w:uiPriority w:val="39"/>
    <w:rsid w:val="00434E50"/>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สไตล์1"/>
    <w:uiPriority w:val="99"/>
    <w:rsid w:val="00434E50"/>
    <w:pPr>
      <w:numPr>
        <w:numId w:val="521"/>
      </w:numPr>
    </w:pPr>
  </w:style>
  <w:style w:type="paragraph" w:customStyle="1" w:styleId="affd">
    <w:name w:val="หน้าเอียง"/>
    <w:basedOn w:val="a1"/>
    <w:link w:val="affe"/>
    <w:qFormat/>
    <w:rsid w:val="00434E50"/>
    <w:pPr>
      <w:spacing w:before="0" w:after="0" w:line="240" w:lineRule="auto"/>
    </w:pPr>
  </w:style>
  <w:style w:type="character" w:customStyle="1" w:styleId="affe">
    <w:name w:val="หน้าเอียง อักขระ"/>
    <w:basedOn w:val="a2"/>
    <w:link w:val="affd"/>
    <w:rsid w:val="00434E50"/>
    <w:rPr>
      <w:rFonts w:ascii="TH SarabunPSK" w:eastAsia="TH SarabunPSK" w:hAnsi="TH SarabunPSK" w:cs="TH SarabunPSK"/>
      <w:sz w:val="32"/>
      <w:szCs w:val="32"/>
    </w:rPr>
  </w:style>
  <w:style w:type="paragraph" w:styleId="HTML">
    <w:name w:val="HTML Preformatted"/>
    <w:basedOn w:val="a1"/>
    <w:link w:val="HTML0"/>
    <w:uiPriority w:val="99"/>
    <w:unhideWhenUsed/>
    <w:rsid w:val="00434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Tahoma" w:eastAsia="Times New Roman" w:hAnsi="Tahoma" w:cs="Tahoma"/>
      <w:sz w:val="20"/>
      <w:szCs w:val="20"/>
    </w:rPr>
  </w:style>
  <w:style w:type="character" w:customStyle="1" w:styleId="HTML0">
    <w:name w:val="HTML ที่ได้รับการจัดรูปแบบแล้ว อักขระ"/>
    <w:basedOn w:val="a2"/>
    <w:link w:val="HTML"/>
    <w:uiPriority w:val="99"/>
    <w:rsid w:val="00434E50"/>
    <w:rPr>
      <w:rFonts w:ascii="Tahoma" w:eastAsia="Times New Roman" w:hAnsi="Tahoma" w:cs="Tahoma"/>
      <w:sz w:val="20"/>
      <w:szCs w:val="20"/>
    </w:rPr>
  </w:style>
  <w:style w:type="character" w:styleId="afff">
    <w:name w:val="Placeholder Text"/>
    <w:basedOn w:val="a2"/>
    <w:uiPriority w:val="99"/>
    <w:semiHidden/>
    <w:rsid w:val="00434E50"/>
    <w:rPr>
      <w:color w:val="808080"/>
    </w:rPr>
  </w:style>
  <w:style w:type="table" w:customStyle="1" w:styleId="GridTable4-Accent11">
    <w:name w:val="Grid Table 4 - Accent 11"/>
    <w:basedOn w:val="a3"/>
    <w:uiPriority w:val="49"/>
    <w:rsid w:val="00434E50"/>
    <w:pPr>
      <w:spacing w:after="0" w:line="240" w:lineRule="auto"/>
      <w:ind w:firstLine="720"/>
      <w:jc w:val="thaiDistribute"/>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22">
    <w:name w:val="ขีด2"/>
    <w:basedOn w:val="a0"/>
    <w:link w:val="2Char"/>
    <w:qFormat/>
    <w:rsid w:val="00434E50"/>
    <w:pPr>
      <w:numPr>
        <w:numId w:val="0"/>
      </w:numPr>
      <w:tabs>
        <w:tab w:val="clear" w:pos="1350"/>
        <w:tab w:val="left" w:pos="1620"/>
        <w:tab w:val="left" w:pos="2340"/>
      </w:tabs>
      <w:ind w:firstLine="1350"/>
    </w:pPr>
  </w:style>
  <w:style w:type="character" w:customStyle="1" w:styleId="2Char">
    <w:name w:val="ขีด2 Char"/>
    <w:basedOn w:val="Char5"/>
    <w:link w:val="22"/>
    <w:rsid w:val="00434E50"/>
    <w:rPr>
      <w:rFonts w:ascii="TH SarabunPSK" w:eastAsia="TH SarabunPSK" w:hAnsi="TH SarabunPSK" w:cs="TH SarabunPSK"/>
      <w:sz w:val="32"/>
      <w:szCs w:val="32"/>
    </w:rPr>
  </w:style>
  <w:style w:type="character" w:customStyle="1" w:styleId="NewChar">
    <w:name w:val="ลำดับ New Char"/>
    <w:basedOn w:val="a2"/>
    <w:link w:val="New"/>
    <w:locked/>
    <w:rsid w:val="00434E50"/>
    <w:rPr>
      <w:rFonts w:ascii="TH SarabunPSK" w:hAnsi="TH SarabunPSK" w:cs="TH SarabunPSK"/>
      <w:sz w:val="32"/>
      <w:szCs w:val="32"/>
    </w:rPr>
  </w:style>
  <w:style w:type="paragraph" w:customStyle="1" w:styleId="New">
    <w:name w:val="ลำดับ New"/>
    <w:basedOn w:val="a1"/>
    <w:link w:val="NewChar"/>
    <w:rsid w:val="00434E50"/>
    <w:pPr>
      <w:numPr>
        <w:numId w:val="619"/>
      </w:numPr>
      <w:tabs>
        <w:tab w:val="left" w:pos="1080"/>
      </w:tabs>
      <w:spacing w:before="60" w:after="0" w:line="240" w:lineRule="auto"/>
    </w:pPr>
    <w:rPr>
      <w:rFonts w:eastAsiaTheme="minorEastAsia"/>
    </w:rPr>
  </w:style>
  <w:style w:type="paragraph" w:customStyle="1" w:styleId="afff0">
    <w:name w:val="หัวตาราง"/>
    <w:basedOn w:val="a1"/>
    <w:link w:val="afff1"/>
    <w:qFormat/>
    <w:rsid w:val="00434E50"/>
    <w:pPr>
      <w:spacing w:before="0" w:after="0" w:line="240" w:lineRule="auto"/>
    </w:pPr>
    <w:rPr>
      <w:rFonts w:ascii="Angsana New" w:eastAsia="Times New Roman" w:hAnsi="Angsana New" w:cs="Angsana New"/>
      <w:b/>
      <w:bCs/>
      <w:sz w:val="24"/>
      <w:szCs w:val="28"/>
    </w:rPr>
  </w:style>
  <w:style w:type="character" w:customStyle="1" w:styleId="afff1">
    <w:name w:val="หัวตาราง อักขระ"/>
    <w:link w:val="afff0"/>
    <w:rsid w:val="00434E50"/>
    <w:rPr>
      <w:rFonts w:ascii="Angsana New" w:eastAsia="Times New Roman" w:hAnsi="Angsana New" w:cs="Angsana New"/>
      <w:b/>
      <w:bCs/>
      <w:sz w:val="24"/>
    </w:rPr>
  </w:style>
  <w:style w:type="character" w:styleId="afff2">
    <w:name w:val="FollowedHyperlink"/>
    <w:basedOn w:val="a2"/>
    <w:uiPriority w:val="99"/>
    <w:semiHidden/>
    <w:unhideWhenUsed/>
    <w:rsid w:val="00434E50"/>
    <w:rPr>
      <w:color w:val="954F72" w:themeColor="followedHyperlink"/>
      <w:u w:val="single"/>
    </w:rPr>
  </w:style>
  <w:style w:type="character" w:customStyle="1" w:styleId="UnresolvedMention">
    <w:name w:val="Unresolved Mention"/>
    <w:basedOn w:val="a2"/>
    <w:uiPriority w:val="99"/>
    <w:semiHidden/>
    <w:unhideWhenUsed/>
    <w:rsid w:val="00A35A08"/>
    <w:rPr>
      <w:color w:val="808080"/>
      <w:shd w:val="clear" w:color="auto" w:fill="E6E6E6"/>
    </w:rPr>
  </w:style>
  <w:style w:type="paragraph" w:styleId="afff3">
    <w:name w:val="Revision"/>
    <w:hidden/>
    <w:uiPriority w:val="99"/>
    <w:semiHidden/>
    <w:rsid w:val="00D96272"/>
    <w:pPr>
      <w:spacing w:after="0" w:line="240" w:lineRule="auto"/>
    </w:pPr>
    <w:rPr>
      <w:rFonts w:ascii="TH SarabunPSK" w:eastAsia="TH SarabunPSK" w:hAnsi="TH SarabunPSK" w:cs="Angsana New"/>
      <w:sz w:val="32"/>
      <w:szCs w:val="40"/>
    </w:rPr>
  </w:style>
  <w:style w:type="paragraph" w:customStyle="1" w:styleId="32">
    <w:name w:val="ข้อย่อย 3"/>
    <w:basedOn w:val="a1"/>
    <w:link w:val="33"/>
    <w:qFormat/>
    <w:rsid w:val="00F63487"/>
    <w:pPr>
      <w:spacing w:before="0" w:after="0" w:line="240" w:lineRule="auto"/>
      <w:ind w:left="720" w:hanging="720"/>
      <w:contextualSpacing/>
      <w:jc w:val="left"/>
    </w:pPr>
    <w:rPr>
      <w:rFonts w:eastAsiaTheme="minorHAnsi"/>
    </w:rPr>
  </w:style>
  <w:style w:type="character" w:customStyle="1" w:styleId="33">
    <w:name w:val="ข้อย่อย 3 อักขระ"/>
    <w:basedOn w:val="a2"/>
    <w:link w:val="32"/>
    <w:rsid w:val="00F63487"/>
    <w:rPr>
      <w:rFonts w:ascii="TH SarabunPSK" w:eastAsiaTheme="minorHAnsi" w:hAnsi="TH SarabunPSK" w:cs="TH SarabunPSK"/>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51219">
      <w:bodyDiv w:val="1"/>
      <w:marLeft w:val="0"/>
      <w:marRight w:val="0"/>
      <w:marTop w:val="0"/>
      <w:marBottom w:val="0"/>
      <w:divBdr>
        <w:top w:val="none" w:sz="0" w:space="0" w:color="auto"/>
        <w:left w:val="none" w:sz="0" w:space="0" w:color="auto"/>
        <w:bottom w:val="none" w:sz="0" w:space="0" w:color="auto"/>
        <w:right w:val="none" w:sz="0" w:space="0" w:color="auto"/>
      </w:divBdr>
    </w:div>
    <w:div w:id="69810268">
      <w:bodyDiv w:val="1"/>
      <w:marLeft w:val="0"/>
      <w:marRight w:val="0"/>
      <w:marTop w:val="0"/>
      <w:marBottom w:val="0"/>
      <w:divBdr>
        <w:top w:val="none" w:sz="0" w:space="0" w:color="auto"/>
        <w:left w:val="none" w:sz="0" w:space="0" w:color="auto"/>
        <w:bottom w:val="none" w:sz="0" w:space="0" w:color="auto"/>
        <w:right w:val="none" w:sz="0" w:space="0" w:color="auto"/>
      </w:divBdr>
    </w:div>
    <w:div w:id="128134883">
      <w:bodyDiv w:val="1"/>
      <w:marLeft w:val="0"/>
      <w:marRight w:val="0"/>
      <w:marTop w:val="0"/>
      <w:marBottom w:val="0"/>
      <w:divBdr>
        <w:top w:val="none" w:sz="0" w:space="0" w:color="auto"/>
        <w:left w:val="none" w:sz="0" w:space="0" w:color="auto"/>
        <w:bottom w:val="none" w:sz="0" w:space="0" w:color="auto"/>
        <w:right w:val="none" w:sz="0" w:space="0" w:color="auto"/>
      </w:divBdr>
    </w:div>
    <w:div w:id="191235321">
      <w:bodyDiv w:val="1"/>
      <w:marLeft w:val="0"/>
      <w:marRight w:val="0"/>
      <w:marTop w:val="0"/>
      <w:marBottom w:val="0"/>
      <w:divBdr>
        <w:top w:val="none" w:sz="0" w:space="0" w:color="auto"/>
        <w:left w:val="none" w:sz="0" w:space="0" w:color="auto"/>
        <w:bottom w:val="none" w:sz="0" w:space="0" w:color="auto"/>
        <w:right w:val="none" w:sz="0" w:space="0" w:color="auto"/>
      </w:divBdr>
    </w:div>
    <w:div w:id="371541466">
      <w:bodyDiv w:val="1"/>
      <w:marLeft w:val="0"/>
      <w:marRight w:val="0"/>
      <w:marTop w:val="0"/>
      <w:marBottom w:val="0"/>
      <w:divBdr>
        <w:top w:val="none" w:sz="0" w:space="0" w:color="auto"/>
        <w:left w:val="none" w:sz="0" w:space="0" w:color="auto"/>
        <w:bottom w:val="none" w:sz="0" w:space="0" w:color="auto"/>
        <w:right w:val="none" w:sz="0" w:space="0" w:color="auto"/>
      </w:divBdr>
    </w:div>
    <w:div w:id="383992646">
      <w:bodyDiv w:val="1"/>
      <w:marLeft w:val="0"/>
      <w:marRight w:val="0"/>
      <w:marTop w:val="0"/>
      <w:marBottom w:val="0"/>
      <w:divBdr>
        <w:top w:val="none" w:sz="0" w:space="0" w:color="auto"/>
        <w:left w:val="none" w:sz="0" w:space="0" w:color="auto"/>
        <w:bottom w:val="none" w:sz="0" w:space="0" w:color="auto"/>
        <w:right w:val="none" w:sz="0" w:space="0" w:color="auto"/>
      </w:divBdr>
    </w:div>
    <w:div w:id="386076649">
      <w:bodyDiv w:val="1"/>
      <w:marLeft w:val="0"/>
      <w:marRight w:val="0"/>
      <w:marTop w:val="0"/>
      <w:marBottom w:val="0"/>
      <w:divBdr>
        <w:top w:val="none" w:sz="0" w:space="0" w:color="auto"/>
        <w:left w:val="none" w:sz="0" w:space="0" w:color="auto"/>
        <w:bottom w:val="none" w:sz="0" w:space="0" w:color="auto"/>
        <w:right w:val="none" w:sz="0" w:space="0" w:color="auto"/>
      </w:divBdr>
    </w:div>
    <w:div w:id="423066852">
      <w:bodyDiv w:val="1"/>
      <w:marLeft w:val="0"/>
      <w:marRight w:val="0"/>
      <w:marTop w:val="0"/>
      <w:marBottom w:val="0"/>
      <w:divBdr>
        <w:top w:val="none" w:sz="0" w:space="0" w:color="auto"/>
        <w:left w:val="none" w:sz="0" w:space="0" w:color="auto"/>
        <w:bottom w:val="none" w:sz="0" w:space="0" w:color="auto"/>
        <w:right w:val="none" w:sz="0" w:space="0" w:color="auto"/>
      </w:divBdr>
    </w:div>
    <w:div w:id="460462621">
      <w:bodyDiv w:val="1"/>
      <w:marLeft w:val="0"/>
      <w:marRight w:val="0"/>
      <w:marTop w:val="0"/>
      <w:marBottom w:val="0"/>
      <w:divBdr>
        <w:top w:val="none" w:sz="0" w:space="0" w:color="auto"/>
        <w:left w:val="none" w:sz="0" w:space="0" w:color="auto"/>
        <w:bottom w:val="none" w:sz="0" w:space="0" w:color="auto"/>
        <w:right w:val="none" w:sz="0" w:space="0" w:color="auto"/>
      </w:divBdr>
    </w:div>
    <w:div w:id="532377850">
      <w:bodyDiv w:val="1"/>
      <w:marLeft w:val="0"/>
      <w:marRight w:val="0"/>
      <w:marTop w:val="0"/>
      <w:marBottom w:val="0"/>
      <w:divBdr>
        <w:top w:val="none" w:sz="0" w:space="0" w:color="auto"/>
        <w:left w:val="none" w:sz="0" w:space="0" w:color="auto"/>
        <w:bottom w:val="none" w:sz="0" w:space="0" w:color="auto"/>
        <w:right w:val="none" w:sz="0" w:space="0" w:color="auto"/>
      </w:divBdr>
    </w:div>
    <w:div w:id="604655539">
      <w:bodyDiv w:val="1"/>
      <w:marLeft w:val="0"/>
      <w:marRight w:val="0"/>
      <w:marTop w:val="0"/>
      <w:marBottom w:val="0"/>
      <w:divBdr>
        <w:top w:val="none" w:sz="0" w:space="0" w:color="auto"/>
        <w:left w:val="none" w:sz="0" w:space="0" w:color="auto"/>
        <w:bottom w:val="none" w:sz="0" w:space="0" w:color="auto"/>
        <w:right w:val="none" w:sz="0" w:space="0" w:color="auto"/>
      </w:divBdr>
    </w:div>
    <w:div w:id="648093758">
      <w:bodyDiv w:val="1"/>
      <w:marLeft w:val="0"/>
      <w:marRight w:val="0"/>
      <w:marTop w:val="0"/>
      <w:marBottom w:val="0"/>
      <w:divBdr>
        <w:top w:val="none" w:sz="0" w:space="0" w:color="auto"/>
        <w:left w:val="none" w:sz="0" w:space="0" w:color="auto"/>
        <w:bottom w:val="none" w:sz="0" w:space="0" w:color="auto"/>
        <w:right w:val="none" w:sz="0" w:space="0" w:color="auto"/>
      </w:divBdr>
    </w:div>
    <w:div w:id="672220096">
      <w:bodyDiv w:val="1"/>
      <w:marLeft w:val="0"/>
      <w:marRight w:val="0"/>
      <w:marTop w:val="0"/>
      <w:marBottom w:val="0"/>
      <w:divBdr>
        <w:top w:val="none" w:sz="0" w:space="0" w:color="auto"/>
        <w:left w:val="none" w:sz="0" w:space="0" w:color="auto"/>
        <w:bottom w:val="none" w:sz="0" w:space="0" w:color="auto"/>
        <w:right w:val="none" w:sz="0" w:space="0" w:color="auto"/>
      </w:divBdr>
    </w:div>
    <w:div w:id="698236682">
      <w:bodyDiv w:val="1"/>
      <w:marLeft w:val="0"/>
      <w:marRight w:val="0"/>
      <w:marTop w:val="0"/>
      <w:marBottom w:val="0"/>
      <w:divBdr>
        <w:top w:val="none" w:sz="0" w:space="0" w:color="auto"/>
        <w:left w:val="none" w:sz="0" w:space="0" w:color="auto"/>
        <w:bottom w:val="none" w:sz="0" w:space="0" w:color="auto"/>
        <w:right w:val="none" w:sz="0" w:space="0" w:color="auto"/>
      </w:divBdr>
    </w:div>
    <w:div w:id="706638847">
      <w:bodyDiv w:val="1"/>
      <w:marLeft w:val="0"/>
      <w:marRight w:val="0"/>
      <w:marTop w:val="0"/>
      <w:marBottom w:val="0"/>
      <w:divBdr>
        <w:top w:val="none" w:sz="0" w:space="0" w:color="auto"/>
        <w:left w:val="none" w:sz="0" w:space="0" w:color="auto"/>
        <w:bottom w:val="none" w:sz="0" w:space="0" w:color="auto"/>
        <w:right w:val="none" w:sz="0" w:space="0" w:color="auto"/>
      </w:divBdr>
    </w:div>
    <w:div w:id="711852439">
      <w:bodyDiv w:val="1"/>
      <w:marLeft w:val="0"/>
      <w:marRight w:val="0"/>
      <w:marTop w:val="0"/>
      <w:marBottom w:val="0"/>
      <w:divBdr>
        <w:top w:val="none" w:sz="0" w:space="0" w:color="auto"/>
        <w:left w:val="none" w:sz="0" w:space="0" w:color="auto"/>
        <w:bottom w:val="none" w:sz="0" w:space="0" w:color="auto"/>
        <w:right w:val="none" w:sz="0" w:space="0" w:color="auto"/>
      </w:divBdr>
    </w:div>
    <w:div w:id="938834483">
      <w:bodyDiv w:val="1"/>
      <w:marLeft w:val="0"/>
      <w:marRight w:val="0"/>
      <w:marTop w:val="0"/>
      <w:marBottom w:val="0"/>
      <w:divBdr>
        <w:top w:val="none" w:sz="0" w:space="0" w:color="auto"/>
        <w:left w:val="none" w:sz="0" w:space="0" w:color="auto"/>
        <w:bottom w:val="none" w:sz="0" w:space="0" w:color="auto"/>
        <w:right w:val="none" w:sz="0" w:space="0" w:color="auto"/>
      </w:divBdr>
    </w:div>
    <w:div w:id="1004747875">
      <w:bodyDiv w:val="1"/>
      <w:marLeft w:val="0"/>
      <w:marRight w:val="0"/>
      <w:marTop w:val="0"/>
      <w:marBottom w:val="0"/>
      <w:divBdr>
        <w:top w:val="none" w:sz="0" w:space="0" w:color="auto"/>
        <w:left w:val="none" w:sz="0" w:space="0" w:color="auto"/>
        <w:bottom w:val="none" w:sz="0" w:space="0" w:color="auto"/>
        <w:right w:val="none" w:sz="0" w:space="0" w:color="auto"/>
      </w:divBdr>
    </w:div>
    <w:div w:id="1101074731">
      <w:bodyDiv w:val="1"/>
      <w:marLeft w:val="0"/>
      <w:marRight w:val="0"/>
      <w:marTop w:val="0"/>
      <w:marBottom w:val="0"/>
      <w:divBdr>
        <w:top w:val="none" w:sz="0" w:space="0" w:color="auto"/>
        <w:left w:val="none" w:sz="0" w:space="0" w:color="auto"/>
        <w:bottom w:val="none" w:sz="0" w:space="0" w:color="auto"/>
        <w:right w:val="none" w:sz="0" w:space="0" w:color="auto"/>
      </w:divBdr>
    </w:div>
    <w:div w:id="1177620865">
      <w:bodyDiv w:val="1"/>
      <w:marLeft w:val="0"/>
      <w:marRight w:val="0"/>
      <w:marTop w:val="0"/>
      <w:marBottom w:val="0"/>
      <w:divBdr>
        <w:top w:val="none" w:sz="0" w:space="0" w:color="auto"/>
        <w:left w:val="none" w:sz="0" w:space="0" w:color="auto"/>
        <w:bottom w:val="none" w:sz="0" w:space="0" w:color="auto"/>
        <w:right w:val="none" w:sz="0" w:space="0" w:color="auto"/>
      </w:divBdr>
    </w:div>
    <w:div w:id="1373844391">
      <w:bodyDiv w:val="1"/>
      <w:marLeft w:val="0"/>
      <w:marRight w:val="0"/>
      <w:marTop w:val="0"/>
      <w:marBottom w:val="0"/>
      <w:divBdr>
        <w:top w:val="none" w:sz="0" w:space="0" w:color="auto"/>
        <w:left w:val="none" w:sz="0" w:space="0" w:color="auto"/>
        <w:bottom w:val="none" w:sz="0" w:space="0" w:color="auto"/>
        <w:right w:val="none" w:sz="0" w:space="0" w:color="auto"/>
      </w:divBdr>
    </w:div>
    <w:div w:id="1377848673">
      <w:bodyDiv w:val="1"/>
      <w:marLeft w:val="0"/>
      <w:marRight w:val="0"/>
      <w:marTop w:val="0"/>
      <w:marBottom w:val="0"/>
      <w:divBdr>
        <w:top w:val="none" w:sz="0" w:space="0" w:color="auto"/>
        <w:left w:val="none" w:sz="0" w:space="0" w:color="auto"/>
        <w:bottom w:val="none" w:sz="0" w:space="0" w:color="auto"/>
        <w:right w:val="none" w:sz="0" w:space="0" w:color="auto"/>
      </w:divBdr>
    </w:div>
    <w:div w:id="1436634033">
      <w:bodyDiv w:val="1"/>
      <w:marLeft w:val="0"/>
      <w:marRight w:val="0"/>
      <w:marTop w:val="0"/>
      <w:marBottom w:val="0"/>
      <w:divBdr>
        <w:top w:val="none" w:sz="0" w:space="0" w:color="auto"/>
        <w:left w:val="none" w:sz="0" w:space="0" w:color="auto"/>
        <w:bottom w:val="none" w:sz="0" w:space="0" w:color="auto"/>
        <w:right w:val="none" w:sz="0" w:space="0" w:color="auto"/>
      </w:divBdr>
    </w:div>
    <w:div w:id="1443914143">
      <w:bodyDiv w:val="1"/>
      <w:marLeft w:val="0"/>
      <w:marRight w:val="0"/>
      <w:marTop w:val="0"/>
      <w:marBottom w:val="0"/>
      <w:divBdr>
        <w:top w:val="none" w:sz="0" w:space="0" w:color="auto"/>
        <w:left w:val="none" w:sz="0" w:space="0" w:color="auto"/>
        <w:bottom w:val="none" w:sz="0" w:space="0" w:color="auto"/>
        <w:right w:val="none" w:sz="0" w:space="0" w:color="auto"/>
      </w:divBdr>
    </w:div>
    <w:div w:id="1538349734">
      <w:bodyDiv w:val="1"/>
      <w:marLeft w:val="0"/>
      <w:marRight w:val="0"/>
      <w:marTop w:val="0"/>
      <w:marBottom w:val="0"/>
      <w:divBdr>
        <w:top w:val="none" w:sz="0" w:space="0" w:color="auto"/>
        <w:left w:val="none" w:sz="0" w:space="0" w:color="auto"/>
        <w:bottom w:val="none" w:sz="0" w:space="0" w:color="auto"/>
        <w:right w:val="none" w:sz="0" w:space="0" w:color="auto"/>
      </w:divBdr>
    </w:div>
    <w:div w:id="1609770479">
      <w:bodyDiv w:val="1"/>
      <w:marLeft w:val="0"/>
      <w:marRight w:val="0"/>
      <w:marTop w:val="0"/>
      <w:marBottom w:val="0"/>
      <w:divBdr>
        <w:top w:val="none" w:sz="0" w:space="0" w:color="auto"/>
        <w:left w:val="none" w:sz="0" w:space="0" w:color="auto"/>
        <w:bottom w:val="none" w:sz="0" w:space="0" w:color="auto"/>
        <w:right w:val="none" w:sz="0" w:space="0" w:color="auto"/>
      </w:divBdr>
    </w:div>
    <w:div w:id="1612318471">
      <w:bodyDiv w:val="1"/>
      <w:marLeft w:val="0"/>
      <w:marRight w:val="0"/>
      <w:marTop w:val="0"/>
      <w:marBottom w:val="0"/>
      <w:divBdr>
        <w:top w:val="none" w:sz="0" w:space="0" w:color="auto"/>
        <w:left w:val="none" w:sz="0" w:space="0" w:color="auto"/>
        <w:bottom w:val="none" w:sz="0" w:space="0" w:color="auto"/>
        <w:right w:val="none" w:sz="0" w:space="0" w:color="auto"/>
      </w:divBdr>
    </w:div>
    <w:div w:id="1682125765">
      <w:bodyDiv w:val="1"/>
      <w:marLeft w:val="0"/>
      <w:marRight w:val="0"/>
      <w:marTop w:val="0"/>
      <w:marBottom w:val="0"/>
      <w:divBdr>
        <w:top w:val="none" w:sz="0" w:space="0" w:color="auto"/>
        <w:left w:val="none" w:sz="0" w:space="0" w:color="auto"/>
        <w:bottom w:val="none" w:sz="0" w:space="0" w:color="auto"/>
        <w:right w:val="none" w:sz="0" w:space="0" w:color="auto"/>
      </w:divBdr>
    </w:div>
    <w:div w:id="1765495192">
      <w:bodyDiv w:val="1"/>
      <w:marLeft w:val="0"/>
      <w:marRight w:val="0"/>
      <w:marTop w:val="0"/>
      <w:marBottom w:val="0"/>
      <w:divBdr>
        <w:top w:val="none" w:sz="0" w:space="0" w:color="auto"/>
        <w:left w:val="none" w:sz="0" w:space="0" w:color="auto"/>
        <w:bottom w:val="none" w:sz="0" w:space="0" w:color="auto"/>
        <w:right w:val="none" w:sz="0" w:space="0" w:color="auto"/>
      </w:divBdr>
    </w:div>
    <w:div w:id="1799495290">
      <w:bodyDiv w:val="1"/>
      <w:marLeft w:val="0"/>
      <w:marRight w:val="0"/>
      <w:marTop w:val="0"/>
      <w:marBottom w:val="0"/>
      <w:divBdr>
        <w:top w:val="none" w:sz="0" w:space="0" w:color="auto"/>
        <w:left w:val="none" w:sz="0" w:space="0" w:color="auto"/>
        <w:bottom w:val="none" w:sz="0" w:space="0" w:color="auto"/>
        <w:right w:val="none" w:sz="0" w:space="0" w:color="auto"/>
      </w:divBdr>
    </w:div>
    <w:div w:id="1820684380">
      <w:bodyDiv w:val="1"/>
      <w:marLeft w:val="0"/>
      <w:marRight w:val="0"/>
      <w:marTop w:val="0"/>
      <w:marBottom w:val="0"/>
      <w:divBdr>
        <w:top w:val="none" w:sz="0" w:space="0" w:color="auto"/>
        <w:left w:val="none" w:sz="0" w:space="0" w:color="auto"/>
        <w:bottom w:val="none" w:sz="0" w:space="0" w:color="auto"/>
        <w:right w:val="none" w:sz="0" w:space="0" w:color="auto"/>
      </w:divBdr>
    </w:div>
    <w:div w:id="2044474552">
      <w:bodyDiv w:val="1"/>
      <w:marLeft w:val="0"/>
      <w:marRight w:val="0"/>
      <w:marTop w:val="0"/>
      <w:marBottom w:val="0"/>
      <w:divBdr>
        <w:top w:val="none" w:sz="0" w:space="0" w:color="auto"/>
        <w:left w:val="none" w:sz="0" w:space="0" w:color="auto"/>
        <w:bottom w:val="none" w:sz="0" w:space="0" w:color="auto"/>
        <w:right w:val="none" w:sz="0" w:space="0" w:color="auto"/>
      </w:divBdr>
    </w:div>
    <w:div w:id="210163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60DEE-BA16-417A-89E2-FB00DF4B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89</Pages>
  <Words>13076</Words>
  <Characters>74536</Characters>
  <Application>Microsoft Office Word</Application>
  <DocSecurity>0</DocSecurity>
  <Lines>621</Lines>
  <Paragraphs>174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Pahommie</dc:creator>
  <cp:keywords/>
  <dc:description/>
  <cp:lastModifiedBy>tasillapa</cp:lastModifiedBy>
  <cp:revision>84</cp:revision>
  <cp:lastPrinted>2018-05-28T17:00:00Z</cp:lastPrinted>
  <dcterms:created xsi:type="dcterms:W3CDTF">2018-06-02T16:27:00Z</dcterms:created>
  <dcterms:modified xsi:type="dcterms:W3CDTF">2018-06-04T11:11:00Z</dcterms:modified>
</cp:coreProperties>
</file>